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83DFA" w14:textId="77777777" w:rsidR="009A57F3" w:rsidRDefault="009A57F3" w:rsidP="00F3668F">
      <w:pPr>
        <w:pStyle w:val="Heading5"/>
      </w:pPr>
      <w:r>
        <w:t>WBS 7.2.0.402 and VTO Analysis Program, Modeling Activities at NREL</w:t>
      </w:r>
    </w:p>
    <w:tbl>
      <w:tblPr>
        <w:tblW w:w="10799" w:type="dxa"/>
        <w:jc w:val="center"/>
        <w:tblLook w:val="04A0" w:firstRow="1" w:lastRow="0" w:firstColumn="1" w:lastColumn="0" w:noHBand="0" w:noVBand="1"/>
      </w:tblPr>
      <w:tblGrid>
        <w:gridCol w:w="10799"/>
      </w:tblGrid>
      <w:tr w:rsidR="009A57F3" w:rsidRPr="00E620FA" w14:paraId="5F68C626" w14:textId="77777777" w:rsidTr="002C4499">
        <w:trPr>
          <w:tblHeader/>
          <w:jc w:val="center"/>
        </w:trPr>
        <w:tc>
          <w:tcPr>
            <w:tcW w:w="10799" w:type="dxa"/>
            <w:tcBorders>
              <w:top w:val="single" w:sz="1" w:space="0" w:color="000000"/>
              <w:left w:val="single" w:sz="1" w:space="0" w:color="000000"/>
              <w:bottom w:val="single" w:sz="1" w:space="0" w:color="000000"/>
              <w:right w:val="single" w:sz="1" w:space="0" w:color="000000"/>
            </w:tcBorders>
            <w:shd w:val="clear" w:color="auto" w:fill="1F497D"/>
            <w:tcMar>
              <w:top w:w="60" w:type="dxa"/>
              <w:left w:w="60" w:type="dxa"/>
              <w:bottom w:w="60" w:type="dxa"/>
              <w:right w:w="60" w:type="dxa"/>
            </w:tcMar>
            <w:vAlign w:val="center"/>
          </w:tcPr>
          <w:p w14:paraId="5F9E8532" w14:textId="77777777" w:rsidR="009A57F3" w:rsidRPr="002C4499" w:rsidRDefault="009A57F3" w:rsidP="002C4499">
            <w:pPr>
              <w:ind w:left="-60"/>
              <w:jc w:val="center"/>
              <w:rPr>
                <w:b/>
                <w:bCs/>
                <w:color w:val="FFFFFF" w:themeColor="background1"/>
                <w:sz w:val="32"/>
                <w:szCs w:val="32"/>
              </w:rPr>
            </w:pPr>
            <w:r>
              <w:rPr>
                <w:b/>
                <w:bCs/>
                <w:color w:val="FFFFFF" w:themeColor="background1"/>
                <w:sz w:val="32"/>
                <w:szCs w:val="32"/>
              </w:rPr>
              <w:t>General Information</w:t>
            </w:r>
          </w:p>
        </w:tc>
      </w:tr>
    </w:tbl>
    <w:p w14:paraId="51868ABA" w14:textId="77777777" w:rsidR="009A57F3" w:rsidRPr="002C4499" w:rsidRDefault="009A57F3" w:rsidP="002C4499">
      <w:pPr>
        <w:rPr>
          <w:b/>
          <w:bCs/>
          <w:color w:val="FFFFFF" w:themeColor="background1"/>
          <w:sz w:val="32"/>
          <w:szCs w:val="32"/>
        </w:rPr>
      </w:pPr>
    </w:p>
    <w:tbl>
      <w:tblPr>
        <w:tblW w:w="10944" w:type="dxa"/>
        <w:tblLayout w:type="fixed"/>
        <w:tblLook w:val="04A0" w:firstRow="1" w:lastRow="0" w:firstColumn="1" w:lastColumn="0" w:noHBand="0" w:noVBand="1"/>
      </w:tblPr>
      <w:tblGrid>
        <w:gridCol w:w="5472"/>
        <w:gridCol w:w="5472"/>
      </w:tblGrid>
      <w:tr w:rsidR="009A57F3" w14:paraId="520A2F7F" w14:textId="77777777" w:rsidTr="6941795A">
        <w:tc>
          <w:tcPr>
            <w:tcW w:w="10944" w:type="dxa"/>
            <w:gridSpan w:val="2"/>
            <w:tcBorders>
              <w:top w:val="single" w:sz="1" w:space="0" w:color="000000" w:themeColor="text1"/>
              <w:left w:val="single" w:sz="1" w:space="0" w:color="000000" w:themeColor="text1"/>
              <w:bottom w:val="single" w:sz="1" w:space="0" w:color="000000" w:themeColor="text1"/>
              <w:right w:val="single" w:sz="1" w:space="0" w:color="000000" w:themeColor="text1"/>
            </w:tcBorders>
            <w:shd w:val="clear" w:color="auto" w:fill="FFFFFF" w:themeFill="background1"/>
            <w:tcMar>
              <w:top w:w="60" w:type="dxa"/>
              <w:left w:w="60" w:type="dxa"/>
              <w:bottom w:w="60" w:type="dxa"/>
              <w:right w:w="60" w:type="dxa"/>
            </w:tcMar>
            <w:vAlign w:val="center"/>
          </w:tcPr>
          <w:p w14:paraId="3184E321" w14:textId="77777777" w:rsidR="009A57F3" w:rsidRPr="00CD42F6" w:rsidRDefault="009A57F3">
            <w:pPr>
              <w:rPr>
                <w:b/>
                <w:i/>
                <w:iCs/>
                <w:color w:val="1F497D"/>
              </w:rPr>
            </w:pPr>
            <w:proofErr w:type="gramStart"/>
            <w:r>
              <w:rPr>
                <w:b/>
                <w:color w:val="1F497D"/>
              </w:rPr>
              <w:t>Program:</w:t>
            </w:r>
            <w:r>
              <w:rPr>
                <w:b/>
                <w:color w:val="FF0000"/>
              </w:rPr>
              <w:t>*</w:t>
            </w:r>
            <w:proofErr w:type="gramEnd"/>
            <w:r>
              <w:rPr>
                <w:b/>
                <w:color w:val="1F497D"/>
              </w:rPr>
              <w:t xml:space="preserve"> </w:t>
            </w:r>
            <w:r>
              <w:rPr>
                <w:i/>
                <w:color w:val="C45911" w:themeColor="accent2" w:themeShade="BF"/>
                <w:sz w:val="20"/>
                <w:szCs w:val="20"/>
              </w:rPr>
              <w:t>Auto-Fil</w:t>
            </w:r>
            <w:r w:rsidRPr="00266792">
              <w:rPr>
                <w:i/>
                <w:color w:val="C45911" w:themeColor="accent2" w:themeShade="BF"/>
                <w:sz w:val="20"/>
                <w:szCs w:val="20"/>
              </w:rPr>
              <w:t>led in EERE SharePoint</w:t>
            </w:r>
          </w:p>
        </w:tc>
      </w:tr>
      <w:tr w:rsidR="009A57F3" w14:paraId="306ED18A" w14:textId="77777777" w:rsidTr="6941795A">
        <w:tc>
          <w:tcPr>
            <w:tcW w:w="10944" w:type="dxa"/>
            <w:gridSpan w:val="2"/>
            <w:tcBorders>
              <w:top w:val="single" w:sz="1" w:space="0" w:color="000000" w:themeColor="text1"/>
              <w:left w:val="single" w:sz="1" w:space="0" w:color="000000" w:themeColor="text1"/>
              <w:bottom w:val="single" w:sz="1" w:space="0" w:color="000000" w:themeColor="text1"/>
              <w:right w:val="single" w:sz="1" w:space="0" w:color="000000" w:themeColor="text1"/>
            </w:tcBorders>
            <w:shd w:val="clear" w:color="auto" w:fill="FFFFFF" w:themeFill="background1"/>
            <w:tcMar>
              <w:top w:w="60" w:type="dxa"/>
              <w:left w:w="60" w:type="dxa"/>
              <w:bottom w:w="60" w:type="dxa"/>
              <w:right w:w="60" w:type="dxa"/>
            </w:tcMar>
            <w:vAlign w:val="center"/>
          </w:tcPr>
          <w:p w14:paraId="6BCCF20D" w14:textId="77777777" w:rsidR="009A57F3" w:rsidRDefault="009A57F3">
            <w:pPr>
              <w:rPr>
                <w:b/>
                <w:color w:val="1F497D"/>
              </w:rPr>
            </w:pPr>
            <w:proofErr w:type="gramStart"/>
            <w:r>
              <w:rPr>
                <w:b/>
                <w:color w:val="1F497D"/>
              </w:rPr>
              <w:t>Activity:</w:t>
            </w:r>
            <w:r>
              <w:rPr>
                <w:b/>
                <w:color w:val="FF0000"/>
              </w:rPr>
              <w:t>*</w:t>
            </w:r>
            <w:proofErr w:type="gramEnd"/>
            <w:r>
              <w:rPr>
                <w:b/>
                <w:color w:val="1F497D"/>
              </w:rPr>
              <w:t xml:space="preserve"> </w:t>
            </w:r>
            <w:r>
              <w:rPr>
                <w:i/>
                <w:color w:val="C45911" w:themeColor="accent2" w:themeShade="BF"/>
                <w:sz w:val="20"/>
                <w:szCs w:val="20"/>
              </w:rPr>
              <w:t>Auto-Fil</w:t>
            </w:r>
            <w:r w:rsidRPr="00266792">
              <w:rPr>
                <w:i/>
                <w:color w:val="C45911" w:themeColor="accent2" w:themeShade="BF"/>
                <w:sz w:val="20"/>
                <w:szCs w:val="20"/>
              </w:rPr>
              <w:t>led in EERE SharePoint</w:t>
            </w:r>
          </w:p>
        </w:tc>
      </w:tr>
      <w:tr w:rsidR="009A57F3" w14:paraId="3201FC72" w14:textId="77777777" w:rsidTr="6941795A">
        <w:tc>
          <w:tcPr>
            <w:tcW w:w="10944" w:type="dxa"/>
            <w:gridSpan w:val="2"/>
            <w:tcBorders>
              <w:top w:val="single" w:sz="1" w:space="0" w:color="000000" w:themeColor="text1"/>
              <w:left w:val="single" w:sz="1" w:space="0" w:color="000000" w:themeColor="text1"/>
              <w:bottom w:val="single" w:sz="1" w:space="0" w:color="000000" w:themeColor="text1"/>
              <w:right w:val="single" w:sz="1" w:space="0" w:color="000000" w:themeColor="text1"/>
            </w:tcBorders>
            <w:shd w:val="clear" w:color="auto" w:fill="FFFFFF" w:themeFill="background1"/>
            <w:tcMar>
              <w:top w:w="60" w:type="dxa"/>
              <w:left w:w="60" w:type="dxa"/>
              <w:bottom w:w="60" w:type="dxa"/>
              <w:right w:w="60" w:type="dxa"/>
            </w:tcMar>
            <w:vAlign w:val="center"/>
          </w:tcPr>
          <w:p w14:paraId="26695581" w14:textId="77777777" w:rsidR="009A57F3" w:rsidRDefault="009A57F3">
            <w:pPr>
              <w:rPr>
                <w:b/>
                <w:color w:val="1F497D"/>
              </w:rPr>
            </w:pPr>
            <w:r>
              <w:rPr>
                <w:b/>
                <w:color w:val="1F497D"/>
              </w:rPr>
              <w:t xml:space="preserve">Sub </w:t>
            </w:r>
            <w:proofErr w:type="gramStart"/>
            <w:r>
              <w:rPr>
                <w:b/>
                <w:color w:val="1F497D"/>
              </w:rPr>
              <w:t>Activity:</w:t>
            </w:r>
            <w:r>
              <w:rPr>
                <w:b/>
                <w:color w:val="FF0000"/>
              </w:rPr>
              <w:t>*</w:t>
            </w:r>
            <w:proofErr w:type="gramEnd"/>
            <w:r>
              <w:rPr>
                <w:b/>
                <w:color w:val="1F497D"/>
              </w:rPr>
              <w:t xml:space="preserve"> </w:t>
            </w:r>
            <w:r>
              <w:rPr>
                <w:i/>
                <w:color w:val="C45911" w:themeColor="accent2" w:themeShade="BF"/>
                <w:sz w:val="20"/>
                <w:szCs w:val="20"/>
              </w:rPr>
              <w:t>Auto-Fil</w:t>
            </w:r>
            <w:r w:rsidRPr="00266792">
              <w:rPr>
                <w:i/>
                <w:color w:val="C45911" w:themeColor="accent2" w:themeShade="BF"/>
                <w:sz w:val="20"/>
                <w:szCs w:val="20"/>
              </w:rPr>
              <w:t>led in EERE SharePoint</w:t>
            </w:r>
          </w:p>
        </w:tc>
      </w:tr>
      <w:tr w:rsidR="009A57F3" w14:paraId="25A6774E" w14:textId="77777777" w:rsidTr="6941795A">
        <w:tc>
          <w:tcPr>
            <w:tcW w:w="10944" w:type="dxa"/>
            <w:gridSpan w:val="2"/>
            <w:tcBorders>
              <w:top w:val="single" w:sz="1" w:space="0" w:color="000000" w:themeColor="text1"/>
              <w:left w:val="single" w:sz="1" w:space="0" w:color="000000" w:themeColor="text1"/>
              <w:bottom w:val="single" w:sz="1" w:space="0" w:color="000000" w:themeColor="text1"/>
              <w:right w:val="single" w:sz="1" w:space="0" w:color="000000" w:themeColor="text1"/>
            </w:tcBorders>
            <w:shd w:val="clear" w:color="auto" w:fill="FFFFFF" w:themeFill="background1"/>
            <w:tcMar>
              <w:top w:w="60" w:type="dxa"/>
              <w:left w:w="60" w:type="dxa"/>
              <w:bottom w:w="60" w:type="dxa"/>
              <w:right w:w="60" w:type="dxa"/>
            </w:tcMar>
            <w:vAlign w:val="center"/>
          </w:tcPr>
          <w:p w14:paraId="113E7F4D" w14:textId="77777777" w:rsidR="009A57F3" w:rsidRPr="00CD42F6" w:rsidRDefault="009A57F3" w:rsidP="002D60E7">
            <w:pPr>
              <w:rPr>
                <w:b/>
                <w:color w:val="1F497D"/>
              </w:rPr>
            </w:pPr>
            <w:r>
              <w:rPr>
                <w:b/>
                <w:color w:val="1F497D"/>
              </w:rPr>
              <w:t xml:space="preserve">Project </w:t>
            </w:r>
            <w:proofErr w:type="gramStart"/>
            <w:r>
              <w:rPr>
                <w:b/>
                <w:color w:val="1F497D"/>
              </w:rPr>
              <w:t>Title:</w:t>
            </w:r>
            <w:r>
              <w:rPr>
                <w:b/>
                <w:color w:val="FF0000"/>
              </w:rPr>
              <w:t>*</w:t>
            </w:r>
            <w:proofErr w:type="gramEnd"/>
            <w:r>
              <w:rPr>
                <w:b/>
                <w:color w:val="FF0000"/>
              </w:rPr>
              <w:t xml:space="preserve"> VTO Analysis Program, Modeling Activities at NREL</w:t>
            </w:r>
          </w:p>
        </w:tc>
      </w:tr>
      <w:tr w:rsidR="009A57F3" w14:paraId="515C56D1" w14:textId="77777777" w:rsidTr="6941795A">
        <w:tc>
          <w:tcPr>
            <w:tcW w:w="10944" w:type="dxa"/>
            <w:gridSpan w:val="2"/>
            <w:tcBorders>
              <w:top w:val="single" w:sz="1" w:space="0" w:color="000000" w:themeColor="text1"/>
              <w:left w:val="single" w:sz="1" w:space="0" w:color="000000" w:themeColor="text1"/>
              <w:bottom w:val="single" w:sz="1" w:space="0" w:color="000000" w:themeColor="text1"/>
              <w:right w:val="single" w:sz="1" w:space="0" w:color="000000" w:themeColor="text1"/>
            </w:tcBorders>
            <w:shd w:val="clear" w:color="auto" w:fill="FFFFFF" w:themeFill="background1"/>
            <w:tcMar>
              <w:top w:w="60" w:type="dxa"/>
              <w:left w:w="60" w:type="dxa"/>
              <w:bottom w:w="60" w:type="dxa"/>
              <w:right w:w="60" w:type="dxa"/>
            </w:tcMar>
            <w:vAlign w:val="center"/>
          </w:tcPr>
          <w:p w14:paraId="7E3BA600" w14:textId="77777777" w:rsidR="009A57F3" w:rsidRDefault="009A57F3">
            <w:pPr>
              <w:rPr>
                <w:b/>
                <w:color w:val="1F497D"/>
              </w:rPr>
            </w:pPr>
            <w:r>
              <w:rPr>
                <w:b/>
                <w:color w:val="1F497D"/>
              </w:rPr>
              <w:t xml:space="preserve">WBS: </w:t>
            </w:r>
            <w:r>
              <w:rPr>
                <w:i/>
                <w:color w:val="C45911" w:themeColor="accent2" w:themeShade="BF"/>
                <w:sz w:val="20"/>
                <w:szCs w:val="20"/>
              </w:rPr>
              <w:t>Auto-Fil</w:t>
            </w:r>
            <w:r w:rsidRPr="00266792">
              <w:rPr>
                <w:i/>
                <w:color w:val="C45911" w:themeColor="accent2" w:themeShade="BF"/>
                <w:sz w:val="20"/>
                <w:szCs w:val="20"/>
              </w:rPr>
              <w:t>led in EERE SharePoint</w:t>
            </w:r>
          </w:p>
        </w:tc>
      </w:tr>
      <w:tr w:rsidR="009A57F3" w:rsidRPr="00FE02B6" w14:paraId="46C43DB7" w14:textId="77777777" w:rsidTr="6941795A">
        <w:tc>
          <w:tcPr>
            <w:tcW w:w="5472" w:type="dxa"/>
            <w:tcBorders>
              <w:top w:val="single" w:sz="1" w:space="0" w:color="000000" w:themeColor="text1"/>
              <w:left w:val="single" w:sz="1" w:space="0" w:color="000000" w:themeColor="text1"/>
              <w:bottom w:val="single" w:sz="1" w:space="0" w:color="000000" w:themeColor="text1"/>
              <w:right w:val="single" w:sz="1" w:space="0" w:color="000000" w:themeColor="text1"/>
            </w:tcBorders>
            <w:tcMar>
              <w:top w:w="60" w:type="dxa"/>
              <w:left w:w="60" w:type="dxa"/>
              <w:bottom w:w="60" w:type="dxa"/>
              <w:right w:w="60" w:type="dxa"/>
            </w:tcMar>
          </w:tcPr>
          <w:p w14:paraId="5E7B83D7" w14:textId="77777777" w:rsidR="009A57F3" w:rsidRPr="00FE02B6" w:rsidRDefault="009A57F3" w:rsidP="009C121E">
            <w:pPr>
              <w:spacing w:after="0"/>
              <w:rPr>
                <w:b/>
                <w:color w:val="000000"/>
              </w:rPr>
            </w:pPr>
            <w:bookmarkStart w:id="0" w:name="_Hlk13647733"/>
            <w:r>
              <w:rPr>
                <w:b/>
                <w:color w:val="000000"/>
              </w:rPr>
              <w:t xml:space="preserve">Work </w:t>
            </w:r>
            <w:proofErr w:type="gramStart"/>
            <w:r>
              <w:rPr>
                <w:b/>
                <w:color w:val="000000"/>
              </w:rPr>
              <w:t>Category:</w:t>
            </w:r>
            <w:r>
              <w:rPr>
                <w:b/>
                <w:color w:val="FF0000"/>
              </w:rPr>
              <w:t>*</w:t>
            </w:r>
            <w:proofErr w:type="gramEnd"/>
            <w:r>
              <w:rPr>
                <w:b/>
                <w:color w:val="000000"/>
              </w:rPr>
              <w:t xml:space="preserve"> </w:t>
            </w:r>
            <w:r w:rsidRPr="0019651E">
              <w:rPr>
                <w:color w:val="000000"/>
                <w:sz w:val="20"/>
                <w:szCs w:val="20"/>
              </w:rPr>
              <w:t xml:space="preserve"> </w:t>
            </w:r>
            <w:sdt>
              <w:sdtPr>
                <w:rPr>
                  <w:color w:val="000000"/>
                  <w:sz w:val="20"/>
                  <w:szCs w:val="20"/>
                </w:rPr>
                <w:id w:val="440276610"/>
                <w:placeholder>
                  <w:docPart w:val="545635DFF48860448CDEADED8A1508D5"/>
                </w:placeholder>
                <w:comboBox>
                  <w:listItem w:value="Choose an item."/>
                  <w:listItem w:displayText="AOP Project (Direct-Funded Lab Project)" w:value="AOP Project (Direct-Funded Lab Project)"/>
                  <w:listItem w:displayText="FOA Award (Prime)" w:value="FOA Award (Prime)"/>
                  <w:listItem w:displayText="FOA Award (Subcontract)" w:value="FOA Award (Subcontract)"/>
                  <w:listItem w:displayText="Operational Activity" w:value="Operational Activity"/>
                </w:comboBox>
              </w:sdtPr>
              <w:sdtContent>
                <w:r>
                  <w:rPr>
                    <w:color w:val="000000"/>
                    <w:sz w:val="20"/>
                    <w:szCs w:val="20"/>
                  </w:rPr>
                  <w:t>AOP Project (Direct-Funded Lab Project)</w:t>
                </w:r>
              </w:sdtContent>
            </w:sdt>
          </w:p>
        </w:tc>
        <w:tc>
          <w:tcPr>
            <w:tcW w:w="5472" w:type="dxa"/>
            <w:tcBorders>
              <w:top w:val="single" w:sz="1" w:space="0" w:color="000000" w:themeColor="text1"/>
              <w:left w:val="single" w:sz="1" w:space="0" w:color="000000" w:themeColor="text1"/>
              <w:bottom w:val="single" w:sz="1" w:space="0" w:color="000000" w:themeColor="text1"/>
              <w:right w:val="single" w:sz="1" w:space="0" w:color="000000" w:themeColor="text1"/>
            </w:tcBorders>
            <w:tcMar>
              <w:top w:w="60" w:type="dxa"/>
              <w:left w:w="60" w:type="dxa"/>
              <w:bottom w:w="60" w:type="dxa"/>
              <w:right w:w="60" w:type="dxa"/>
            </w:tcMar>
          </w:tcPr>
          <w:p w14:paraId="437DA8DF" w14:textId="77777777" w:rsidR="009A57F3" w:rsidRPr="00FE02B6" w:rsidRDefault="009A57F3" w:rsidP="009C121E">
            <w:pPr>
              <w:spacing w:after="0"/>
              <w:rPr>
                <w:b/>
                <w:color w:val="000000"/>
              </w:rPr>
            </w:pPr>
            <w:r>
              <w:rPr>
                <w:b/>
                <w:color w:val="000000"/>
              </w:rPr>
              <w:t xml:space="preserve">EERE Crosscuts: </w:t>
            </w:r>
            <w:r>
              <w:rPr>
                <w:i/>
                <w:color w:val="C45911" w:themeColor="accent2" w:themeShade="BF"/>
                <w:sz w:val="20"/>
                <w:szCs w:val="20"/>
              </w:rPr>
              <w:t>Auto-Fil</w:t>
            </w:r>
            <w:r w:rsidRPr="00266792">
              <w:rPr>
                <w:i/>
                <w:color w:val="C45911" w:themeColor="accent2" w:themeShade="BF"/>
                <w:sz w:val="20"/>
                <w:szCs w:val="20"/>
              </w:rPr>
              <w:t>led in EERE SharePoint</w:t>
            </w:r>
          </w:p>
        </w:tc>
      </w:tr>
      <w:tr w:rsidR="009A57F3" w14:paraId="0983C2FA" w14:textId="77777777" w:rsidTr="6941795A">
        <w:tc>
          <w:tcPr>
            <w:tcW w:w="5472" w:type="dxa"/>
            <w:tcBorders>
              <w:top w:val="single" w:sz="1" w:space="0" w:color="000000" w:themeColor="text1"/>
              <w:left w:val="single" w:sz="1" w:space="0" w:color="000000" w:themeColor="text1"/>
              <w:bottom w:val="single" w:sz="1" w:space="0" w:color="000000" w:themeColor="text1"/>
              <w:right w:val="single" w:sz="1" w:space="0" w:color="000000" w:themeColor="text1"/>
            </w:tcBorders>
            <w:tcMar>
              <w:top w:w="60" w:type="dxa"/>
              <w:left w:w="60" w:type="dxa"/>
              <w:bottom w:w="60" w:type="dxa"/>
              <w:right w:w="60" w:type="dxa"/>
            </w:tcMar>
          </w:tcPr>
          <w:p w14:paraId="718072FD" w14:textId="77777777" w:rsidR="009A57F3" w:rsidRPr="00FE02B6" w:rsidRDefault="009A57F3" w:rsidP="00FE02B6">
            <w:pPr>
              <w:spacing w:after="0"/>
              <w:rPr>
                <w:b/>
                <w:color w:val="000000"/>
              </w:rPr>
            </w:pPr>
            <w:r>
              <w:rPr>
                <w:b/>
                <w:color w:val="000000"/>
              </w:rPr>
              <w:t xml:space="preserve">Current Year CPS Agreement #: </w:t>
            </w:r>
            <w:r>
              <w:rPr>
                <w:i/>
                <w:color w:val="C45911" w:themeColor="accent2" w:themeShade="BF"/>
                <w:sz w:val="20"/>
                <w:szCs w:val="20"/>
              </w:rPr>
              <w:t>Auto-Fill</w:t>
            </w:r>
            <w:r w:rsidRPr="00266792">
              <w:rPr>
                <w:i/>
                <w:color w:val="C45911" w:themeColor="accent2" w:themeShade="BF"/>
                <w:sz w:val="20"/>
                <w:szCs w:val="20"/>
              </w:rPr>
              <w:t>ed in EERE SharePoint</w:t>
            </w:r>
          </w:p>
        </w:tc>
        <w:tc>
          <w:tcPr>
            <w:tcW w:w="5472" w:type="dxa"/>
            <w:tcBorders>
              <w:top w:val="single" w:sz="1" w:space="0" w:color="000000" w:themeColor="text1"/>
              <w:left w:val="single" w:sz="1" w:space="0" w:color="000000" w:themeColor="text1"/>
              <w:bottom w:val="single" w:sz="1" w:space="0" w:color="000000" w:themeColor="text1"/>
              <w:right w:val="single" w:sz="1" w:space="0" w:color="000000" w:themeColor="text1"/>
            </w:tcBorders>
            <w:tcMar>
              <w:top w:w="60" w:type="dxa"/>
              <w:left w:w="60" w:type="dxa"/>
              <w:bottom w:w="60" w:type="dxa"/>
              <w:right w:w="60" w:type="dxa"/>
            </w:tcMar>
          </w:tcPr>
          <w:p w14:paraId="67C8481F" w14:textId="77777777" w:rsidR="009A57F3" w:rsidRPr="00FE02B6" w:rsidRDefault="009A57F3" w:rsidP="00FE02B6">
            <w:pPr>
              <w:spacing w:after="0"/>
              <w:rPr>
                <w:b/>
                <w:color w:val="000000"/>
              </w:rPr>
            </w:pPr>
            <w:r>
              <w:rPr>
                <w:b/>
                <w:color w:val="000000"/>
              </w:rPr>
              <w:t xml:space="preserve">Prior Year CPS Agreement #: </w:t>
            </w:r>
            <w:r>
              <w:rPr>
                <w:i/>
                <w:color w:val="C45911" w:themeColor="accent2" w:themeShade="BF"/>
                <w:sz w:val="20"/>
                <w:szCs w:val="20"/>
              </w:rPr>
              <w:t>Auto-Fil</w:t>
            </w:r>
            <w:r w:rsidRPr="00266792">
              <w:rPr>
                <w:i/>
                <w:color w:val="C45911" w:themeColor="accent2" w:themeShade="BF"/>
                <w:sz w:val="20"/>
                <w:szCs w:val="20"/>
              </w:rPr>
              <w:t>led in EERE SharePoint</w:t>
            </w:r>
          </w:p>
        </w:tc>
      </w:tr>
      <w:bookmarkEnd w:id="0"/>
      <w:tr w:rsidR="009A57F3" w14:paraId="1D9E5A8A" w14:textId="77777777" w:rsidTr="6941795A">
        <w:tc>
          <w:tcPr>
            <w:tcW w:w="5472" w:type="dxa"/>
            <w:tcBorders>
              <w:top w:val="single" w:sz="1" w:space="0" w:color="000000" w:themeColor="text1"/>
              <w:left w:val="single" w:sz="1" w:space="0" w:color="000000" w:themeColor="text1"/>
              <w:bottom w:val="single" w:sz="1" w:space="0" w:color="000000" w:themeColor="text1"/>
              <w:right w:val="single" w:sz="1" w:space="0" w:color="000000" w:themeColor="text1"/>
            </w:tcBorders>
            <w:tcMar>
              <w:top w:w="60" w:type="dxa"/>
              <w:left w:w="60" w:type="dxa"/>
              <w:bottom w:w="60" w:type="dxa"/>
              <w:right w:w="60" w:type="dxa"/>
            </w:tcMar>
          </w:tcPr>
          <w:p w14:paraId="1EDBB203" w14:textId="77777777" w:rsidR="009A57F3" w:rsidRPr="0019651E" w:rsidRDefault="009A57F3">
            <w:pPr>
              <w:rPr>
                <w:color w:val="262626" w:themeColor="text1" w:themeTint="D9"/>
              </w:rPr>
            </w:pPr>
            <w:r>
              <w:rPr>
                <w:b/>
                <w:color w:val="000000"/>
              </w:rPr>
              <w:t>Project Start:</w:t>
            </w:r>
            <w:r>
              <w:rPr>
                <w:b/>
                <w:color w:val="FF0000"/>
              </w:rPr>
              <w:t xml:space="preserve"> *</w:t>
            </w:r>
            <w:r>
              <w:rPr>
                <w:b/>
                <w:color w:val="000000"/>
              </w:rPr>
              <w:t xml:space="preserve"> </w:t>
            </w:r>
            <w:sdt>
              <w:sdtPr>
                <w:rPr>
                  <w:rStyle w:val="MainBodyStyle"/>
                  <w:sz w:val="20"/>
                  <w:szCs w:val="20"/>
                </w:rPr>
                <w:id w:val="1178236479"/>
                <w:placeholder>
                  <w:docPart w:val="3DDDA3CBE908444DA0C7029E510CCA45"/>
                </w:placeholder>
                <w:date w:fullDate="2022-11-14T00:00:00Z">
                  <w:dateFormat w:val="M/d/yyyy"/>
                  <w:lid w:val="en-US"/>
                  <w:storeMappedDataAs w:val="dateTime"/>
                  <w:calendar w:val="gregorian"/>
                </w:date>
              </w:sdtPr>
              <w:sdtContent>
                <w:r>
                  <w:rPr>
                    <w:rStyle w:val="MainBodyStyle"/>
                    <w:sz w:val="20"/>
                    <w:szCs w:val="20"/>
                  </w:rPr>
                  <w:t>11/14/2022</w:t>
                </w:r>
              </w:sdtContent>
            </w:sdt>
          </w:p>
        </w:tc>
        <w:tc>
          <w:tcPr>
            <w:tcW w:w="5472" w:type="dxa"/>
            <w:tcBorders>
              <w:top w:val="single" w:sz="1" w:space="0" w:color="000000" w:themeColor="text1"/>
              <w:left w:val="single" w:sz="1" w:space="0" w:color="000000" w:themeColor="text1"/>
              <w:bottom w:val="single" w:sz="1" w:space="0" w:color="000000" w:themeColor="text1"/>
              <w:right w:val="single" w:sz="1" w:space="0" w:color="000000" w:themeColor="text1"/>
            </w:tcBorders>
            <w:tcMar>
              <w:top w:w="60" w:type="dxa"/>
              <w:left w:w="60" w:type="dxa"/>
              <w:bottom w:w="60" w:type="dxa"/>
              <w:right w:w="60" w:type="dxa"/>
            </w:tcMar>
          </w:tcPr>
          <w:p w14:paraId="6D48D19D" w14:textId="59CEC1D9" w:rsidR="009A57F3" w:rsidRPr="0019651E" w:rsidRDefault="009A57F3">
            <w:pPr>
              <w:rPr>
                <w:color w:val="262626" w:themeColor="text1" w:themeTint="D9"/>
              </w:rPr>
            </w:pPr>
            <w:r>
              <w:rPr>
                <w:b/>
                <w:color w:val="000000"/>
              </w:rPr>
              <w:t xml:space="preserve">Planned End </w:t>
            </w:r>
            <w:proofErr w:type="gramStart"/>
            <w:r>
              <w:rPr>
                <w:b/>
                <w:color w:val="000000"/>
              </w:rPr>
              <w:t>Date:</w:t>
            </w:r>
            <w:r>
              <w:rPr>
                <w:b/>
                <w:color w:val="FF0000"/>
              </w:rPr>
              <w:t>*</w:t>
            </w:r>
            <w:proofErr w:type="gramEnd"/>
            <w:r>
              <w:rPr>
                <w:b/>
                <w:color w:val="000000"/>
              </w:rPr>
              <w:t xml:space="preserve"> </w:t>
            </w:r>
            <w:sdt>
              <w:sdtPr>
                <w:rPr>
                  <w:rStyle w:val="MainBodyStyle"/>
                  <w:sz w:val="20"/>
                  <w:szCs w:val="20"/>
                </w:rPr>
                <w:id w:val="-1689059616"/>
                <w:placeholder>
                  <w:docPart w:val="C024714FDB204838AD83F116BEE0A2FD"/>
                </w:placeholder>
                <w:date w:fullDate="2025-12-31T00:00:00Z">
                  <w:dateFormat w:val="M/d/yyyy"/>
                  <w:lid w:val="en-US"/>
                  <w:storeMappedDataAs w:val="dateTime"/>
                  <w:calendar w:val="gregorian"/>
                </w:date>
              </w:sdtPr>
              <w:sdtContent>
                <w:r w:rsidR="00B019F4">
                  <w:rPr>
                    <w:rStyle w:val="MainBodyStyle"/>
                    <w:sz w:val="20"/>
                    <w:szCs w:val="20"/>
                  </w:rPr>
                  <w:t>12/31/2025</w:t>
                </w:r>
              </w:sdtContent>
            </w:sdt>
          </w:p>
        </w:tc>
      </w:tr>
      <w:tr w:rsidR="009A57F3" w14:paraId="741CB33D" w14:textId="77777777" w:rsidTr="6941795A">
        <w:tc>
          <w:tcPr>
            <w:tcW w:w="5472" w:type="dxa"/>
            <w:tcBorders>
              <w:top w:val="single" w:sz="1" w:space="0" w:color="000000" w:themeColor="text1"/>
              <w:left w:val="single" w:sz="1" w:space="0" w:color="000000" w:themeColor="text1"/>
              <w:bottom w:val="single" w:sz="1" w:space="0" w:color="000000" w:themeColor="text1"/>
              <w:right w:val="single" w:sz="1" w:space="0" w:color="000000" w:themeColor="text1"/>
            </w:tcBorders>
            <w:tcMar>
              <w:top w:w="60" w:type="dxa"/>
              <w:left w:w="60" w:type="dxa"/>
              <w:bottom w:w="60" w:type="dxa"/>
              <w:right w:w="60" w:type="dxa"/>
            </w:tcMar>
          </w:tcPr>
          <w:p w14:paraId="5F042630" w14:textId="77777777" w:rsidR="009A57F3" w:rsidRDefault="009A57F3">
            <w:pPr>
              <w:rPr>
                <w:b/>
                <w:color w:val="000000"/>
              </w:rPr>
            </w:pPr>
            <w:r>
              <w:rPr>
                <w:b/>
                <w:color w:val="000000"/>
              </w:rPr>
              <w:t>FOA Number:</w:t>
            </w:r>
          </w:p>
        </w:tc>
        <w:tc>
          <w:tcPr>
            <w:tcW w:w="5472" w:type="dxa"/>
            <w:tcBorders>
              <w:top w:val="single" w:sz="1" w:space="0" w:color="000000" w:themeColor="text1"/>
              <w:left w:val="single" w:sz="1" w:space="0" w:color="000000" w:themeColor="text1"/>
              <w:bottom w:val="single" w:sz="1" w:space="0" w:color="000000" w:themeColor="text1"/>
              <w:right w:val="single" w:sz="1" w:space="0" w:color="000000" w:themeColor="text1"/>
            </w:tcBorders>
            <w:tcMar>
              <w:top w:w="60" w:type="dxa"/>
              <w:left w:w="60" w:type="dxa"/>
              <w:bottom w:w="60" w:type="dxa"/>
              <w:right w:w="60" w:type="dxa"/>
            </w:tcMar>
          </w:tcPr>
          <w:p w14:paraId="3D39F945" w14:textId="77777777" w:rsidR="009A57F3" w:rsidRDefault="009A57F3">
            <w:pPr>
              <w:rPr>
                <w:b/>
                <w:color w:val="000000"/>
              </w:rPr>
            </w:pPr>
            <w:r>
              <w:rPr>
                <w:b/>
                <w:color w:val="000000"/>
              </w:rPr>
              <w:t>Project Duration</w:t>
            </w:r>
          </w:p>
        </w:tc>
      </w:tr>
      <w:tr w:rsidR="009A57F3" w14:paraId="6F615765" w14:textId="77777777" w:rsidTr="6941795A">
        <w:tc>
          <w:tcPr>
            <w:tcW w:w="5472" w:type="dxa"/>
            <w:tcBorders>
              <w:top w:val="single" w:sz="1" w:space="0" w:color="000000" w:themeColor="text1"/>
              <w:left w:val="single" w:sz="1" w:space="0" w:color="000000" w:themeColor="text1"/>
              <w:bottom w:val="single" w:sz="1" w:space="0" w:color="000000" w:themeColor="text1"/>
              <w:right w:val="single" w:sz="1" w:space="0" w:color="000000" w:themeColor="text1"/>
            </w:tcBorders>
            <w:tcMar>
              <w:top w:w="60" w:type="dxa"/>
              <w:left w:w="60" w:type="dxa"/>
              <w:bottom w:w="60" w:type="dxa"/>
              <w:right w:w="60" w:type="dxa"/>
            </w:tcMar>
          </w:tcPr>
          <w:p w14:paraId="0C152FF0" w14:textId="77777777" w:rsidR="009A57F3" w:rsidRPr="000D4819" w:rsidRDefault="009A57F3" w:rsidP="003C1CF8">
            <w:pPr>
              <w:rPr>
                <w:b/>
                <w:color w:val="000000"/>
                <w:u w:val="single"/>
              </w:rPr>
            </w:pPr>
            <w:proofErr w:type="spellStart"/>
            <w:r w:rsidRPr="000D4819">
              <w:rPr>
                <w:b/>
                <w:color w:val="000000"/>
                <w:u w:val="single"/>
              </w:rPr>
              <w:t>Overtarget</w:t>
            </w:r>
            <w:proofErr w:type="spellEnd"/>
            <w:r w:rsidRPr="000D4819">
              <w:rPr>
                <w:b/>
                <w:color w:val="000000"/>
                <w:u w:val="single"/>
              </w:rPr>
              <w:t xml:space="preserve"> </w:t>
            </w:r>
          </w:p>
          <w:p w14:paraId="23DCB892" w14:textId="77777777" w:rsidR="009A57F3" w:rsidRPr="000D4819" w:rsidRDefault="009A57F3" w:rsidP="003C1CF8">
            <w:pPr>
              <w:rPr>
                <w:rFonts w:ascii="Calibri" w:eastAsia="Calibri" w:hAnsi="Calibri" w:cs="Times New Roman"/>
                <w:bCs/>
                <w:color w:val="000000"/>
                <w:sz w:val="20"/>
                <w:szCs w:val="20"/>
              </w:rPr>
            </w:pPr>
            <w:r w:rsidRPr="000D4819">
              <w:rPr>
                <w:b/>
                <w:color w:val="000000"/>
              </w:rPr>
              <w:t xml:space="preserve">Current </w:t>
            </w:r>
            <w:proofErr w:type="spellStart"/>
            <w:r w:rsidRPr="000D4819">
              <w:rPr>
                <w:b/>
                <w:color w:val="000000"/>
              </w:rPr>
              <w:t>Overtarget</w:t>
            </w:r>
            <w:proofErr w:type="spellEnd"/>
            <w:r w:rsidRPr="000D4819">
              <w:rPr>
                <w:b/>
                <w:color w:val="000000"/>
              </w:rPr>
              <w:t xml:space="preserve"> </w:t>
            </w:r>
            <w:sdt>
              <w:sdtPr>
                <w:rPr>
                  <w:rFonts w:ascii="Calibri" w:eastAsia="Calibri" w:hAnsi="Calibri" w:cs="Times New Roman"/>
                  <w:bCs/>
                  <w:color w:val="000000"/>
                  <w:sz w:val="20"/>
                  <w:szCs w:val="20"/>
                </w:rPr>
                <w:id w:val="983353188"/>
                <w14:checkbox>
                  <w14:checked w14:val="0"/>
                  <w14:checkedState w14:val="221A" w14:font="Times New Roman"/>
                  <w14:uncheckedState w14:val="2610" w14:font="MS Gothic"/>
                </w14:checkbox>
              </w:sdtPr>
              <w:sdtContent>
                <w:r w:rsidRPr="000D4819">
                  <w:rPr>
                    <w:rFonts w:ascii="MS Gothic" w:eastAsia="MS Gothic" w:hAnsi="MS Gothic" w:cs="Times New Roman" w:hint="eastAsia"/>
                    <w:bCs/>
                    <w:color w:val="000000"/>
                    <w:sz w:val="20"/>
                    <w:szCs w:val="20"/>
                  </w:rPr>
                  <w:t>☐</w:t>
                </w:r>
              </w:sdtContent>
            </w:sdt>
          </w:p>
          <w:p w14:paraId="65A17D39" w14:textId="77777777" w:rsidR="009A57F3" w:rsidRPr="000D4819" w:rsidRDefault="009A57F3" w:rsidP="003C1CF8">
            <w:pPr>
              <w:rPr>
                <w:b/>
                <w:color w:val="000000"/>
              </w:rPr>
            </w:pPr>
            <w:r w:rsidRPr="000D4819">
              <w:rPr>
                <w:b/>
                <w:color w:val="000000"/>
              </w:rPr>
              <w:t xml:space="preserve">Approved, Previous </w:t>
            </w:r>
            <w:proofErr w:type="spellStart"/>
            <w:r w:rsidRPr="000D4819">
              <w:rPr>
                <w:b/>
                <w:color w:val="000000"/>
              </w:rPr>
              <w:t>Overtarget</w:t>
            </w:r>
            <w:proofErr w:type="spellEnd"/>
            <w:r w:rsidRPr="000D4819">
              <w:rPr>
                <w:b/>
                <w:color w:val="000000"/>
              </w:rPr>
              <w:t xml:space="preserve"> </w:t>
            </w:r>
            <w:sdt>
              <w:sdtPr>
                <w:rPr>
                  <w:rFonts w:ascii="Calibri" w:eastAsia="Calibri" w:hAnsi="Calibri" w:cs="Times New Roman"/>
                  <w:bCs/>
                  <w:color w:val="000000"/>
                  <w:sz w:val="20"/>
                  <w:szCs w:val="20"/>
                </w:rPr>
                <w:id w:val="-581218575"/>
                <w14:checkbox>
                  <w14:checked w14:val="0"/>
                  <w14:checkedState w14:val="221A" w14:font="Times New Roman"/>
                  <w14:uncheckedState w14:val="2610" w14:font="MS Gothic"/>
                </w14:checkbox>
              </w:sdtPr>
              <w:sdtContent>
                <w:r w:rsidRPr="000D4819">
                  <w:rPr>
                    <w:rFonts w:ascii="MS Gothic" w:eastAsia="MS Gothic" w:hAnsi="MS Gothic" w:cs="Times New Roman" w:hint="eastAsia"/>
                    <w:bCs/>
                    <w:color w:val="000000"/>
                    <w:sz w:val="20"/>
                    <w:szCs w:val="20"/>
                  </w:rPr>
                  <w:t>☐</w:t>
                </w:r>
              </w:sdtContent>
            </w:sdt>
          </w:p>
        </w:tc>
        <w:tc>
          <w:tcPr>
            <w:tcW w:w="5472" w:type="dxa"/>
            <w:tcBorders>
              <w:top w:val="single" w:sz="1" w:space="0" w:color="000000" w:themeColor="text1"/>
              <w:left w:val="single" w:sz="1" w:space="0" w:color="000000" w:themeColor="text1"/>
              <w:bottom w:val="single" w:sz="1" w:space="0" w:color="000000" w:themeColor="text1"/>
              <w:right w:val="single" w:sz="1" w:space="0" w:color="000000" w:themeColor="text1"/>
            </w:tcBorders>
            <w:tcMar>
              <w:top w:w="60" w:type="dxa"/>
              <w:left w:w="60" w:type="dxa"/>
              <w:bottom w:w="60" w:type="dxa"/>
              <w:right w:w="60" w:type="dxa"/>
            </w:tcMar>
          </w:tcPr>
          <w:p w14:paraId="7F4DD8C8" w14:textId="3FE61C96" w:rsidR="009A57F3" w:rsidRPr="000D4819" w:rsidRDefault="009A57F3">
            <w:pPr>
              <w:rPr>
                <w:b/>
                <w:color w:val="000000"/>
              </w:rPr>
            </w:pPr>
            <w:r w:rsidRPr="000D4819">
              <w:rPr>
                <w:b/>
                <w:color w:val="000000"/>
              </w:rPr>
              <w:t>Was this project merit reviewed (Y/N)?</w:t>
            </w:r>
            <w:r w:rsidR="007A094E">
              <w:rPr>
                <w:b/>
                <w:color w:val="000000"/>
              </w:rPr>
              <w:t xml:space="preserve"> Y</w:t>
            </w:r>
          </w:p>
          <w:p w14:paraId="68827221" w14:textId="77777777" w:rsidR="009A57F3" w:rsidRPr="000D4819" w:rsidRDefault="009A57F3">
            <w:pPr>
              <w:rPr>
                <w:b/>
                <w:color w:val="000000"/>
              </w:rPr>
            </w:pPr>
            <w:r w:rsidRPr="000D4819">
              <w:rPr>
                <w:b/>
                <w:color w:val="000000"/>
              </w:rPr>
              <w:t xml:space="preserve">Fewer/Larger Project Exemption </w:t>
            </w:r>
            <w:sdt>
              <w:sdtPr>
                <w:rPr>
                  <w:rFonts w:ascii="Calibri" w:eastAsia="Calibri" w:hAnsi="Calibri" w:cs="Times New Roman"/>
                  <w:bCs/>
                  <w:color w:val="000000"/>
                  <w:sz w:val="20"/>
                  <w:szCs w:val="20"/>
                </w:rPr>
                <w:id w:val="-1857484186"/>
                <w14:checkbox>
                  <w14:checked w14:val="0"/>
                  <w14:checkedState w14:val="221A" w14:font="Times New Roman"/>
                  <w14:uncheckedState w14:val="2610" w14:font="MS Gothic"/>
                </w14:checkbox>
              </w:sdtPr>
              <w:sdtContent>
                <w:r w:rsidRPr="000D4819">
                  <w:rPr>
                    <w:rFonts w:ascii="MS Gothic" w:eastAsia="MS Gothic" w:hAnsi="MS Gothic" w:cs="Times New Roman" w:hint="eastAsia"/>
                    <w:bCs/>
                    <w:color w:val="000000"/>
                    <w:sz w:val="20"/>
                    <w:szCs w:val="20"/>
                  </w:rPr>
                  <w:t>☐</w:t>
                </w:r>
              </w:sdtContent>
            </w:sdt>
          </w:p>
        </w:tc>
      </w:tr>
      <w:tr w:rsidR="009A57F3" w14:paraId="086F0353" w14:textId="77777777" w:rsidTr="6941795A">
        <w:tc>
          <w:tcPr>
            <w:tcW w:w="5472" w:type="dxa"/>
            <w:tcBorders>
              <w:top w:val="single" w:sz="1" w:space="0" w:color="000000" w:themeColor="text1"/>
              <w:left w:val="single" w:sz="1" w:space="0" w:color="000000" w:themeColor="text1"/>
              <w:bottom w:val="single" w:sz="1" w:space="0" w:color="000000" w:themeColor="text1"/>
              <w:right w:val="single" w:sz="1" w:space="0" w:color="000000" w:themeColor="text1"/>
            </w:tcBorders>
            <w:tcMar>
              <w:top w:w="60" w:type="dxa"/>
              <w:left w:w="60" w:type="dxa"/>
              <w:bottom w:w="60" w:type="dxa"/>
              <w:right w:w="60" w:type="dxa"/>
            </w:tcMar>
          </w:tcPr>
          <w:p w14:paraId="04629DC1" w14:textId="77777777" w:rsidR="009A57F3" w:rsidRPr="000D4819" w:rsidRDefault="009A57F3">
            <w:pPr>
              <w:rPr>
                <w:b/>
                <w:color w:val="000000"/>
              </w:rPr>
            </w:pPr>
            <w:r w:rsidRPr="000D4819">
              <w:rPr>
                <w:b/>
                <w:color w:val="000000"/>
              </w:rPr>
              <w:t xml:space="preserve">Is this a grid integration project? </w:t>
            </w:r>
            <w:sdt>
              <w:sdtPr>
                <w:rPr>
                  <w:rFonts w:ascii="Calibri" w:eastAsia="Calibri" w:hAnsi="Calibri" w:cs="Times New Roman"/>
                  <w:bCs/>
                  <w:color w:val="000000"/>
                  <w:sz w:val="20"/>
                  <w:szCs w:val="20"/>
                </w:rPr>
                <w:id w:val="-1377620549"/>
                <w14:checkbox>
                  <w14:checked w14:val="0"/>
                  <w14:checkedState w14:val="221A" w14:font="Times New Roman"/>
                  <w14:uncheckedState w14:val="2610" w14:font="MS Gothic"/>
                </w14:checkbox>
              </w:sdtPr>
              <w:sdtContent>
                <w:r w:rsidRPr="000D4819">
                  <w:rPr>
                    <w:rFonts w:ascii="MS Gothic" w:eastAsia="MS Gothic" w:hAnsi="MS Gothic" w:cs="Times New Roman" w:hint="eastAsia"/>
                    <w:bCs/>
                    <w:color w:val="000000"/>
                    <w:sz w:val="20"/>
                    <w:szCs w:val="20"/>
                  </w:rPr>
                  <w:t>☐</w:t>
                </w:r>
              </w:sdtContent>
            </w:sdt>
          </w:p>
        </w:tc>
        <w:tc>
          <w:tcPr>
            <w:tcW w:w="5472" w:type="dxa"/>
            <w:tcBorders>
              <w:top w:val="single" w:sz="1" w:space="0" w:color="000000" w:themeColor="text1"/>
              <w:left w:val="single" w:sz="1" w:space="0" w:color="000000" w:themeColor="text1"/>
              <w:bottom w:val="single" w:sz="1" w:space="0" w:color="000000" w:themeColor="text1"/>
              <w:right w:val="single" w:sz="1" w:space="0" w:color="000000" w:themeColor="text1"/>
            </w:tcBorders>
            <w:tcMar>
              <w:top w:w="60" w:type="dxa"/>
              <w:left w:w="60" w:type="dxa"/>
              <w:bottom w:w="60" w:type="dxa"/>
              <w:right w:w="60" w:type="dxa"/>
            </w:tcMar>
          </w:tcPr>
          <w:p w14:paraId="564AA37E" w14:textId="081742BE" w:rsidR="009A57F3" w:rsidRPr="000D4819" w:rsidRDefault="009A57F3" w:rsidP="00EC454F">
            <w:pPr>
              <w:rPr>
                <w:b/>
                <w:color w:val="000000"/>
              </w:rPr>
            </w:pPr>
            <w:r w:rsidRPr="000D4819">
              <w:rPr>
                <w:b/>
                <w:color w:val="000000"/>
              </w:rPr>
              <w:t>Merit reviewed year</w:t>
            </w:r>
            <w:r w:rsidR="00006BD4">
              <w:rPr>
                <w:b/>
                <w:color w:val="000000"/>
              </w:rPr>
              <w:t>: FY23-24</w:t>
            </w:r>
            <w:r w:rsidRPr="000D4819">
              <w:rPr>
                <w:b/>
                <w:color w:val="000000"/>
              </w:rPr>
              <w:t xml:space="preserve">  </w:t>
            </w:r>
          </w:p>
        </w:tc>
      </w:tr>
    </w:tbl>
    <w:p w14:paraId="25DF45DF" w14:textId="77777777" w:rsidR="009A57F3" w:rsidRDefault="009A57F3"/>
    <w:tbl>
      <w:tblPr>
        <w:tblW w:w="10894" w:type="dxa"/>
        <w:tblLayout w:type="fixed"/>
        <w:tblLook w:val="04A0" w:firstRow="1" w:lastRow="0" w:firstColumn="1" w:lastColumn="0" w:noHBand="0" w:noVBand="1"/>
      </w:tblPr>
      <w:tblGrid>
        <w:gridCol w:w="5447"/>
        <w:gridCol w:w="5447"/>
      </w:tblGrid>
      <w:tr w:rsidR="009A57F3" w14:paraId="60C37DE2" w14:textId="77777777" w:rsidTr="00D234A8">
        <w:trPr>
          <w:trHeight w:val="415"/>
        </w:trPr>
        <w:tc>
          <w:tcPr>
            <w:tcW w:w="10894" w:type="dxa"/>
            <w:gridSpan w:val="2"/>
            <w:tcBorders>
              <w:top w:val="single" w:sz="1" w:space="0" w:color="000000"/>
              <w:left w:val="single" w:sz="1" w:space="0" w:color="000000"/>
              <w:bottom w:val="single" w:sz="1" w:space="0" w:color="000000"/>
              <w:right w:val="single" w:sz="1" w:space="0" w:color="000000"/>
            </w:tcBorders>
            <w:shd w:val="clear" w:color="auto" w:fill="FFFFFF"/>
            <w:tcMar>
              <w:top w:w="60" w:type="dxa"/>
              <w:left w:w="60" w:type="dxa"/>
              <w:bottom w:w="60" w:type="dxa"/>
              <w:right w:w="60" w:type="dxa"/>
            </w:tcMar>
            <w:vAlign w:val="center"/>
          </w:tcPr>
          <w:p w14:paraId="018830C4" w14:textId="77777777" w:rsidR="009A57F3" w:rsidRDefault="009A57F3">
            <w:r>
              <w:rPr>
                <w:b/>
                <w:color w:val="1F497D"/>
              </w:rPr>
              <w:t>Project Ownership and Performers</w:t>
            </w:r>
          </w:p>
        </w:tc>
      </w:tr>
      <w:tr w:rsidR="009A57F3" w14:paraId="0424783D" w14:textId="77777777" w:rsidTr="00D234A8">
        <w:trPr>
          <w:trHeight w:val="415"/>
        </w:trPr>
        <w:tc>
          <w:tcPr>
            <w:tcW w:w="5447" w:type="dxa"/>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p w14:paraId="46C12729" w14:textId="77777777" w:rsidR="009A57F3" w:rsidRDefault="009A57F3" w:rsidP="00787DEC">
            <w:r>
              <w:rPr>
                <w:b/>
                <w:color w:val="000000"/>
              </w:rPr>
              <w:t xml:space="preserve">EERE Project Lead Information </w:t>
            </w:r>
          </w:p>
        </w:tc>
        <w:tc>
          <w:tcPr>
            <w:tcW w:w="5447" w:type="dxa"/>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p w14:paraId="7B082FF3" w14:textId="77777777" w:rsidR="009A57F3" w:rsidRDefault="009A57F3">
            <w:r>
              <w:rPr>
                <w:b/>
                <w:color w:val="000000"/>
              </w:rPr>
              <w:t>Lab Performer Information</w:t>
            </w:r>
          </w:p>
        </w:tc>
      </w:tr>
      <w:tr w:rsidR="009A57F3" w14:paraId="24B542B4" w14:textId="77777777" w:rsidTr="00D234A8">
        <w:trPr>
          <w:trHeight w:val="415"/>
        </w:trPr>
        <w:tc>
          <w:tcPr>
            <w:tcW w:w="5447" w:type="dxa"/>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p w14:paraId="0625727D" w14:textId="77777777" w:rsidR="009A57F3" w:rsidRPr="00691D92" w:rsidRDefault="009A57F3">
            <w:pPr>
              <w:rPr>
                <w:color w:val="404040" w:themeColor="text1" w:themeTint="BF"/>
              </w:rPr>
            </w:pPr>
            <w:r>
              <w:rPr>
                <w:b/>
                <w:color w:val="000000"/>
              </w:rPr>
              <w:t xml:space="preserve">Name: </w:t>
            </w:r>
          </w:p>
        </w:tc>
        <w:tc>
          <w:tcPr>
            <w:tcW w:w="5447" w:type="dxa"/>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p w14:paraId="65A5CCF8" w14:textId="31AC3BC1" w:rsidR="009A57F3" w:rsidRDefault="009A57F3">
            <w:r>
              <w:rPr>
                <w:b/>
                <w:color w:val="000000"/>
              </w:rPr>
              <w:t xml:space="preserve">Name: Paige Jadun </w:t>
            </w:r>
          </w:p>
        </w:tc>
      </w:tr>
      <w:tr w:rsidR="009A57F3" w14:paraId="0EF7F15B" w14:textId="77777777" w:rsidTr="00D234A8">
        <w:trPr>
          <w:trHeight w:val="415"/>
        </w:trPr>
        <w:tc>
          <w:tcPr>
            <w:tcW w:w="5447" w:type="dxa"/>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p w14:paraId="58CCA97D" w14:textId="77777777" w:rsidR="009A57F3" w:rsidRDefault="009A57F3">
            <w:pPr>
              <w:rPr>
                <w:b/>
                <w:color w:val="000000"/>
              </w:rPr>
            </w:pPr>
            <w:r>
              <w:rPr>
                <w:b/>
                <w:color w:val="000000"/>
              </w:rPr>
              <w:t>Email:</w:t>
            </w:r>
          </w:p>
        </w:tc>
        <w:tc>
          <w:tcPr>
            <w:tcW w:w="5447" w:type="dxa"/>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p w14:paraId="3E8EFFCB" w14:textId="03B3E3E1" w:rsidR="009A57F3" w:rsidRDefault="009A57F3">
            <w:pPr>
              <w:rPr>
                <w:b/>
                <w:color w:val="000000"/>
              </w:rPr>
            </w:pPr>
            <w:r>
              <w:rPr>
                <w:b/>
                <w:color w:val="000000"/>
              </w:rPr>
              <w:t xml:space="preserve">Email: </w:t>
            </w:r>
            <w:hyperlink r:id="rId8" w:history="1">
              <w:r w:rsidRPr="00186502">
                <w:rPr>
                  <w:rStyle w:val="Hyperlink"/>
                </w:rPr>
                <w:t>paige.jadun@nrel.gov</w:t>
              </w:r>
            </w:hyperlink>
            <w:r>
              <w:rPr>
                <w:b/>
                <w:color w:val="000000"/>
              </w:rPr>
              <w:t xml:space="preserve"> </w:t>
            </w:r>
          </w:p>
        </w:tc>
      </w:tr>
      <w:tr w:rsidR="009A57F3" w14:paraId="0C3C9E42" w14:textId="77777777" w:rsidTr="00D234A8">
        <w:trPr>
          <w:trHeight w:val="415"/>
        </w:trPr>
        <w:tc>
          <w:tcPr>
            <w:tcW w:w="5447" w:type="dxa"/>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p w14:paraId="58F2E508" w14:textId="77777777" w:rsidR="009A57F3" w:rsidRDefault="009A57F3">
            <w:pPr>
              <w:rPr>
                <w:b/>
                <w:color w:val="000000"/>
              </w:rPr>
            </w:pPr>
            <w:r>
              <w:rPr>
                <w:b/>
                <w:color w:val="000000"/>
              </w:rPr>
              <w:t>Phone:</w:t>
            </w:r>
          </w:p>
        </w:tc>
        <w:tc>
          <w:tcPr>
            <w:tcW w:w="5447" w:type="dxa"/>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p w14:paraId="79494DDA" w14:textId="77777777" w:rsidR="009A57F3" w:rsidRDefault="009A57F3">
            <w:pPr>
              <w:rPr>
                <w:b/>
                <w:color w:val="000000"/>
              </w:rPr>
            </w:pPr>
            <w:r>
              <w:rPr>
                <w:b/>
                <w:color w:val="000000"/>
              </w:rPr>
              <w:t xml:space="preserve">Phone: </w:t>
            </w:r>
          </w:p>
        </w:tc>
      </w:tr>
    </w:tbl>
    <w:p w14:paraId="0C8FF969" w14:textId="77777777" w:rsidR="009A57F3" w:rsidRDefault="009A57F3"/>
    <w:tbl>
      <w:tblPr>
        <w:tblStyle w:val="TableGrid"/>
        <w:tblW w:w="0" w:type="auto"/>
        <w:tblLook w:val="04A0" w:firstRow="1" w:lastRow="0" w:firstColumn="1" w:lastColumn="0" w:noHBand="0" w:noVBand="1"/>
      </w:tblPr>
      <w:tblGrid>
        <w:gridCol w:w="9350"/>
      </w:tblGrid>
      <w:tr w:rsidR="009A57F3" w:rsidRPr="00D234A8" w14:paraId="1BB2DADC" w14:textId="77777777" w:rsidTr="00D234A8">
        <w:trPr>
          <w:trHeight w:val="530"/>
        </w:trPr>
        <w:tc>
          <w:tcPr>
            <w:tcW w:w="10790" w:type="dxa"/>
          </w:tcPr>
          <w:p w14:paraId="0A5FE3CD" w14:textId="77777777" w:rsidR="009A57F3" w:rsidRDefault="009A57F3" w:rsidP="00D234A8">
            <w:pPr>
              <w:pBdr>
                <w:bottom w:val="single" w:sz="1" w:space="1" w:color="DBE5F1"/>
              </w:pBdr>
              <w:spacing w:before="240" w:after="240"/>
              <w:rPr>
                <w:b/>
                <w:color w:val="365F92"/>
                <w:sz w:val="24"/>
              </w:rPr>
            </w:pPr>
            <w:r>
              <w:rPr>
                <w:b/>
                <w:color w:val="365F92"/>
                <w:sz w:val="24"/>
              </w:rPr>
              <w:t>Detailed Project Information</w:t>
            </w:r>
          </w:p>
        </w:tc>
      </w:tr>
      <w:tr w:rsidR="009A57F3" w:rsidRPr="00D234A8" w14:paraId="323567B2" w14:textId="77777777" w:rsidTr="00D234A8">
        <w:trPr>
          <w:trHeight w:val="1340"/>
        </w:trPr>
        <w:tc>
          <w:tcPr>
            <w:tcW w:w="10790" w:type="dxa"/>
          </w:tcPr>
          <w:p w14:paraId="3782E3EB" w14:textId="77777777" w:rsidR="009A57F3" w:rsidRPr="00E60288" w:rsidRDefault="009A57F3" w:rsidP="00D234A8">
            <w:pPr>
              <w:pBdr>
                <w:bottom w:val="single" w:sz="1" w:space="1" w:color="DBE5F1"/>
              </w:pBdr>
              <w:spacing w:before="240" w:after="240"/>
              <w:rPr>
                <w:rStyle w:val="MainBodyStyle"/>
              </w:rPr>
            </w:pPr>
            <w:r>
              <w:rPr>
                <w:b/>
                <w:color w:val="365F92"/>
                <w:sz w:val="24"/>
              </w:rPr>
              <w:t>Project Overview</w:t>
            </w:r>
            <w:r>
              <w:rPr>
                <w:b/>
                <w:color w:val="FF0000"/>
              </w:rPr>
              <w:t>*</w:t>
            </w:r>
          </w:p>
          <w:p w14:paraId="336E787A" w14:textId="77777777" w:rsidR="009A57F3" w:rsidRPr="002D60E7" w:rsidRDefault="009A57F3" w:rsidP="00E224D8">
            <w:pPr>
              <w:rPr>
                <w:rStyle w:val="MainBodyStyle"/>
                <w:i/>
                <w:color w:val="C45911" w:themeColor="accent2" w:themeShade="BF"/>
                <w:sz w:val="20"/>
                <w:szCs w:val="20"/>
              </w:rPr>
            </w:pPr>
            <w:r w:rsidRPr="002D60E7">
              <w:rPr>
                <w:i/>
                <w:color w:val="C45911" w:themeColor="accent2" w:themeShade="BF"/>
              </w:rPr>
              <w:t xml:space="preserve">This should be a complete and comprehensive description of the </w:t>
            </w:r>
            <w:proofErr w:type="gramStart"/>
            <w:r w:rsidRPr="002D60E7">
              <w:rPr>
                <w:i/>
                <w:color w:val="C45911" w:themeColor="accent2" w:themeShade="BF"/>
              </w:rPr>
              <w:t>work</w:t>
            </w:r>
            <w:proofErr w:type="gramEnd"/>
            <w:r w:rsidRPr="002D60E7">
              <w:rPr>
                <w:i/>
                <w:color w:val="C45911" w:themeColor="accent2" w:themeShade="BF"/>
              </w:rPr>
              <w:t xml:space="preserve"> in most cases several pages long. In terms of </w:t>
            </w:r>
            <w:proofErr w:type="gramStart"/>
            <w:r w:rsidRPr="002D60E7">
              <w:rPr>
                <w:i/>
                <w:color w:val="C45911" w:themeColor="accent2" w:themeShade="BF"/>
              </w:rPr>
              <w:t>details</w:t>
            </w:r>
            <w:proofErr w:type="gramEnd"/>
            <w:r w:rsidRPr="002D60E7">
              <w:rPr>
                <w:i/>
                <w:color w:val="C45911" w:themeColor="accent2" w:themeShade="BF"/>
              </w:rPr>
              <w:t xml:space="preserve"> think of it as the beginning of the scope of work. Tasks should be mentioned in this section, but the details of each task will be given below.</w:t>
            </w:r>
          </w:p>
          <w:p w14:paraId="3010AC73" w14:textId="77777777" w:rsidR="009A57F3" w:rsidRPr="00E60288" w:rsidRDefault="009A57F3" w:rsidP="00D234A8">
            <w:pPr>
              <w:rPr>
                <w:rStyle w:val="MainBodyStyle"/>
                <w:i/>
                <w:sz w:val="20"/>
                <w:szCs w:val="20"/>
              </w:rPr>
            </w:pPr>
          </w:p>
          <w:tbl>
            <w:tblPr>
              <w:tblW w:w="10944" w:type="dxa"/>
              <w:tblLook w:val="04A0" w:firstRow="1" w:lastRow="0" w:firstColumn="1" w:lastColumn="0" w:noHBand="0" w:noVBand="1"/>
            </w:tblPr>
            <w:tblGrid>
              <w:gridCol w:w="10944"/>
            </w:tblGrid>
            <w:tr w:rsidR="009A57F3" w:rsidRPr="00EF2E3D" w14:paraId="49A84A13" w14:textId="77777777" w:rsidTr="00D234A8">
              <w:tc>
                <w:tcPr>
                  <w:tcW w:w="10944" w:type="dxa"/>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sdt>
                  <w:sdtPr>
                    <w:rPr>
                      <w:rStyle w:val="MainBodyStyle"/>
                    </w:rPr>
                    <w:id w:val="-805397709"/>
                    <w:placeholder>
                      <w:docPart w:val="C101B7758CD918428DEDEBC69BF66162"/>
                    </w:placeholder>
                  </w:sdtPr>
                  <w:sdtEndPr>
                    <w:rPr>
                      <w:rStyle w:val="DefaultParagraphFont"/>
                      <w:b/>
                      <w:color w:val="auto"/>
                    </w:rPr>
                  </w:sdtEndPr>
                  <w:sdtContent>
                    <w:p w14:paraId="0AB4803D" w14:textId="77777777" w:rsidR="009A57F3" w:rsidRPr="001B5013" w:rsidRDefault="009A57F3" w:rsidP="00D234A8">
                      <w:pPr>
                        <w:rPr>
                          <w:color w:val="262626" w:themeColor="text1" w:themeTint="D9"/>
                        </w:rPr>
                      </w:pPr>
                      <w:r>
                        <w:rPr>
                          <w:rStyle w:val="normaltextrun"/>
                          <w:rFonts w:ascii="Calibri" w:hAnsi="Calibri" w:cs="Calibri"/>
                          <w:color w:val="000000"/>
                          <w:shd w:val="clear" w:color="auto" w:fill="FFFFFF"/>
                        </w:rPr>
                        <w:t>The VTO Analysis Program plans, executes, and communicates technological, societal, economic, and interdisciplinary analyses for VTO, EERE, DOE, and external stakeholders. Programmatic efforts are designed to comprise an integrated strategy combining a strong foundation of data, relevant analytical models, and insightful applied analyses. The tasks included under this AOP project support the analytical modeling objectives of the Analysis Program.</w:t>
                      </w:r>
                      <w:r>
                        <w:rPr>
                          <w:rStyle w:val="eop"/>
                          <w:rFonts w:ascii="Calibri" w:hAnsi="Calibri" w:cs="Calibri"/>
                          <w:color w:val="000000"/>
                          <w:shd w:val="clear" w:color="auto" w:fill="FFFFFF"/>
                        </w:rPr>
                        <w:t> </w:t>
                      </w:r>
                    </w:p>
                  </w:sdtContent>
                </w:sdt>
              </w:tc>
            </w:tr>
          </w:tbl>
          <w:p w14:paraId="582E914B" w14:textId="77777777" w:rsidR="009A57F3" w:rsidRDefault="009A57F3" w:rsidP="00D234A8">
            <w:pPr>
              <w:pBdr>
                <w:bottom w:val="single" w:sz="1" w:space="1" w:color="DBE5F1"/>
              </w:pBdr>
              <w:spacing w:before="240" w:after="240"/>
            </w:pPr>
            <w:r>
              <w:rPr>
                <w:b/>
                <w:color w:val="365F92"/>
                <w:sz w:val="24"/>
              </w:rPr>
              <w:t>Project Objectives</w:t>
            </w:r>
            <w:r>
              <w:rPr>
                <w:b/>
                <w:color w:val="FF0000"/>
              </w:rPr>
              <w:t>*</w:t>
            </w:r>
          </w:p>
          <w:p w14:paraId="0D88D4A6" w14:textId="77777777" w:rsidR="009A57F3" w:rsidRPr="002D60E7" w:rsidRDefault="009A57F3" w:rsidP="00D234A8">
            <w:pPr>
              <w:rPr>
                <w:rStyle w:val="MainBodyStyle"/>
                <w:i/>
                <w:color w:val="C45911" w:themeColor="accent2" w:themeShade="BF"/>
              </w:rPr>
            </w:pPr>
            <w:r w:rsidRPr="002D60E7">
              <w:rPr>
                <w:i/>
                <w:color w:val="C45911" w:themeColor="accent2" w:themeShade="BF"/>
              </w:rPr>
              <w:t xml:space="preserve">This field contains </w:t>
            </w:r>
            <w:proofErr w:type="gramStart"/>
            <w:r w:rsidRPr="002D60E7">
              <w:rPr>
                <w:i/>
                <w:color w:val="C45911" w:themeColor="accent2" w:themeShade="BF"/>
              </w:rPr>
              <w:t>the project</w:t>
            </w:r>
            <w:proofErr w:type="gramEnd"/>
            <w:r w:rsidRPr="002D60E7">
              <w:rPr>
                <w:i/>
                <w:color w:val="C45911" w:themeColor="accent2" w:themeShade="BF"/>
              </w:rPr>
              <w:t xml:space="preserve">-specific goals, objectives, and expected outcomes. </w:t>
            </w:r>
            <w:r w:rsidRPr="002D60E7">
              <w:rPr>
                <w:bCs/>
                <w:i/>
                <w:color w:val="C45911" w:themeColor="accent2" w:themeShade="BF"/>
              </w:rPr>
              <w:t xml:space="preserve">This space should be utilized to explicitly state what the outcomes and RESULTS of the project are – what we are trying to achieve – in most cases </w:t>
            </w:r>
            <w:r>
              <w:rPr>
                <w:bCs/>
                <w:i/>
                <w:color w:val="C45911" w:themeColor="accent2" w:themeShade="BF"/>
              </w:rPr>
              <w:t xml:space="preserve">it should be </w:t>
            </w:r>
            <w:r w:rsidRPr="002D60E7">
              <w:rPr>
                <w:bCs/>
                <w:i/>
                <w:color w:val="C45911" w:themeColor="accent2" w:themeShade="BF"/>
              </w:rPr>
              <w:t>at least a page long.</w:t>
            </w:r>
          </w:p>
          <w:tbl>
            <w:tblPr>
              <w:tblW w:w="10944" w:type="dxa"/>
              <w:tblLook w:val="04A0" w:firstRow="1" w:lastRow="0" w:firstColumn="1" w:lastColumn="0" w:noHBand="0" w:noVBand="1"/>
            </w:tblPr>
            <w:tblGrid>
              <w:gridCol w:w="10944"/>
            </w:tblGrid>
            <w:tr w:rsidR="009A57F3" w:rsidRPr="00EF2E3D" w14:paraId="5C2E29FC" w14:textId="77777777" w:rsidTr="00D234A8">
              <w:tc>
                <w:tcPr>
                  <w:tcW w:w="10944" w:type="dxa"/>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sdt>
                  <w:sdtPr>
                    <w:rPr>
                      <w:rStyle w:val="MainBodyStyle"/>
                    </w:rPr>
                    <w:id w:val="69936359"/>
                    <w:placeholder>
                      <w:docPart w:val="3431D8766D4B1245A0396295A8FB5CD2"/>
                    </w:placeholder>
                  </w:sdtPr>
                  <w:sdtEndPr>
                    <w:rPr>
                      <w:rStyle w:val="DefaultParagraphFont"/>
                      <w:b/>
                      <w:color w:val="auto"/>
                    </w:rPr>
                  </w:sdtEndPr>
                  <w:sdtContent>
                    <w:p w14:paraId="55529515" w14:textId="77777777" w:rsidR="009A57F3" w:rsidRPr="001B5013" w:rsidRDefault="009A57F3" w:rsidP="00D234A8">
                      <w:pPr>
                        <w:rPr>
                          <w:color w:val="262626" w:themeColor="text1" w:themeTint="D9"/>
                        </w:rPr>
                      </w:pPr>
                      <w:r>
                        <w:rPr>
                          <w:rStyle w:val="normaltextrun"/>
                          <w:rFonts w:ascii="Calibri" w:hAnsi="Calibri" w:cs="Calibri"/>
                          <w:color w:val="000000"/>
                          <w:shd w:val="clear" w:color="auto" w:fill="FFFFFF"/>
                        </w:rPr>
                        <w:t>Rapid emerging changes in the transportation and energy landscapes necessitate continuous development of tools to tackle new research questions as they arise. Correspondingly, activities under this AOP project will develop, improve, and apply vehicle technology-related analytical models, such as the Transportation Energy &amp; Mobility Pathway Options (TEMPO) model. The efforts will include capability building and model enhancement, model upkeep, and responding to quick-turnaround strategic requests.</w:t>
                      </w:r>
                      <w:r>
                        <w:rPr>
                          <w:rStyle w:val="eop"/>
                          <w:rFonts w:ascii="Calibri" w:hAnsi="Calibri" w:cs="Calibri"/>
                          <w:color w:val="000000"/>
                          <w:shd w:val="clear" w:color="auto" w:fill="FFFFFF"/>
                        </w:rPr>
                        <w:t> </w:t>
                      </w:r>
                    </w:p>
                  </w:sdtContent>
                </w:sdt>
              </w:tc>
            </w:tr>
          </w:tbl>
          <w:p w14:paraId="720D7CD7" w14:textId="77777777" w:rsidR="009A57F3" w:rsidRDefault="009A57F3" w:rsidP="00D234A8">
            <w:pPr>
              <w:rPr>
                <w:b/>
                <w:color w:val="1F497D"/>
              </w:rPr>
            </w:pPr>
          </w:p>
          <w:p w14:paraId="0A7B2B36" w14:textId="77777777" w:rsidR="009A57F3" w:rsidRPr="00D234A8" w:rsidRDefault="009A57F3" w:rsidP="00D234A8">
            <w:pPr>
              <w:pBdr>
                <w:bottom w:val="single" w:sz="1" w:space="1" w:color="DBE5F1"/>
              </w:pBdr>
              <w:spacing w:before="240" w:after="240"/>
              <w:rPr>
                <w:b/>
                <w:color w:val="365F92"/>
                <w:sz w:val="24"/>
              </w:rPr>
            </w:pPr>
          </w:p>
        </w:tc>
      </w:tr>
    </w:tbl>
    <w:p w14:paraId="45D7F087" w14:textId="77777777" w:rsidR="009A57F3" w:rsidRPr="002C4499" w:rsidRDefault="009A57F3" w:rsidP="002C4499">
      <w:pPr>
        <w:rPr>
          <w:b/>
          <w:bCs/>
          <w:color w:val="FFFFFF" w:themeColor="background1"/>
          <w:sz w:val="32"/>
          <w:szCs w:val="32"/>
        </w:rPr>
      </w:pPr>
    </w:p>
    <w:tbl>
      <w:tblPr>
        <w:tblW w:w="10799" w:type="dxa"/>
        <w:jc w:val="center"/>
        <w:tblLook w:val="04A0" w:firstRow="1" w:lastRow="0" w:firstColumn="1" w:lastColumn="0" w:noHBand="0" w:noVBand="1"/>
      </w:tblPr>
      <w:tblGrid>
        <w:gridCol w:w="10799"/>
      </w:tblGrid>
      <w:tr w:rsidR="009A57F3" w:rsidRPr="00E620FA" w14:paraId="34590795" w14:textId="77777777" w:rsidTr="002C4499">
        <w:trPr>
          <w:tblHeader/>
          <w:jc w:val="center"/>
        </w:trPr>
        <w:tc>
          <w:tcPr>
            <w:tcW w:w="10799" w:type="dxa"/>
            <w:tcBorders>
              <w:top w:val="single" w:sz="1" w:space="0" w:color="000000"/>
              <w:left w:val="single" w:sz="1" w:space="0" w:color="000000"/>
              <w:bottom w:val="single" w:sz="1" w:space="0" w:color="000000"/>
              <w:right w:val="single" w:sz="1" w:space="0" w:color="000000"/>
            </w:tcBorders>
            <w:shd w:val="clear" w:color="auto" w:fill="1F497D"/>
            <w:tcMar>
              <w:top w:w="60" w:type="dxa"/>
              <w:left w:w="60" w:type="dxa"/>
              <w:bottom w:w="60" w:type="dxa"/>
              <w:right w:w="60" w:type="dxa"/>
            </w:tcMar>
            <w:vAlign w:val="center"/>
          </w:tcPr>
          <w:p w14:paraId="08335538" w14:textId="77777777" w:rsidR="009A57F3" w:rsidRPr="002C4499" w:rsidRDefault="009A57F3" w:rsidP="002C4499">
            <w:pPr>
              <w:ind w:left="-60"/>
              <w:jc w:val="center"/>
              <w:rPr>
                <w:b/>
                <w:bCs/>
                <w:color w:val="FFFFFF" w:themeColor="background1"/>
                <w:sz w:val="32"/>
                <w:szCs w:val="32"/>
              </w:rPr>
            </w:pPr>
            <w:bookmarkStart w:id="1" w:name="_Hlk13649264"/>
            <w:r w:rsidRPr="002C4499">
              <w:rPr>
                <w:b/>
                <w:bCs/>
                <w:color w:val="FFFFFF" w:themeColor="background1"/>
                <w:sz w:val="32"/>
                <w:szCs w:val="32"/>
              </w:rPr>
              <w:t>Project Management</w:t>
            </w:r>
          </w:p>
        </w:tc>
      </w:tr>
    </w:tbl>
    <w:bookmarkEnd w:id="1"/>
    <w:p w14:paraId="5684A87C" w14:textId="77777777" w:rsidR="009A57F3" w:rsidRDefault="009A57F3" w:rsidP="002E1F97">
      <w:pPr>
        <w:pBdr>
          <w:bottom w:val="single" w:sz="1" w:space="1" w:color="DBE5F1"/>
        </w:pBdr>
        <w:spacing w:before="240" w:after="240"/>
      </w:pPr>
      <w:r w:rsidRPr="000A02AE">
        <w:rPr>
          <w:b/>
          <w:color w:val="365F92"/>
          <w:sz w:val="24"/>
        </w:rPr>
        <w:t>Multi-Performer Projects</w:t>
      </w:r>
    </w:p>
    <w:p w14:paraId="3A407038" w14:textId="77777777" w:rsidR="009A57F3" w:rsidRDefault="009A57F3" w:rsidP="002E1F97">
      <w:pPr>
        <w:rPr>
          <w:i/>
          <w:color w:val="C45911" w:themeColor="accent2" w:themeShade="BF"/>
          <w:sz w:val="20"/>
          <w:szCs w:val="20"/>
        </w:rPr>
      </w:pPr>
      <w:r w:rsidRPr="00E60288">
        <w:rPr>
          <w:i/>
          <w:color w:val="C45911" w:themeColor="accent2" w:themeShade="BF"/>
          <w:sz w:val="20"/>
          <w:szCs w:val="20"/>
        </w:rPr>
        <w:t xml:space="preserve">When two or more Labs are working in partnership with each other to achieve a common objective/goal, their AOP Projects are considered Multi-Performer Projects. The source for these projects typically </w:t>
      </w:r>
      <w:proofErr w:type="gramStart"/>
      <w:r w:rsidRPr="00E60288">
        <w:rPr>
          <w:i/>
          <w:color w:val="C45911" w:themeColor="accent2" w:themeShade="BF"/>
          <w:sz w:val="20"/>
          <w:szCs w:val="20"/>
        </w:rPr>
        <w:t>come</w:t>
      </w:r>
      <w:proofErr w:type="gramEnd"/>
      <w:r w:rsidRPr="00E60288">
        <w:rPr>
          <w:i/>
          <w:color w:val="C45911" w:themeColor="accent2" w:themeShade="BF"/>
          <w:sz w:val="20"/>
          <w:szCs w:val="20"/>
        </w:rPr>
        <w:t xml:space="preserve"> from Directly Funded AOPs. The Labs share the same AOP Project Title and overall objective. However, the Lab tasks are distinct from each other yet are interdependent. Thus, the performances of these Labs can affect each other (i.e. a delay in a Lab’s project can impact the others) and the overall goal.</w:t>
      </w:r>
    </w:p>
    <w:p w14:paraId="551DDFA5" w14:textId="77777777" w:rsidR="009A57F3" w:rsidRPr="00E84AEE" w:rsidRDefault="009A57F3" w:rsidP="002E1F97">
      <w:pPr>
        <w:rPr>
          <w:b/>
          <w:bCs/>
          <w:i/>
          <w:iCs/>
        </w:rPr>
      </w:pPr>
      <w:r w:rsidRPr="003F043D">
        <w:rPr>
          <w:b/>
          <w:bCs/>
          <w:i/>
          <w:iCs/>
          <w:highlight w:val="lightGray"/>
        </w:rPr>
        <w:t>Add Related Project</w:t>
      </w:r>
    </w:p>
    <w:tbl>
      <w:tblPr>
        <w:tblW w:w="10944" w:type="dxa"/>
        <w:tblLayout w:type="fixed"/>
        <w:tblLook w:val="04A0" w:firstRow="1" w:lastRow="0" w:firstColumn="1" w:lastColumn="0" w:noHBand="0" w:noVBand="1"/>
      </w:tblPr>
      <w:tblGrid>
        <w:gridCol w:w="5472"/>
        <w:gridCol w:w="5472"/>
      </w:tblGrid>
      <w:tr w:rsidR="009A57F3" w:rsidRPr="0070509E" w14:paraId="66BFD341" w14:textId="77777777" w:rsidTr="004B56DC">
        <w:tc>
          <w:tcPr>
            <w:tcW w:w="5472" w:type="dxa"/>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p w14:paraId="7619ABD5" w14:textId="77777777" w:rsidR="009A57F3" w:rsidRPr="00BF4D87" w:rsidRDefault="009A57F3" w:rsidP="004B56DC">
            <w:pPr>
              <w:spacing w:after="0"/>
            </w:pPr>
            <w:r>
              <w:rPr>
                <w:b/>
                <w:color w:val="000000"/>
              </w:rPr>
              <w:lastRenderedPageBreak/>
              <w:t>Office:</w:t>
            </w:r>
            <w:r w:rsidRPr="0019651E">
              <w:rPr>
                <w:color w:val="000000"/>
                <w:sz w:val="20"/>
                <w:szCs w:val="20"/>
              </w:rPr>
              <w:t xml:space="preserve"> </w:t>
            </w:r>
            <w:sdt>
              <w:sdtPr>
                <w:rPr>
                  <w:sz w:val="20"/>
                  <w:szCs w:val="20"/>
                </w:rPr>
                <w:id w:val="1228423339"/>
                <w:placeholder>
                  <w:docPart w:val="4D3413384CBD5447A6CE24DD6234546B"/>
                </w:placeholder>
                <w:showingPlcHdr/>
                <w:dropDownList>
                  <w:listItem w:value="Choose an item."/>
                  <w:listItem w:displayText="EE-3B Bioenergy Technologies Office" w:value="EE-3B Bioenergy Technologies Office"/>
                  <w:listItem w:displayText="EE-3F Fuel Cell Technologies Office" w:value="EE-3F Fuel Cell Technologies Office"/>
                  <w:listItem w:displayText="EE-3V Vehicle Technologies Office" w:value="EE-3V Vehicle Technologies Office"/>
                  <w:listItem w:displayText="EE-4G Geothermal Technologies Office" w:value="EE-4G Geothermal Technologies Office"/>
                  <w:listItem w:displayText="EE-4S Solar Energy Technologies Office" w:value="EE-4S Solar Energy Technologies Office"/>
                  <w:listItem w:displayText="EE-4W Water Power Technologies Office" w:value="EE-4W Water Power Technologies Office"/>
                  <w:listItem w:displayText="EE-4W Wind Energy Technologies Office" w:value="EE-4W Wind Energy Technologies Office"/>
                  <w:listItem w:displayText="EE-5A Advanced Manufacturing Office" w:value="EE-5A Advanced Manufacturing Office"/>
                  <w:listItem w:displayText="EE-5B Building Technologies Office" w:value="EE-5B Building Technologies Office"/>
                  <w:listItem w:displayText="EE-5F Federal Energy Management Program Office" w:value="EE-5F Federal Energy Management Program Office"/>
                  <w:listItem w:displayText="EE-5S Sustainability Performance Office" w:value="EE-5S Sustainability Performance Office"/>
                  <w:listItem w:displayText="EE-5W Weatherization and Intergovernmental Programs Office" w:value="EE-5W Weatherization and Intergovernmental Programs Office"/>
                  <w:listItem w:displayText="EE-61 Office of Strategic Programs" w:value="EE-61 Office of Strategic Programs"/>
                  <w:listItem w:displayText="National Lab Oversite Office" w:value="National Lab Oversite Office"/>
                </w:dropDownList>
              </w:sdtPr>
              <w:sdtContent>
                <w:r w:rsidRPr="00502F48">
                  <w:rPr>
                    <w:rStyle w:val="PlaceholderText"/>
                  </w:rPr>
                  <w:t>Choose an item.</w:t>
                </w:r>
              </w:sdtContent>
            </w:sdt>
          </w:p>
        </w:tc>
        <w:tc>
          <w:tcPr>
            <w:tcW w:w="5472" w:type="dxa"/>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p w14:paraId="51E203FD" w14:textId="77777777" w:rsidR="009A57F3" w:rsidRPr="00502F48" w:rsidRDefault="009A57F3" w:rsidP="004B56DC">
            <w:r>
              <w:rPr>
                <w:b/>
                <w:color w:val="000000"/>
              </w:rPr>
              <w:t>Lab:</w:t>
            </w:r>
            <w:r w:rsidRPr="00502F48">
              <w:rPr>
                <w:color w:val="000000"/>
                <w:sz w:val="20"/>
                <w:szCs w:val="20"/>
              </w:rPr>
              <w:t xml:space="preserve"> </w:t>
            </w:r>
            <w:sdt>
              <w:sdtPr>
                <w:rPr>
                  <w:sz w:val="20"/>
                  <w:szCs w:val="20"/>
                </w:rPr>
                <w:id w:val="770522165"/>
                <w:placeholder>
                  <w:docPart w:val="059216E668D93B429C4A2DCE8E591BA5"/>
                </w:placeholder>
                <w:showingPlcHdr/>
                <w:dropDownList>
                  <w:listItem w:value="Choose an item."/>
                  <w:listItem w:displayText="AMES" w:value="AMES"/>
                  <w:listItem w:displayText="ANL" w:value="ANL"/>
                  <w:listItem w:displayText="BNL" w:value="BNL"/>
                  <w:listItem w:displayText="CNS" w:value="CNS"/>
                  <w:listItem w:displayText="FERMI" w:value="FERMI"/>
                  <w:listItem w:displayText="INL" w:value="INL"/>
                  <w:listItem w:displayText="JPL" w:value="JPL"/>
                  <w:listItem w:displayText="LBNL" w:value="LBNL"/>
                  <w:listItem w:displayText="LLNL" w:value="LLNL"/>
                  <w:listItem w:displayText="LANL" w:value="LANL"/>
                  <w:listItem w:displayText="NETL" w:value="NETL"/>
                  <w:listItem w:displayText="NREL" w:value="NREL"/>
                  <w:listItem w:displayText="NREL-SIG" w:value="NREL-SIG"/>
                  <w:listItem w:displayText="ORISE" w:value="ORISE"/>
                  <w:listItem w:displayText="ORNL" w:value="ORNL"/>
                  <w:listItem w:displayText="PNNL" w:value="PNNL"/>
                  <w:listItem w:displayText="SLAC" w:value="SLAC"/>
                  <w:listItem w:displayText="SNL" w:value="SNL"/>
                  <w:listItem w:displayText="SRNL" w:value="SRNL"/>
                  <w:listItem w:displayText="WHQ" w:value="WHQ"/>
                </w:dropDownList>
              </w:sdtPr>
              <w:sdtContent>
                <w:r w:rsidRPr="00502F48">
                  <w:rPr>
                    <w:rStyle w:val="PlaceholderText"/>
                  </w:rPr>
                  <w:t>Choose an item.</w:t>
                </w:r>
              </w:sdtContent>
            </w:sdt>
          </w:p>
        </w:tc>
      </w:tr>
      <w:tr w:rsidR="009A57F3" w:rsidRPr="000D4819" w14:paraId="3D432D13" w14:textId="77777777" w:rsidTr="004B56DC">
        <w:tc>
          <w:tcPr>
            <w:tcW w:w="5472" w:type="dxa"/>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p w14:paraId="6818565A" w14:textId="77777777" w:rsidR="009A57F3" w:rsidRPr="000D4819" w:rsidRDefault="009A57F3" w:rsidP="004B56DC">
            <w:pPr>
              <w:spacing w:after="0"/>
              <w:rPr>
                <w:b/>
                <w:color w:val="000000"/>
              </w:rPr>
            </w:pPr>
            <w:r w:rsidRPr="000D4819">
              <w:rPr>
                <w:b/>
                <w:color w:val="000000"/>
              </w:rPr>
              <w:t xml:space="preserve">Activity: </w:t>
            </w:r>
            <w:r w:rsidRPr="000D4819">
              <w:rPr>
                <w:b/>
                <w:color w:val="FF0000"/>
              </w:rPr>
              <w:t>*</w:t>
            </w:r>
            <w:r w:rsidRPr="000D4819">
              <w:rPr>
                <w:i/>
                <w:color w:val="C45911" w:themeColor="accent2" w:themeShade="BF"/>
                <w:sz w:val="20"/>
                <w:szCs w:val="20"/>
              </w:rPr>
              <w:t>Auto-Filled in EERE SharePoint</w:t>
            </w:r>
          </w:p>
        </w:tc>
        <w:tc>
          <w:tcPr>
            <w:tcW w:w="5472" w:type="dxa"/>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p w14:paraId="08B5B090" w14:textId="77777777" w:rsidR="009A57F3" w:rsidRPr="000D4819" w:rsidRDefault="009A57F3" w:rsidP="004B56DC">
            <w:pPr>
              <w:rPr>
                <w:b/>
                <w:color w:val="000000"/>
              </w:rPr>
            </w:pPr>
            <w:r w:rsidRPr="000D4819">
              <w:rPr>
                <w:b/>
                <w:color w:val="000000"/>
              </w:rPr>
              <w:t xml:space="preserve">Sub Activity: </w:t>
            </w:r>
            <w:r w:rsidRPr="000D4819">
              <w:rPr>
                <w:b/>
                <w:color w:val="FF0000"/>
              </w:rPr>
              <w:t>*</w:t>
            </w:r>
            <w:r w:rsidRPr="000D4819">
              <w:rPr>
                <w:i/>
                <w:color w:val="C45911" w:themeColor="accent2" w:themeShade="BF"/>
                <w:sz w:val="20"/>
                <w:szCs w:val="20"/>
              </w:rPr>
              <w:t>Auto-Filled in EERE SharePoint</w:t>
            </w:r>
          </w:p>
        </w:tc>
      </w:tr>
      <w:tr w:rsidR="009A57F3" w:rsidRPr="000D4819" w14:paraId="082C561D" w14:textId="77777777" w:rsidTr="004B56DC">
        <w:tc>
          <w:tcPr>
            <w:tcW w:w="10944" w:type="dxa"/>
            <w:gridSpan w:val="2"/>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p w14:paraId="5525048C" w14:textId="77777777" w:rsidR="009A57F3" w:rsidRPr="000D4819" w:rsidRDefault="009A57F3" w:rsidP="004B56DC">
            <w:pPr>
              <w:rPr>
                <w:color w:val="262626" w:themeColor="text1" w:themeTint="D9"/>
              </w:rPr>
            </w:pPr>
            <w:r w:rsidRPr="000D4819">
              <w:rPr>
                <w:b/>
                <w:color w:val="000000"/>
              </w:rPr>
              <w:t xml:space="preserve">Project Title </w:t>
            </w:r>
            <w:r w:rsidRPr="000D4819">
              <w:rPr>
                <w:i/>
                <w:color w:val="000000"/>
                <w:sz w:val="20"/>
                <w:szCs w:val="20"/>
              </w:rPr>
              <w:t>(Can search for words found in title)</w:t>
            </w:r>
            <w:r w:rsidRPr="000D4819">
              <w:rPr>
                <w:b/>
                <w:color w:val="000000"/>
              </w:rPr>
              <w:t>:</w:t>
            </w:r>
            <w:r w:rsidRPr="000D4819">
              <w:rPr>
                <w:color w:val="000000"/>
                <w:sz w:val="20"/>
                <w:szCs w:val="20"/>
              </w:rPr>
              <w:t xml:space="preserve"> </w:t>
            </w:r>
            <w:sdt>
              <w:sdtPr>
                <w:rPr>
                  <w:rStyle w:val="MainBodyStyle"/>
                  <w:sz w:val="20"/>
                  <w:szCs w:val="20"/>
                </w:rPr>
                <w:id w:val="297036380"/>
                <w:placeholder>
                  <w:docPart w:val="4C1C11D1FD801F4080F87273AAC2E08B"/>
                </w:placeholder>
                <w:showingPlcHdr/>
              </w:sdtPr>
              <w:sdtEndPr>
                <w:rPr>
                  <w:rStyle w:val="DefaultParagraphFont"/>
                  <w:b/>
                  <w:color w:val="auto"/>
                </w:rPr>
              </w:sdtEndPr>
              <w:sdtContent>
                <w:r w:rsidRPr="000D4819">
                  <w:rPr>
                    <w:rStyle w:val="PlaceholderText"/>
                  </w:rPr>
                  <w:t>Click here to enter text.</w:t>
                </w:r>
              </w:sdtContent>
            </w:sdt>
          </w:p>
        </w:tc>
      </w:tr>
      <w:tr w:rsidR="009A57F3" w:rsidRPr="000D4819" w14:paraId="4A0ED2D8" w14:textId="77777777" w:rsidTr="004B56DC">
        <w:trPr>
          <w:trHeight w:val="82"/>
        </w:trPr>
        <w:tc>
          <w:tcPr>
            <w:tcW w:w="10944" w:type="dxa"/>
            <w:gridSpan w:val="2"/>
            <w:tcBorders>
              <w:top w:val="single" w:sz="1" w:space="0" w:color="000000"/>
              <w:left w:val="single" w:sz="1" w:space="0" w:color="000000"/>
              <w:bottom w:val="single" w:sz="1" w:space="0" w:color="000000"/>
              <w:right w:val="single" w:sz="1" w:space="0" w:color="000000"/>
            </w:tcBorders>
            <w:shd w:val="clear" w:color="auto" w:fill="D9D9D9" w:themeFill="background1" w:themeFillShade="D9"/>
            <w:tcMar>
              <w:top w:w="60" w:type="dxa"/>
              <w:left w:w="60" w:type="dxa"/>
              <w:bottom w:w="60" w:type="dxa"/>
              <w:right w:w="60" w:type="dxa"/>
            </w:tcMar>
            <w:vAlign w:val="center"/>
          </w:tcPr>
          <w:p w14:paraId="27F0558D" w14:textId="77777777" w:rsidR="009A57F3" w:rsidRPr="000D4819" w:rsidRDefault="009A57F3" w:rsidP="004B56DC">
            <w:pPr>
              <w:spacing w:after="0"/>
              <w:rPr>
                <w:b/>
                <w:color w:val="000000"/>
                <w:sz w:val="10"/>
                <w:szCs w:val="10"/>
              </w:rPr>
            </w:pPr>
          </w:p>
        </w:tc>
      </w:tr>
      <w:tr w:rsidR="009A57F3" w:rsidRPr="000D4819" w14:paraId="6FE97EF8" w14:textId="77777777" w:rsidTr="004B56DC">
        <w:tc>
          <w:tcPr>
            <w:tcW w:w="5472" w:type="dxa"/>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p w14:paraId="35BB9364" w14:textId="77777777" w:rsidR="009A57F3" w:rsidRPr="000D4819" w:rsidRDefault="009A57F3" w:rsidP="004B56DC">
            <w:pPr>
              <w:spacing w:after="0"/>
            </w:pPr>
            <w:r w:rsidRPr="000D4819">
              <w:rPr>
                <w:b/>
                <w:color w:val="000000"/>
              </w:rPr>
              <w:t>Office:</w:t>
            </w:r>
            <w:r w:rsidRPr="000D4819">
              <w:rPr>
                <w:color w:val="000000"/>
                <w:sz w:val="20"/>
                <w:szCs w:val="20"/>
              </w:rPr>
              <w:t xml:space="preserve"> </w:t>
            </w:r>
            <w:sdt>
              <w:sdtPr>
                <w:rPr>
                  <w:sz w:val="20"/>
                  <w:szCs w:val="20"/>
                </w:rPr>
                <w:id w:val="-1575577774"/>
                <w:placeholder>
                  <w:docPart w:val="038EBDF694C5D54AA7BEEBBB4D604763"/>
                </w:placeholder>
                <w:showingPlcHdr/>
                <w:dropDownList>
                  <w:listItem w:value="Choose an item."/>
                  <w:listItem w:displayText="EE-3B Bioenergy Technologies Office" w:value="EE-3B Bioenergy Technologies Office"/>
                  <w:listItem w:displayText="EE-3F Fuel Cell Technologies Office" w:value="EE-3F Fuel Cell Technologies Office"/>
                  <w:listItem w:displayText="EE-3V Vehicle Technologies Office" w:value="EE-3V Vehicle Technologies Office"/>
                  <w:listItem w:displayText="EE-4G Geothermal Technologies Office" w:value="EE-4G Geothermal Technologies Office"/>
                  <w:listItem w:displayText="EE-4S Solar Energy Technologies Office" w:value="EE-4S Solar Energy Technologies Office"/>
                  <w:listItem w:displayText="EE-4W Water Power Technologies Office" w:value="EE-4W Water Power Technologies Office"/>
                  <w:listItem w:displayText="EE-4W Wind Energy Technologies Office" w:value="EE-4W Wind Energy Technologies Office"/>
                  <w:listItem w:displayText="EE-5A Advanced Manufacturing Office" w:value="EE-5A Advanced Manufacturing Office"/>
                  <w:listItem w:displayText="EE-5B Building Technologies Office" w:value="EE-5B Building Technologies Office"/>
                  <w:listItem w:displayText="EE-5F Federal Energy Management Program Office" w:value="EE-5F Federal Energy Management Program Office"/>
                  <w:listItem w:displayText="EE-5S Sustainability Performance Office" w:value="EE-5S Sustainability Performance Office"/>
                  <w:listItem w:displayText="EE-5W Weatherization and Intergovernmental Programs Office" w:value="EE-5W Weatherization and Intergovernmental Programs Office"/>
                  <w:listItem w:displayText="EE-61 Office of Strategic Programs" w:value="EE-61 Office of Strategic Programs"/>
                  <w:listItem w:displayText="National Lab Oversite Office" w:value="National Lab Oversite Office"/>
                </w:dropDownList>
              </w:sdtPr>
              <w:sdtContent>
                <w:r w:rsidRPr="000D4819">
                  <w:rPr>
                    <w:rStyle w:val="PlaceholderText"/>
                  </w:rPr>
                  <w:t>Choose an item.</w:t>
                </w:r>
              </w:sdtContent>
            </w:sdt>
          </w:p>
        </w:tc>
        <w:tc>
          <w:tcPr>
            <w:tcW w:w="5472" w:type="dxa"/>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p w14:paraId="781244E2" w14:textId="77777777" w:rsidR="009A57F3" w:rsidRPr="000D4819" w:rsidRDefault="009A57F3" w:rsidP="004B56DC">
            <w:r w:rsidRPr="000D4819">
              <w:rPr>
                <w:b/>
                <w:color w:val="000000"/>
              </w:rPr>
              <w:t>Lab:</w:t>
            </w:r>
            <w:r w:rsidRPr="000D4819">
              <w:rPr>
                <w:color w:val="000000"/>
                <w:sz w:val="20"/>
                <w:szCs w:val="20"/>
              </w:rPr>
              <w:t xml:space="preserve"> </w:t>
            </w:r>
            <w:sdt>
              <w:sdtPr>
                <w:rPr>
                  <w:sz w:val="20"/>
                  <w:szCs w:val="20"/>
                </w:rPr>
                <w:id w:val="-2133619342"/>
                <w:placeholder>
                  <w:docPart w:val="6755EFF4E888A44AB29C3DC8F2AF339C"/>
                </w:placeholder>
                <w:showingPlcHdr/>
                <w:dropDownList>
                  <w:listItem w:value="Choose an item."/>
                  <w:listItem w:displayText="AMES" w:value="AMES"/>
                  <w:listItem w:displayText="ANL" w:value="ANL"/>
                  <w:listItem w:displayText="BNL" w:value="BNL"/>
                  <w:listItem w:displayText="CNS" w:value="CNS"/>
                  <w:listItem w:displayText="FERMI" w:value="FERMI"/>
                  <w:listItem w:displayText="INL" w:value="INL"/>
                  <w:listItem w:displayText="JPL" w:value="JPL"/>
                  <w:listItem w:displayText="LBNL" w:value="LBNL"/>
                  <w:listItem w:displayText="LLNL" w:value="LLNL"/>
                  <w:listItem w:displayText="LANL" w:value="LANL"/>
                  <w:listItem w:displayText="NETL" w:value="NETL"/>
                  <w:listItem w:displayText="NREL" w:value="NREL"/>
                  <w:listItem w:displayText="NREL-SIG" w:value="NREL-SIG"/>
                  <w:listItem w:displayText="ORISE" w:value="ORISE"/>
                  <w:listItem w:displayText="ORNL" w:value="ORNL"/>
                  <w:listItem w:displayText="PNNL" w:value="PNNL"/>
                  <w:listItem w:displayText="SLAC" w:value="SLAC"/>
                  <w:listItem w:displayText="SNL" w:value="SNL"/>
                  <w:listItem w:displayText="SRNL" w:value="SRNL"/>
                  <w:listItem w:displayText="WHQ" w:value="WHQ"/>
                </w:dropDownList>
              </w:sdtPr>
              <w:sdtContent>
                <w:r w:rsidRPr="000D4819">
                  <w:rPr>
                    <w:rStyle w:val="PlaceholderText"/>
                  </w:rPr>
                  <w:t>Choose an item.</w:t>
                </w:r>
              </w:sdtContent>
            </w:sdt>
          </w:p>
        </w:tc>
      </w:tr>
      <w:tr w:rsidR="009A57F3" w:rsidRPr="000D4819" w14:paraId="307A2A46" w14:textId="77777777" w:rsidTr="004B56DC">
        <w:tc>
          <w:tcPr>
            <w:tcW w:w="10944" w:type="dxa"/>
            <w:gridSpan w:val="2"/>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p w14:paraId="6BB8ED72" w14:textId="77777777" w:rsidR="009A57F3" w:rsidRPr="000D4819" w:rsidRDefault="009A57F3" w:rsidP="004B56DC">
            <w:pPr>
              <w:rPr>
                <w:color w:val="262626" w:themeColor="text1" w:themeTint="D9"/>
              </w:rPr>
            </w:pPr>
            <w:r w:rsidRPr="000D4819">
              <w:rPr>
                <w:b/>
                <w:color w:val="000000"/>
              </w:rPr>
              <w:t xml:space="preserve">Project Title </w:t>
            </w:r>
            <w:r w:rsidRPr="000D4819">
              <w:rPr>
                <w:i/>
                <w:color w:val="000000"/>
                <w:sz w:val="20"/>
                <w:szCs w:val="20"/>
              </w:rPr>
              <w:t>(Can search for words found in title)</w:t>
            </w:r>
            <w:r w:rsidRPr="000D4819">
              <w:rPr>
                <w:b/>
                <w:color w:val="000000"/>
              </w:rPr>
              <w:t>:</w:t>
            </w:r>
            <w:r w:rsidRPr="000D4819">
              <w:rPr>
                <w:color w:val="000000"/>
                <w:sz w:val="20"/>
                <w:szCs w:val="20"/>
              </w:rPr>
              <w:t xml:space="preserve"> </w:t>
            </w:r>
            <w:sdt>
              <w:sdtPr>
                <w:rPr>
                  <w:rStyle w:val="MainBodyStyle"/>
                  <w:sz w:val="20"/>
                  <w:szCs w:val="20"/>
                </w:rPr>
                <w:id w:val="-1245096707"/>
                <w:placeholder>
                  <w:docPart w:val="9D9119AF8F58D14DAE3F083166CBDD79"/>
                </w:placeholder>
                <w:showingPlcHdr/>
              </w:sdtPr>
              <w:sdtEndPr>
                <w:rPr>
                  <w:rStyle w:val="DefaultParagraphFont"/>
                  <w:b/>
                  <w:color w:val="auto"/>
                </w:rPr>
              </w:sdtEndPr>
              <w:sdtContent>
                <w:r w:rsidRPr="000D4819">
                  <w:rPr>
                    <w:rStyle w:val="PlaceholderText"/>
                  </w:rPr>
                  <w:t>Click here to enter text.</w:t>
                </w:r>
              </w:sdtContent>
            </w:sdt>
          </w:p>
        </w:tc>
      </w:tr>
      <w:tr w:rsidR="009A57F3" w:rsidRPr="000D4819" w14:paraId="7C1EAF23" w14:textId="77777777" w:rsidTr="004B56DC">
        <w:tc>
          <w:tcPr>
            <w:tcW w:w="10944" w:type="dxa"/>
            <w:gridSpan w:val="2"/>
            <w:tcBorders>
              <w:top w:val="single" w:sz="1" w:space="0" w:color="000000"/>
              <w:left w:val="single" w:sz="1" w:space="0" w:color="000000"/>
              <w:bottom w:val="single" w:sz="1" w:space="0" w:color="000000"/>
              <w:right w:val="single" w:sz="1" w:space="0" w:color="000000"/>
            </w:tcBorders>
            <w:shd w:val="clear" w:color="auto" w:fill="D9D9D9" w:themeFill="background1" w:themeFillShade="D9"/>
            <w:tcMar>
              <w:top w:w="60" w:type="dxa"/>
              <w:left w:w="60" w:type="dxa"/>
              <w:bottom w:w="60" w:type="dxa"/>
              <w:right w:w="60" w:type="dxa"/>
            </w:tcMar>
          </w:tcPr>
          <w:p w14:paraId="59B47CA5" w14:textId="77777777" w:rsidR="009A57F3" w:rsidRPr="000D4819" w:rsidRDefault="009A57F3" w:rsidP="004B56DC">
            <w:pPr>
              <w:spacing w:after="0"/>
              <w:rPr>
                <w:b/>
                <w:color w:val="000000"/>
                <w:sz w:val="10"/>
                <w:szCs w:val="10"/>
              </w:rPr>
            </w:pPr>
          </w:p>
        </w:tc>
      </w:tr>
      <w:tr w:rsidR="009A57F3" w:rsidRPr="000D4819" w14:paraId="6591B3F1" w14:textId="77777777" w:rsidTr="004B56DC">
        <w:tc>
          <w:tcPr>
            <w:tcW w:w="5472" w:type="dxa"/>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p w14:paraId="4031D2D1" w14:textId="77777777" w:rsidR="009A57F3" w:rsidRPr="000D4819" w:rsidRDefault="009A57F3" w:rsidP="004B56DC">
            <w:pPr>
              <w:spacing w:after="0"/>
            </w:pPr>
            <w:r w:rsidRPr="000D4819">
              <w:rPr>
                <w:b/>
                <w:color w:val="000000"/>
              </w:rPr>
              <w:t>Office:</w:t>
            </w:r>
            <w:r w:rsidRPr="000D4819">
              <w:rPr>
                <w:color w:val="000000"/>
                <w:sz w:val="20"/>
                <w:szCs w:val="20"/>
              </w:rPr>
              <w:t xml:space="preserve"> </w:t>
            </w:r>
            <w:sdt>
              <w:sdtPr>
                <w:rPr>
                  <w:sz w:val="20"/>
                  <w:szCs w:val="20"/>
                </w:rPr>
                <w:id w:val="799341980"/>
                <w:placeholder>
                  <w:docPart w:val="DF8B6D894CB3DD42B5ED2E8FE6E372A5"/>
                </w:placeholder>
                <w:showingPlcHdr/>
                <w:dropDownList>
                  <w:listItem w:value="Choose an item."/>
                  <w:listItem w:displayText="EE-3B Bioenergy Technologies Office" w:value="EE-3B Bioenergy Technologies Office"/>
                  <w:listItem w:displayText="EE-3F Fuel Cell Technologies Office" w:value="EE-3F Fuel Cell Technologies Office"/>
                  <w:listItem w:displayText="EE-3V Vehicle Technologies Office" w:value="EE-3V Vehicle Technologies Office"/>
                  <w:listItem w:displayText="EE-4G Geothermal Technologies Office" w:value="EE-4G Geothermal Technologies Office"/>
                  <w:listItem w:displayText="EE-4S Solar Energy Technologies Office" w:value="EE-4S Solar Energy Technologies Office"/>
                  <w:listItem w:displayText="EE-4W Water Power Technologies Office" w:value="EE-4W Water Power Technologies Office"/>
                  <w:listItem w:displayText="EE-4W Wind Energy Technologies Office" w:value="EE-4W Wind Energy Technologies Office"/>
                  <w:listItem w:displayText="EE-5A Advanced Manufacturing Office" w:value="EE-5A Advanced Manufacturing Office"/>
                  <w:listItem w:displayText="EE-5B Building Technologies Office" w:value="EE-5B Building Technologies Office"/>
                  <w:listItem w:displayText="EE-5F Federal Energy Management Program Office" w:value="EE-5F Federal Energy Management Program Office"/>
                  <w:listItem w:displayText="EE-5S Sustainability Performance Office" w:value="EE-5S Sustainability Performance Office"/>
                  <w:listItem w:displayText="EE-5W Weatherization and Intergovernmental Programs Office" w:value="EE-5W Weatherization and Intergovernmental Programs Office"/>
                  <w:listItem w:displayText="EE-61 Office of Strategic Programs" w:value="EE-61 Office of Strategic Programs"/>
                  <w:listItem w:displayText="National Lab Oversite Office" w:value="National Lab Oversite Office"/>
                </w:dropDownList>
              </w:sdtPr>
              <w:sdtContent>
                <w:r w:rsidRPr="000D4819">
                  <w:rPr>
                    <w:rStyle w:val="PlaceholderText"/>
                  </w:rPr>
                  <w:t>Choose an item.</w:t>
                </w:r>
              </w:sdtContent>
            </w:sdt>
          </w:p>
        </w:tc>
        <w:tc>
          <w:tcPr>
            <w:tcW w:w="5472" w:type="dxa"/>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p w14:paraId="52717491" w14:textId="77777777" w:rsidR="009A57F3" w:rsidRPr="000D4819" w:rsidRDefault="009A57F3" w:rsidP="004B56DC">
            <w:r w:rsidRPr="000D4819">
              <w:rPr>
                <w:b/>
                <w:color w:val="000000"/>
              </w:rPr>
              <w:t>Lab:</w:t>
            </w:r>
            <w:r w:rsidRPr="000D4819">
              <w:rPr>
                <w:color w:val="000000"/>
                <w:sz w:val="20"/>
                <w:szCs w:val="20"/>
              </w:rPr>
              <w:t xml:space="preserve"> </w:t>
            </w:r>
            <w:sdt>
              <w:sdtPr>
                <w:rPr>
                  <w:sz w:val="20"/>
                  <w:szCs w:val="20"/>
                </w:rPr>
                <w:id w:val="-999505725"/>
                <w:placeholder>
                  <w:docPart w:val="C8E577FED1A5A44C8035A446BB246E25"/>
                </w:placeholder>
                <w:showingPlcHdr/>
                <w:dropDownList>
                  <w:listItem w:value="Choose an item."/>
                  <w:listItem w:displayText="AMES" w:value="AMES"/>
                  <w:listItem w:displayText="ANL" w:value="ANL"/>
                  <w:listItem w:displayText="BNL" w:value="BNL"/>
                  <w:listItem w:displayText="CNS" w:value="CNS"/>
                  <w:listItem w:displayText="FERMI" w:value="FERMI"/>
                  <w:listItem w:displayText="INL" w:value="INL"/>
                  <w:listItem w:displayText="JPL" w:value="JPL"/>
                  <w:listItem w:displayText="LBNL" w:value="LBNL"/>
                  <w:listItem w:displayText="LLNL" w:value="LLNL"/>
                  <w:listItem w:displayText="LANL" w:value="LANL"/>
                  <w:listItem w:displayText="NETL" w:value="NETL"/>
                  <w:listItem w:displayText="NREL" w:value="NREL"/>
                  <w:listItem w:displayText="NREL-SIG" w:value="NREL-SIG"/>
                  <w:listItem w:displayText="ORISE" w:value="ORISE"/>
                  <w:listItem w:displayText="ORNL" w:value="ORNL"/>
                  <w:listItem w:displayText="PNNL" w:value="PNNL"/>
                  <w:listItem w:displayText="SLAC" w:value="SLAC"/>
                  <w:listItem w:displayText="SNL" w:value="SNL"/>
                  <w:listItem w:displayText="SRNL" w:value="SRNL"/>
                  <w:listItem w:displayText="WHQ" w:value="WHQ"/>
                </w:dropDownList>
              </w:sdtPr>
              <w:sdtContent>
                <w:r w:rsidRPr="000D4819">
                  <w:rPr>
                    <w:rStyle w:val="PlaceholderText"/>
                  </w:rPr>
                  <w:t>Choose an item.</w:t>
                </w:r>
              </w:sdtContent>
            </w:sdt>
          </w:p>
        </w:tc>
      </w:tr>
      <w:tr w:rsidR="009A57F3" w:rsidRPr="000D4819" w14:paraId="222CA530" w14:textId="77777777" w:rsidTr="004B56DC">
        <w:tc>
          <w:tcPr>
            <w:tcW w:w="10944" w:type="dxa"/>
            <w:gridSpan w:val="2"/>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p w14:paraId="21B11984" w14:textId="77777777" w:rsidR="009A57F3" w:rsidRPr="000D4819" w:rsidRDefault="009A57F3" w:rsidP="004B56DC">
            <w:pPr>
              <w:rPr>
                <w:color w:val="262626" w:themeColor="text1" w:themeTint="D9"/>
              </w:rPr>
            </w:pPr>
            <w:r w:rsidRPr="000D4819">
              <w:rPr>
                <w:b/>
                <w:color w:val="000000"/>
              </w:rPr>
              <w:t xml:space="preserve">Project Title </w:t>
            </w:r>
            <w:r w:rsidRPr="000D4819">
              <w:rPr>
                <w:i/>
                <w:color w:val="000000"/>
                <w:sz w:val="20"/>
                <w:szCs w:val="20"/>
              </w:rPr>
              <w:t>(Can search for words found in title)</w:t>
            </w:r>
            <w:r w:rsidRPr="000D4819">
              <w:rPr>
                <w:b/>
                <w:color w:val="000000"/>
              </w:rPr>
              <w:t>:</w:t>
            </w:r>
            <w:r w:rsidRPr="000D4819">
              <w:rPr>
                <w:color w:val="000000"/>
                <w:sz w:val="20"/>
                <w:szCs w:val="20"/>
              </w:rPr>
              <w:t xml:space="preserve"> </w:t>
            </w:r>
            <w:sdt>
              <w:sdtPr>
                <w:rPr>
                  <w:rStyle w:val="MainBodyStyle"/>
                  <w:sz w:val="20"/>
                  <w:szCs w:val="20"/>
                </w:rPr>
                <w:id w:val="1872190874"/>
                <w:placeholder>
                  <w:docPart w:val="799603E836803541BC2210754AA8340C"/>
                </w:placeholder>
                <w:showingPlcHdr/>
              </w:sdtPr>
              <w:sdtEndPr>
                <w:rPr>
                  <w:rStyle w:val="DefaultParagraphFont"/>
                  <w:b/>
                  <w:color w:val="auto"/>
                </w:rPr>
              </w:sdtEndPr>
              <w:sdtContent>
                <w:r w:rsidRPr="000D4819">
                  <w:rPr>
                    <w:rStyle w:val="PlaceholderText"/>
                  </w:rPr>
                  <w:t>Click here to enter text.</w:t>
                </w:r>
              </w:sdtContent>
            </w:sdt>
          </w:p>
        </w:tc>
      </w:tr>
    </w:tbl>
    <w:p w14:paraId="25C9D9D0" w14:textId="77777777" w:rsidR="009A57F3" w:rsidRPr="00D1131F" w:rsidRDefault="009A57F3" w:rsidP="002C4499">
      <w:pPr>
        <w:rPr>
          <w:b/>
          <w:bCs/>
          <w:i/>
        </w:rPr>
      </w:pPr>
      <w:r w:rsidRPr="000D4819">
        <w:rPr>
          <w:b/>
          <w:bCs/>
          <w:i/>
        </w:rPr>
        <w:t xml:space="preserve">Lead Lab Project? </w:t>
      </w:r>
      <w:sdt>
        <w:sdtPr>
          <w:rPr>
            <w:rFonts w:ascii="Calibri" w:eastAsia="Calibri" w:hAnsi="Calibri" w:cs="Times New Roman"/>
            <w:bCs/>
            <w:color w:val="000000"/>
            <w:sz w:val="20"/>
            <w:szCs w:val="20"/>
          </w:rPr>
          <w:id w:val="417370852"/>
          <w14:checkbox>
            <w14:checked w14:val="0"/>
            <w14:checkedState w14:val="221A" w14:font="Times New Roman"/>
            <w14:uncheckedState w14:val="2610" w14:font="MS Gothic"/>
          </w14:checkbox>
        </w:sdtPr>
        <w:sdtContent>
          <w:r w:rsidRPr="000D4819">
            <w:rPr>
              <w:rFonts w:ascii="MS Gothic" w:eastAsia="MS Gothic" w:hAnsi="MS Gothic" w:cs="Times New Roman" w:hint="eastAsia"/>
              <w:bCs/>
              <w:color w:val="000000"/>
              <w:sz w:val="20"/>
              <w:szCs w:val="20"/>
            </w:rPr>
            <w:t>☐</w:t>
          </w:r>
        </w:sdtContent>
      </w:sdt>
    </w:p>
    <w:tbl>
      <w:tblPr>
        <w:tblW w:w="10799" w:type="dxa"/>
        <w:jc w:val="center"/>
        <w:tblLook w:val="04A0" w:firstRow="1" w:lastRow="0" w:firstColumn="1" w:lastColumn="0" w:noHBand="0" w:noVBand="1"/>
      </w:tblPr>
      <w:tblGrid>
        <w:gridCol w:w="10799"/>
      </w:tblGrid>
      <w:tr w:rsidR="009A57F3" w:rsidRPr="00E620FA" w14:paraId="161EC5EB" w14:textId="77777777" w:rsidTr="004B56DC">
        <w:trPr>
          <w:tblHeader/>
          <w:jc w:val="center"/>
        </w:trPr>
        <w:tc>
          <w:tcPr>
            <w:tcW w:w="10799" w:type="dxa"/>
            <w:tcBorders>
              <w:top w:val="single" w:sz="1" w:space="0" w:color="000000"/>
              <w:left w:val="single" w:sz="1" w:space="0" w:color="000000"/>
              <w:bottom w:val="single" w:sz="1" w:space="0" w:color="000000"/>
              <w:right w:val="single" w:sz="1" w:space="0" w:color="000000"/>
            </w:tcBorders>
            <w:shd w:val="clear" w:color="auto" w:fill="1F497D"/>
            <w:tcMar>
              <w:top w:w="60" w:type="dxa"/>
              <w:left w:w="60" w:type="dxa"/>
              <w:bottom w:w="60" w:type="dxa"/>
              <w:right w:w="60" w:type="dxa"/>
            </w:tcMar>
            <w:vAlign w:val="center"/>
          </w:tcPr>
          <w:p w14:paraId="4BB5BCF4" w14:textId="77777777" w:rsidR="009A57F3" w:rsidRPr="0008760C" w:rsidRDefault="009A57F3" w:rsidP="0008760C">
            <w:pPr>
              <w:ind w:left="-60"/>
              <w:rPr>
                <w:b/>
                <w:bCs/>
                <w:color w:val="FFFFFF" w:themeColor="background1"/>
                <w:sz w:val="20"/>
                <w:szCs w:val="20"/>
              </w:rPr>
            </w:pPr>
            <w:r w:rsidRPr="0008760C">
              <w:rPr>
                <w:b/>
                <w:bCs/>
                <w:color w:val="FFFFFF" w:themeColor="background1"/>
                <w:sz w:val="20"/>
                <w:szCs w:val="20"/>
              </w:rPr>
              <w:t>Project Plan</w:t>
            </w:r>
          </w:p>
        </w:tc>
      </w:tr>
    </w:tbl>
    <w:p w14:paraId="359B83B7" w14:textId="77777777" w:rsidR="009A57F3" w:rsidRDefault="009A57F3">
      <w:pPr>
        <w:pBdr>
          <w:bottom w:val="single" w:sz="1" w:space="1" w:color="DBE5F1"/>
        </w:pBdr>
        <w:spacing w:before="240" w:after="240"/>
      </w:pPr>
      <w:r>
        <w:rPr>
          <w:b/>
          <w:color w:val="365F92"/>
          <w:sz w:val="24"/>
        </w:rPr>
        <w:t>Milestones</w:t>
      </w:r>
    </w:p>
    <w:p w14:paraId="2A18D7ED" w14:textId="77777777" w:rsidR="009A57F3" w:rsidRPr="002D60E7" w:rsidRDefault="009A57F3" w:rsidP="00D0418C">
      <w:pPr>
        <w:rPr>
          <w:b/>
          <w:i/>
          <w:color w:val="C45911" w:themeColor="accent2" w:themeShade="BF"/>
          <w:sz w:val="20"/>
          <w:szCs w:val="20"/>
        </w:rPr>
      </w:pPr>
      <w:r w:rsidRPr="00D0418C">
        <w:rPr>
          <w:i/>
          <w:color w:val="C45911" w:themeColor="accent2" w:themeShade="BF"/>
          <w:sz w:val="20"/>
          <w:szCs w:val="20"/>
        </w:rPr>
        <w:t xml:space="preserve">EERE’s guidance is for each </w:t>
      </w:r>
      <w:r>
        <w:rPr>
          <w:i/>
          <w:color w:val="C45911" w:themeColor="accent2" w:themeShade="BF"/>
          <w:sz w:val="20"/>
          <w:szCs w:val="20"/>
        </w:rPr>
        <w:t>project to have o</w:t>
      </w:r>
      <w:r w:rsidRPr="00D0418C">
        <w:rPr>
          <w:i/>
          <w:color w:val="C45911" w:themeColor="accent2" w:themeShade="BF"/>
          <w:sz w:val="20"/>
          <w:szCs w:val="20"/>
        </w:rPr>
        <w:t>ne</w:t>
      </w:r>
      <w:r>
        <w:rPr>
          <w:i/>
          <w:color w:val="C45911" w:themeColor="accent2" w:themeShade="BF"/>
          <w:sz w:val="20"/>
          <w:szCs w:val="20"/>
        </w:rPr>
        <w:t xml:space="preserve"> (1)</w:t>
      </w:r>
      <w:r w:rsidRPr="00D0418C">
        <w:rPr>
          <w:i/>
          <w:color w:val="C45911" w:themeColor="accent2" w:themeShade="BF"/>
          <w:sz w:val="20"/>
          <w:szCs w:val="20"/>
        </w:rPr>
        <w:t xml:space="preserve"> Major Annual Milestone per year</w:t>
      </w:r>
      <w:r>
        <w:rPr>
          <w:i/>
          <w:color w:val="C45911" w:themeColor="accent2" w:themeShade="BF"/>
          <w:sz w:val="20"/>
          <w:szCs w:val="20"/>
        </w:rPr>
        <w:t xml:space="preserve"> </w:t>
      </w:r>
      <w:r w:rsidRPr="00D0418C">
        <w:rPr>
          <w:i/>
          <w:color w:val="C45911" w:themeColor="accent2" w:themeShade="BF"/>
          <w:sz w:val="20"/>
          <w:szCs w:val="20"/>
        </w:rPr>
        <w:t xml:space="preserve">and </w:t>
      </w:r>
      <w:proofErr w:type="gramStart"/>
      <w:r w:rsidRPr="00D0418C">
        <w:rPr>
          <w:i/>
          <w:color w:val="C45911" w:themeColor="accent2" w:themeShade="BF"/>
          <w:sz w:val="20"/>
          <w:szCs w:val="20"/>
        </w:rPr>
        <w:t>Up</w:t>
      </w:r>
      <w:proofErr w:type="gramEnd"/>
      <w:r w:rsidRPr="00D0418C">
        <w:rPr>
          <w:i/>
          <w:color w:val="C45911" w:themeColor="accent2" w:themeShade="BF"/>
          <w:sz w:val="20"/>
          <w:szCs w:val="20"/>
        </w:rPr>
        <w:t xml:space="preserve"> to three</w:t>
      </w:r>
      <w:r>
        <w:rPr>
          <w:i/>
          <w:color w:val="C45911" w:themeColor="accent2" w:themeShade="BF"/>
          <w:sz w:val="20"/>
          <w:szCs w:val="20"/>
        </w:rPr>
        <w:t xml:space="preserve"> (3)</w:t>
      </w:r>
      <w:r w:rsidRPr="00D0418C">
        <w:rPr>
          <w:i/>
          <w:color w:val="C45911" w:themeColor="accent2" w:themeShade="BF"/>
          <w:sz w:val="20"/>
          <w:szCs w:val="20"/>
        </w:rPr>
        <w:t xml:space="preserve"> Progress Measures per year (envisioned to be quarterly during quarters where there is no Major Annual Milestone due)</w:t>
      </w:r>
      <w:r>
        <w:rPr>
          <w:i/>
          <w:color w:val="C45911" w:themeColor="accent2" w:themeShade="BF"/>
          <w:sz w:val="20"/>
          <w:szCs w:val="20"/>
        </w:rPr>
        <w:t xml:space="preserve">. </w:t>
      </w:r>
      <w:proofErr w:type="gramStart"/>
      <w:r w:rsidRPr="002D60E7">
        <w:rPr>
          <w:b/>
          <w:i/>
          <w:color w:val="C45911" w:themeColor="accent2" w:themeShade="BF"/>
          <w:sz w:val="20"/>
          <w:szCs w:val="20"/>
        </w:rPr>
        <w:t>The Milestone</w:t>
      </w:r>
      <w:proofErr w:type="gramEnd"/>
      <w:r w:rsidRPr="002D60E7">
        <w:rPr>
          <w:b/>
          <w:i/>
          <w:color w:val="C45911" w:themeColor="accent2" w:themeShade="BF"/>
          <w:sz w:val="20"/>
          <w:szCs w:val="20"/>
        </w:rPr>
        <w:t xml:space="preserve"> is what you accomplished.  The Criteria is how we</w:t>
      </w:r>
      <w:r>
        <w:rPr>
          <w:b/>
          <w:i/>
          <w:color w:val="C45911" w:themeColor="accent2" w:themeShade="BF"/>
          <w:sz w:val="20"/>
          <w:szCs w:val="20"/>
        </w:rPr>
        <w:t xml:space="preserve"> at HQ</w:t>
      </w:r>
      <w:r w:rsidRPr="002D60E7">
        <w:rPr>
          <w:b/>
          <w:i/>
          <w:color w:val="C45911" w:themeColor="accent2" w:themeShade="BF"/>
          <w:sz w:val="20"/>
          <w:szCs w:val="20"/>
        </w:rPr>
        <w:t xml:space="preserve"> know you accomplished it.</w:t>
      </w:r>
    </w:p>
    <w:tbl>
      <w:tblPr>
        <w:tblW w:w="10442" w:type="dxa"/>
        <w:tblLayout w:type="fixed"/>
        <w:tblLook w:val="04A0" w:firstRow="1" w:lastRow="0" w:firstColumn="1" w:lastColumn="0" w:noHBand="0" w:noVBand="1"/>
      </w:tblPr>
      <w:tblGrid>
        <w:gridCol w:w="5129"/>
        <w:gridCol w:w="2476"/>
        <w:gridCol w:w="1304"/>
        <w:gridCol w:w="1533"/>
      </w:tblGrid>
      <w:tr w:rsidR="009A57F3" w14:paraId="67CF636B" w14:textId="77777777" w:rsidTr="001D4AE4">
        <w:trPr>
          <w:trHeight w:val="386"/>
          <w:tblHeader/>
        </w:trPr>
        <w:tc>
          <w:tcPr>
            <w:tcW w:w="5129" w:type="dxa"/>
            <w:tcBorders>
              <w:top w:val="single" w:sz="1" w:space="0" w:color="000000"/>
              <w:left w:val="single" w:sz="1" w:space="0" w:color="000000"/>
              <w:bottom w:val="single" w:sz="1" w:space="0" w:color="000000"/>
              <w:right w:val="single" w:sz="1" w:space="0" w:color="000000"/>
            </w:tcBorders>
            <w:shd w:val="clear" w:color="auto" w:fill="1F497D"/>
            <w:tcMar>
              <w:top w:w="60" w:type="dxa"/>
              <w:left w:w="60" w:type="dxa"/>
              <w:bottom w:w="60" w:type="dxa"/>
              <w:right w:w="60" w:type="dxa"/>
            </w:tcMar>
            <w:vAlign w:val="center"/>
          </w:tcPr>
          <w:p w14:paraId="25B06A14" w14:textId="77777777" w:rsidR="009A57F3" w:rsidRDefault="009A57F3" w:rsidP="00395A0F">
            <w:pPr>
              <w:jc w:val="center"/>
            </w:pPr>
            <w:r>
              <w:rPr>
                <w:b/>
                <w:color w:val="FFFFFF"/>
              </w:rPr>
              <w:t>Milestone Name/Description</w:t>
            </w:r>
            <w:r w:rsidRPr="00023EDF">
              <w:rPr>
                <w:b/>
                <w:color w:val="FF0000"/>
              </w:rPr>
              <w:t>*</w:t>
            </w:r>
          </w:p>
        </w:tc>
        <w:tc>
          <w:tcPr>
            <w:tcW w:w="2476" w:type="dxa"/>
            <w:tcBorders>
              <w:top w:val="single" w:sz="1" w:space="0" w:color="000000"/>
              <w:left w:val="single" w:sz="1" w:space="0" w:color="000000"/>
              <w:bottom w:val="single" w:sz="1" w:space="0" w:color="000000"/>
              <w:right w:val="single" w:sz="1" w:space="0" w:color="000000"/>
            </w:tcBorders>
            <w:shd w:val="clear" w:color="auto" w:fill="1F497D"/>
          </w:tcPr>
          <w:p w14:paraId="7BE240A7" w14:textId="77777777" w:rsidR="009A57F3" w:rsidRDefault="009A57F3" w:rsidP="00395A0F">
            <w:pPr>
              <w:jc w:val="center"/>
              <w:rPr>
                <w:b/>
                <w:color w:val="FFFFFF"/>
              </w:rPr>
            </w:pPr>
            <w:r>
              <w:rPr>
                <w:b/>
                <w:color w:val="FFFFFF"/>
              </w:rPr>
              <w:t>Criteria</w:t>
            </w:r>
            <w:r w:rsidRPr="00023EDF">
              <w:rPr>
                <w:b/>
                <w:color w:val="FF0000"/>
              </w:rPr>
              <w:t>*</w:t>
            </w:r>
          </w:p>
        </w:tc>
        <w:tc>
          <w:tcPr>
            <w:tcW w:w="1304" w:type="dxa"/>
            <w:tcBorders>
              <w:top w:val="single" w:sz="1" w:space="0" w:color="000000"/>
              <w:left w:val="single" w:sz="1" w:space="0" w:color="000000"/>
              <w:bottom w:val="single" w:sz="1" w:space="0" w:color="000000"/>
              <w:right w:val="single" w:sz="1" w:space="0" w:color="000000"/>
            </w:tcBorders>
            <w:shd w:val="clear" w:color="auto" w:fill="1F497D"/>
            <w:tcMar>
              <w:top w:w="60" w:type="dxa"/>
              <w:left w:w="60" w:type="dxa"/>
              <w:bottom w:w="60" w:type="dxa"/>
              <w:right w:w="60" w:type="dxa"/>
            </w:tcMar>
            <w:vAlign w:val="center"/>
          </w:tcPr>
          <w:p w14:paraId="31D73A22" w14:textId="77777777" w:rsidR="009A57F3" w:rsidRDefault="009A57F3" w:rsidP="00395A0F">
            <w:pPr>
              <w:jc w:val="center"/>
            </w:pPr>
            <w:r>
              <w:rPr>
                <w:b/>
                <w:color w:val="FFFFFF"/>
              </w:rPr>
              <w:t>End Date</w:t>
            </w:r>
            <w:r w:rsidRPr="00023EDF">
              <w:rPr>
                <w:b/>
                <w:color w:val="FF0000"/>
              </w:rPr>
              <w:t>*</w:t>
            </w:r>
          </w:p>
        </w:tc>
        <w:tc>
          <w:tcPr>
            <w:tcW w:w="1533" w:type="dxa"/>
            <w:tcBorders>
              <w:top w:val="single" w:sz="1" w:space="0" w:color="000000"/>
              <w:left w:val="single" w:sz="1" w:space="0" w:color="000000"/>
              <w:bottom w:val="single" w:sz="1" w:space="0" w:color="000000"/>
              <w:right w:val="single" w:sz="1" w:space="0" w:color="000000"/>
            </w:tcBorders>
            <w:shd w:val="clear" w:color="auto" w:fill="1F497D"/>
            <w:tcMar>
              <w:top w:w="60" w:type="dxa"/>
              <w:left w:w="60" w:type="dxa"/>
              <w:bottom w:w="60" w:type="dxa"/>
              <w:right w:w="60" w:type="dxa"/>
            </w:tcMar>
            <w:vAlign w:val="center"/>
          </w:tcPr>
          <w:p w14:paraId="28DE00BF" w14:textId="77777777" w:rsidR="009A57F3" w:rsidRDefault="009A57F3" w:rsidP="00395A0F">
            <w:pPr>
              <w:jc w:val="center"/>
            </w:pPr>
            <w:r>
              <w:rPr>
                <w:b/>
                <w:color w:val="FFFFFF"/>
              </w:rPr>
              <w:t>Type</w:t>
            </w:r>
            <w:r w:rsidRPr="00023EDF">
              <w:rPr>
                <w:b/>
                <w:color w:val="FF0000"/>
              </w:rPr>
              <w:t>*</w:t>
            </w:r>
          </w:p>
        </w:tc>
      </w:tr>
      <w:tr w:rsidR="009A57F3" w14:paraId="28A3B9ED" w14:textId="77777777" w:rsidTr="001D4AE4">
        <w:trPr>
          <w:trHeight w:val="599"/>
        </w:trPr>
        <w:sdt>
          <w:sdtPr>
            <w:rPr>
              <w:rStyle w:val="MainBodyStyle"/>
              <w:sz w:val="20"/>
              <w:szCs w:val="20"/>
            </w:rPr>
            <w:id w:val="1417828356"/>
            <w:placeholder>
              <w:docPart w:val="9F9AC90D0666421AA641ED16EC88634A"/>
            </w:placeholder>
          </w:sdtPr>
          <w:sdtEndPr>
            <w:rPr>
              <w:rStyle w:val="ar9btlmpwvfbwyzzom2"/>
              <w:b/>
              <w:color w:val="auto"/>
            </w:rPr>
          </w:sdtEndPr>
          <w:sdtContent>
            <w:tc>
              <w:tcPr>
                <w:tcW w:w="5129" w:type="dxa"/>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p w14:paraId="1A25FD61" w14:textId="4E8E52E2" w:rsidR="009A57F3" w:rsidRPr="00B15AC7" w:rsidRDefault="00731851" w:rsidP="00A3085A">
                <w:pPr>
                  <w:rPr>
                    <w:sz w:val="20"/>
                    <w:szCs w:val="20"/>
                  </w:rPr>
                </w:pPr>
                <w:r w:rsidRPr="00731851">
                  <w:rPr>
                    <w:rStyle w:val="MainBodyStyle"/>
                    <w:sz w:val="20"/>
                    <w:szCs w:val="20"/>
                  </w:rPr>
                  <w:t>Annual publication of model enhancement(</w:t>
                </w:r>
                <w:proofErr w:type="gramStart"/>
                <w:r w:rsidRPr="00731851">
                  <w:rPr>
                    <w:rStyle w:val="MainBodyStyle"/>
                    <w:sz w:val="20"/>
                    <w:szCs w:val="20"/>
                  </w:rPr>
                  <w:t>s) #</w:t>
                </w:r>
                <w:proofErr w:type="gramEnd"/>
                <w:r w:rsidRPr="00731851">
                  <w:rPr>
                    <w:rStyle w:val="MainBodyStyle"/>
                    <w:sz w:val="20"/>
                    <w:szCs w:val="20"/>
                  </w:rPr>
                  <w:t>2</w:t>
                </w:r>
                <w:r w:rsidR="00AC7EDF">
                  <w:rPr>
                    <w:rStyle w:val="MainBodyStyle"/>
                    <w:sz w:val="20"/>
                    <w:szCs w:val="20"/>
                  </w:rPr>
                  <w:t xml:space="preserve">: </w:t>
                </w:r>
                <w:r w:rsidR="00AC7EDF" w:rsidRPr="00AC7EDF">
                  <w:rPr>
                    <w:rStyle w:val="MainBodyStyle"/>
                    <w:sz w:val="20"/>
                    <w:szCs w:val="20"/>
                  </w:rPr>
                  <w:t>Publication (draft paper) of at least one model enhancement and related results and insights for FY 2024</w:t>
                </w:r>
              </w:p>
            </w:tc>
          </w:sdtContent>
        </w:sdt>
        <w:tc>
          <w:tcPr>
            <w:tcW w:w="2476" w:type="dxa"/>
            <w:tcBorders>
              <w:top w:val="single" w:sz="1" w:space="0" w:color="000000"/>
              <w:left w:val="single" w:sz="1" w:space="0" w:color="000000"/>
              <w:bottom w:val="single" w:sz="1" w:space="0" w:color="000000"/>
              <w:right w:val="single" w:sz="1" w:space="0" w:color="000000"/>
            </w:tcBorders>
          </w:tcPr>
          <w:p w14:paraId="3E762F3B" w14:textId="383B8BEE" w:rsidR="009A57F3" w:rsidRDefault="00AC7EDF" w:rsidP="00395A0F">
            <w:pPr>
              <w:rPr>
                <w:rStyle w:val="MainBodyStyle"/>
                <w:sz w:val="20"/>
                <w:szCs w:val="20"/>
              </w:rPr>
            </w:pPr>
            <w:r>
              <w:rPr>
                <w:rStyle w:val="MainBodyStyle"/>
                <w:sz w:val="20"/>
                <w:szCs w:val="20"/>
              </w:rPr>
              <w:t>Draft Paper</w:t>
            </w:r>
          </w:p>
        </w:tc>
        <w:sdt>
          <w:sdtPr>
            <w:rPr>
              <w:rStyle w:val="MainBodyStyle"/>
              <w:sz w:val="20"/>
              <w:szCs w:val="20"/>
            </w:rPr>
            <w:id w:val="523751893"/>
            <w:placeholder>
              <w:docPart w:val="3E0478502F6B4A84BD27D98666FA3D19"/>
            </w:placeholder>
            <w:date w:fullDate="2024-12-31T00:00:00Z">
              <w:dateFormat w:val="M/d/yyyy"/>
              <w:lid w:val="en-US"/>
              <w:storeMappedDataAs w:val="dateTime"/>
              <w:calendar w:val="gregorian"/>
            </w:date>
          </w:sdtPr>
          <w:sdtContent>
            <w:tc>
              <w:tcPr>
                <w:tcW w:w="1304" w:type="dxa"/>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p w14:paraId="56FEBEBA" w14:textId="2899B76B" w:rsidR="009A57F3" w:rsidRPr="00B15AC7" w:rsidRDefault="00AC7EDF" w:rsidP="00395A0F">
                <w:pPr>
                  <w:rPr>
                    <w:sz w:val="20"/>
                    <w:szCs w:val="20"/>
                  </w:rPr>
                </w:pPr>
                <w:r>
                  <w:rPr>
                    <w:rStyle w:val="MainBodyStyle"/>
                    <w:sz w:val="20"/>
                    <w:szCs w:val="20"/>
                  </w:rPr>
                  <w:t>12/31/2024</w:t>
                </w:r>
              </w:p>
            </w:tc>
          </w:sdtContent>
        </w:sdt>
        <w:sdt>
          <w:sdtPr>
            <w:rPr>
              <w:rStyle w:val="MainBodyStyle"/>
              <w:sz w:val="20"/>
              <w:szCs w:val="20"/>
            </w:rPr>
            <w:id w:val="-1226831115"/>
            <w:placeholder>
              <w:docPart w:val="B63EABF6577D463C80C39E5336A10FA6"/>
            </w:placeholder>
            <w:dropDownList>
              <w:listItem w:value="Choose an item."/>
              <w:listItem w:displayText="Annual Milestone (Regular)" w:value="Annual Milestone (Regular)"/>
              <w:listItem w:displayText="Annual Milestone (Stretch)" w:value="Annual Milestone (Stretch)"/>
              <w:listItem w:displayText="Quarterly Progress Measure (Regular)" w:value="Quarterly Progress Measure (Regular)"/>
              <w:listItem w:displayText="Quarterly Progress Measure (Stretch)" w:value="Quarterly Progress Measure (Stretch)"/>
            </w:dropDownList>
          </w:sdtPr>
          <w:sdtEndPr>
            <w:rPr>
              <w:rStyle w:val="ar9btlmpwvfbwyzzom2"/>
              <w:b/>
              <w:color w:val="auto"/>
            </w:rPr>
          </w:sdtEndPr>
          <w:sdtContent>
            <w:tc>
              <w:tcPr>
                <w:tcW w:w="1533" w:type="dxa"/>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p w14:paraId="05E7CCAD" w14:textId="338565E5" w:rsidR="009A57F3" w:rsidRPr="00B15AC7" w:rsidRDefault="009A798A" w:rsidP="00395A0F">
                <w:pPr>
                  <w:rPr>
                    <w:sz w:val="20"/>
                    <w:szCs w:val="20"/>
                  </w:rPr>
                </w:pPr>
                <w:r>
                  <w:rPr>
                    <w:rStyle w:val="MainBodyStyle"/>
                    <w:sz w:val="20"/>
                    <w:szCs w:val="20"/>
                  </w:rPr>
                  <w:t>Annual Milestone (Regular)</w:t>
                </w:r>
              </w:p>
            </w:tc>
          </w:sdtContent>
        </w:sdt>
      </w:tr>
      <w:tr w:rsidR="009A57F3" w14:paraId="41DFE4D7" w14:textId="77777777" w:rsidTr="001D4AE4">
        <w:trPr>
          <w:trHeight w:val="599"/>
        </w:trPr>
        <w:sdt>
          <w:sdtPr>
            <w:rPr>
              <w:rStyle w:val="MainBodyStyle"/>
              <w:sz w:val="20"/>
              <w:szCs w:val="20"/>
            </w:rPr>
            <w:id w:val="162748158"/>
            <w:placeholder>
              <w:docPart w:val="32896F6863594E8CB413EE358B171C6A"/>
            </w:placeholder>
          </w:sdtPr>
          <w:sdtEndPr>
            <w:rPr>
              <w:rStyle w:val="ar9btlmpwvfbwyzzom2"/>
              <w:b/>
              <w:color w:val="auto"/>
            </w:rPr>
          </w:sdtEndPr>
          <w:sdtContent>
            <w:tc>
              <w:tcPr>
                <w:tcW w:w="5129" w:type="dxa"/>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p w14:paraId="2C2091F7" w14:textId="615A2E55" w:rsidR="009A57F3" w:rsidRPr="00B15AC7" w:rsidRDefault="00A8004E" w:rsidP="00395A0F">
                <w:pPr>
                  <w:rPr>
                    <w:sz w:val="20"/>
                    <w:szCs w:val="20"/>
                  </w:rPr>
                </w:pPr>
                <w:r w:rsidRPr="00A8004E">
                  <w:rPr>
                    <w:rStyle w:val="MainBodyStyle"/>
                    <w:sz w:val="20"/>
                    <w:szCs w:val="20"/>
                  </w:rPr>
                  <w:t>Quarterly check-in with DOE-VTO summarizing model and data updates and impact on results, summary of quick-turnaround analysis, prioritization of model enhancements, and the needs and timeline for publication of analysis insights and/or datasets (internally or publicly)</w:t>
                </w:r>
              </w:p>
            </w:tc>
          </w:sdtContent>
        </w:sdt>
        <w:tc>
          <w:tcPr>
            <w:tcW w:w="2476" w:type="dxa"/>
            <w:tcBorders>
              <w:top w:val="single" w:sz="1" w:space="0" w:color="000000"/>
              <w:left w:val="single" w:sz="1" w:space="0" w:color="000000"/>
              <w:bottom w:val="single" w:sz="1" w:space="0" w:color="000000"/>
              <w:right w:val="single" w:sz="1" w:space="0" w:color="000000"/>
            </w:tcBorders>
          </w:tcPr>
          <w:p w14:paraId="788C748A" w14:textId="35EE99CE" w:rsidR="009A57F3" w:rsidRDefault="00A8004E" w:rsidP="00395A0F">
            <w:pPr>
              <w:rPr>
                <w:rStyle w:val="MainBodyStyle"/>
                <w:sz w:val="20"/>
                <w:szCs w:val="20"/>
              </w:rPr>
            </w:pPr>
            <w:r>
              <w:rPr>
                <w:rStyle w:val="MainBodyStyle"/>
                <w:sz w:val="20"/>
                <w:szCs w:val="20"/>
              </w:rPr>
              <w:t>PowerPoint Presentation</w:t>
            </w:r>
          </w:p>
        </w:tc>
        <w:sdt>
          <w:sdtPr>
            <w:rPr>
              <w:rStyle w:val="MainBodyStyle"/>
              <w:sz w:val="20"/>
              <w:szCs w:val="20"/>
            </w:rPr>
            <w:id w:val="1995992207"/>
            <w:placeholder>
              <w:docPart w:val="FFC94CEB459043DC92BF6A90105B1723"/>
            </w:placeholder>
            <w:date w:fullDate="2025-03-31T00:00:00Z">
              <w:dateFormat w:val="M/d/yyyy"/>
              <w:lid w:val="en-US"/>
              <w:storeMappedDataAs w:val="dateTime"/>
              <w:calendar w:val="gregorian"/>
            </w:date>
          </w:sdtPr>
          <w:sdtContent>
            <w:tc>
              <w:tcPr>
                <w:tcW w:w="1304" w:type="dxa"/>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p w14:paraId="3F5FBABC" w14:textId="05090A14" w:rsidR="009A57F3" w:rsidRPr="00B15AC7" w:rsidRDefault="00A8004E" w:rsidP="00395A0F">
                <w:pPr>
                  <w:rPr>
                    <w:sz w:val="20"/>
                    <w:szCs w:val="20"/>
                  </w:rPr>
                </w:pPr>
                <w:r>
                  <w:rPr>
                    <w:rStyle w:val="MainBodyStyle"/>
                    <w:sz w:val="20"/>
                    <w:szCs w:val="20"/>
                  </w:rPr>
                  <w:t>3/31/2025</w:t>
                </w:r>
              </w:p>
            </w:tc>
          </w:sdtContent>
        </w:sdt>
        <w:sdt>
          <w:sdtPr>
            <w:rPr>
              <w:rStyle w:val="MainBodyStyle"/>
              <w:sz w:val="20"/>
              <w:szCs w:val="20"/>
            </w:rPr>
            <w:id w:val="-976372670"/>
            <w:placeholder>
              <w:docPart w:val="26819EFED9A7418C8D7ECD361ACA44E4"/>
            </w:placeholder>
            <w:dropDownList>
              <w:listItem w:value="Choose an item."/>
              <w:listItem w:displayText="Annual Milestone (Regular)" w:value="Annual Milestone (Regular)"/>
              <w:listItem w:displayText="Annual Milestone (Stretch)" w:value="Annual Milestone (Stretch)"/>
              <w:listItem w:displayText="Quarterly Progress Measure (Regular)" w:value="Quarterly Progress Measure (Regular)"/>
              <w:listItem w:displayText="Quarterly Progress Measure (Stretch)" w:value="Quarterly Progress Measure (Stretch)"/>
            </w:dropDownList>
          </w:sdtPr>
          <w:sdtEndPr>
            <w:rPr>
              <w:rStyle w:val="ar9btlmpwvfbwyzzom2"/>
              <w:b/>
              <w:color w:val="auto"/>
            </w:rPr>
          </w:sdtEndPr>
          <w:sdtContent>
            <w:tc>
              <w:tcPr>
                <w:tcW w:w="1533" w:type="dxa"/>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p w14:paraId="568B87A7" w14:textId="3D5F91E2" w:rsidR="009A57F3" w:rsidRPr="00B15AC7" w:rsidRDefault="00A8004E" w:rsidP="00395A0F">
                <w:pPr>
                  <w:rPr>
                    <w:sz w:val="20"/>
                    <w:szCs w:val="20"/>
                  </w:rPr>
                </w:pPr>
                <w:r>
                  <w:rPr>
                    <w:rStyle w:val="MainBodyStyle"/>
                    <w:sz w:val="20"/>
                    <w:szCs w:val="20"/>
                  </w:rPr>
                  <w:t>Quarterly Progress Measure (Regular)</w:t>
                </w:r>
              </w:p>
            </w:tc>
          </w:sdtContent>
        </w:sdt>
      </w:tr>
      <w:tr w:rsidR="009A57F3" w14:paraId="336B31AF" w14:textId="77777777" w:rsidTr="001D4AE4">
        <w:trPr>
          <w:trHeight w:val="612"/>
        </w:trPr>
        <w:sdt>
          <w:sdtPr>
            <w:rPr>
              <w:rStyle w:val="MainBodyStyle"/>
              <w:sz w:val="20"/>
              <w:szCs w:val="20"/>
            </w:rPr>
            <w:id w:val="2108683386"/>
            <w:placeholder>
              <w:docPart w:val="D7FE9E023F624612A123AC8189196410"/>
            </w:placeholder>
          </w:sdtPr>
          <w:sdtEndPr>
            <w:rPr>
              <w:rStyle w:val="ar9btlmpwvfbwyzzom2"/>
              <w:b/>
              <w:color w:val="auto"/>
            </w:rPr>
          </w:sdtEndPr>
          <w:sdtContent>
            <w:tc>
              <w:tcPr>
                <w:tcW w:w="5129" w:type="dxa"/>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p w14:paraId="455AD769" w14:textId="5783386A" w:rsidR="009A57F3" w:rsidRPr="00B15AC7" w:rsidRDefault="00B81889" w:rsidP="00395A0F">
                <w:pPr>
                  <w:rPr>
                    <w:sz w:val="20"/>
                    <w:szCs w:val="20"/>
                  </w:rPr>
                </w:pPr>
                <w:r w:rsidRPr="00B81889">
                  <w:rPr>
                    <w:rStyle w:val="MainBodyStyle"/>
                    <w:sz w:val="20"/>
                    <w:szCs w:val="20"/>
                  </w:rPr>
                  <w:t xml:space="preserve">Model enhancement on </w:t>
                </w:r>
                <w:ins w:id="2" w:author="Jadun, Paige" w:date="2025-02-03T14:59:00Z" w16du:dateUtc="2025-02-03T19:59:00Z">
                  <w:r w:rsidR="001E26C9">
                    <w:rPr>
                      <w:rStyle w:val="MainBodyStyle"/>
                      <w:sz w:val="20"/>
                      <w:szCs w:val="20"/>
                    </w:rPr>
                    <w:t>transportation affordability</w:t>
                  </w:r>
                </w:ins>
                <w:r>
                  <w:rPr>
                    <w:rStyle w:val="MainBodyStyle"/>
                    <w:sz w:val="20"/>
                    <w:szCs w:val="20"/>
                  </w:rPr>
                  <w:t xml:space="preserve">: </w:t>
                </w:r>
                <w:r w:rsidRPr="00B81889">
                  <w:rPr>
                    <w:rStyle w:val="MainBodyStyle"/>
                    <w:sz w:val="20"/>
                    <w:szCs w:val="20"/>
                  </w:rPr>
                  <w:t xml:space="preserve">Implementation and related analysis on at least one model enhancement focused on </w:t>
                </w:r>
                <w:proofErr w:type="spellStart"/>
                <w:ins w:id="3" w:author="Jadun, Paige" w:date="2025-02-03T14:59:00Z" w16du:dateUtc="2025-02-03T19:59:00Z">
                  <w:r w:rsidR="001E26C9" w:rsidRPr="001E26C9">
                    <w:rPr>
                      <w:rStyle w:val="MainBodyStyle"/>
                      <w:sz w:val="20"/>
                      <w:szCs w:val="20"/>
                    </w:rPr>
                    <w:t>on</w:t>
                  </w:r>
                  <w:proofErr w:type="spellEnd"/>
                  <w:r w:rsidR="001E26C9" w:rsidRPr="001E26C9">
                    <w:rPr>
                      <w:rStyle w:val="MainBodyStyle"/>
                      <w:sz w:val="20"/>
                      <w:szCs w:val="20"/>
                    </w:rPr>
                    <w:t xml:space="preserve"> improved representation of transportation costs and affordability.</w:t>
                  </w:r>
                </w:ins>
                <w:del w:id="4" w:author="Jadun, Paige" w:date="2025-02-03T14:59:00Z" w16du:dateUtc="2025-02-03T19:59:00Z">
                  <w:r w:rsidRPr="00B81889" w:rsidDel="001E26C9">
                    <w:rPr>
                      <w:rStyle w:val="MainBodyStyle"/>
                      <w:sz w:val="20"/>
                      <w:szCs w:val="20"/>
                    </w:rPr>
                    <w:delText>environmental and energy justice implications</w:delText>
                  </w:r>
                </w:del>
              </w:p>
            </w:tc>
          </w:sdtContent>
        </w:sdt>
        <w:tc>
          <w:tcPr>
            <w:tcW w:w="2476" w:type="dxa"/>
            <w:tcBorders>
              <w:top w:val="single" w:sz="1" w:space="0" w:color="000000"/>
              <w:left w:val="single" w:sz="1" w:space="0" w:color="000000"/>
              <w:bottom w:val="single" w:sz="1" w:space="0" w:color="000000"/>
              <w:right w:val="single" w:sz="1" w:space="0" w:color="000000"/>
            </w:tcBorders>
          </w:tcPr>
          <w:p w14:paraId="49069FAD" w14:textId="42456496" w:rsidR="009A57F3" w:rsidRDefault="00B81889" w:rsidP="00395A0F">
            <w:pPr>
              <w:rPr>
                <w:rStyle w:val="MainBodyStyle"/>
                <w:sz w:val="20"/>
                <w:szCs w:val="20"/>
              </w:rPr>
            </w:pPr>
            <w:r>
              <w:rPr>
                <w:rStyle w:val="MainBodyStyle"/>
                <w:sz w:val="20"/>
                <w:szCs w:val="20"/>
              </w:rPr>
              <w:t>PowerPoint Presentation</w:t>
            </w:r>
          </w:p>
        </w:tc>
        <w:sdt>
          <w:sdtPr>
            <w:rPr>
              <w:rStyle w:val="MainBodyStyle"/>
              <w:sz w:val="20"/>
              <w:szCs w:val="20"/>
            </w:rPr>
            <w:id w:val="-1899586937"/>
            <w:placeholder>
              <w:docPart w:val="15A6FCBC7AE74F658EA46851B6A6969D"/>
            </w:placeholder>
            <w:date w:fullDate="2025-06-30T00:00:00Z">
              <w:dateFormat w:val="M/d/yyyy"/>
              <w:lid w:val="en-US"/>
              <w:storeMappedDataAs w:val="dateTime"/>
              <w:calendar w:val="gregorian"/>
            </w:date>
          </w:sdtPr>
          <w:sdtContent>
            <w:tc>
              <w:tcPr>
                <w:tcW w:w="1304" w:type="dxa"/>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p w14:paraId="1E288318" w14:textId="66B7C01D" w:rsidR="009A57F3" w:rsidRPr="00B15AC7" w:rsidRDefault="00B81889" w:rsidP="00395A0F">
                <w:pPr>
                  <w:rPr>
                    <w:sz w:val="20"/>
                    <w:szCs w:val="20"/>
                  </w:rPr>
                </w:pPr>
                <w:r>
                  <w:rPr>
                    <w:rStyle w:val="MainBodyStyle"/>
                    <w:sz w:val="20"/>
                    <w:szCs w:val="20"/>
                  </w:rPr>
                  <w:t>6/30/2025</w:t>
                </w:r>
              </w:p>
            </w:tc>
          </w:sdtContent>
        </w:sdt>
        <w:sdt>
          <w:sdtPr>
            <w:rPr>
              <w:rStyle w:val="MainBodyStyle"/>
              <w:sz w:val="20"/>
              <w:szCs w:val="20"/>
            </w:rPr>
            <w:id w:val="75791763"/>
            <w:placeholder>
              <w:docPart w:val="F8B1E711FE8248A181400BA053D22ED1"/>
            </w:placeholder>
            <w:dropDownList>
              <w:listItem w:value="Choose an item."/>
              <w:listItem w:displayText="Annual Milestone (Regular)" w:value="Annual Milestone (Regular)"/>
              <w:listItem w:displayText="Annual Milestone (Stretch)" w:value="Annual Milestone (Stretch)"/>
              <w:listItem w:displayText="Quarterly Progress Measure (Regular)" w:value="Quarterly Progress Measure (Regular)"/>
              <w:listItem w:displayText="Quarterly Progress Measure (Stretch)" w:value="Quarterly Progress Measure (Stretch)"/>
            </w:dropDownList>
          </w:sdtPr>
          <w:sdtEndPr>
            <w:rPr>
              <w:rStyle w:val="ar9btlmpwvfbwyzzom2"/>
              <w:b/>
              <w:color w:val="auto"/>
            </w:rPr>
          </w:sdtEndPr>
          <w:sdtContent>
            <w:tc>
              <w:tcPr>
                <w:tcW w:w="1533" w:type="dxa"/>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p w14:paraId="133A01FE" w14:textId="2B40EE56" w:rsidR="009A57F3" w:rsidRPr="00B15AC7" w:rsidRDefault="00B81889" w:rsidP="00395A0F">
                <w:pPr>
                  <w:rPr>
                    <w:sz w:val="20"/>
                    <w:szCs w:val="20"/>
                  </w:rPr>
                </w:pPr>
                <w:r>
                  <w:rPr>
                    <w:rStyle w:val="MainBodyStyle"/>
                    <w:sz w:val="20"/>
                    <w:szCs w:val="20"/>
                  </w:rPr>
                  <w:t>Quarterly Progress Measure (Regular)</w:t>
                </w:r>
              </w:p>
            </w:tc>
          </w:sdtContent>
        </w:sdt>
      </w:tr>
      <w:tr w:rsidR="00C64AF7" w14:paraId="4949B2C9" w14:textId="77777777" w:rsidTr="001D4AE4">
        <w:trPr>
          <w:trHeight w:val="612"/>
        </w:trPr>
        <w:tc>
          <w:tcPr>
            <w:tcW w:w="5129" w:type="dxa"/>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p w14:paraId="63C7E1A1" w14:textId="76BD6F27" w:rsidR="00C64AF7" w:rsidRDefault="00C64AF7" w:rsidP="00395A0F">
            <w:pPr>
              <w:rPr>
                <w:rStyle w:val="MainBodyStyle"/>
                <w:sz w:val="20"/>
                <w:szCs w:val="20"/>
              </w:rPr>
            </w:pPr>
            <w:r>
              <w:rPr>
                <w:rStyle w:val="MainBodyStyle"/>
                <w:sz w:val="20"/>
                <w:szCs w:val="20"/>
              </w:rPr>
              <w:lastRenderedPageBreak/>
              <w:t xml:space="preserve">Used Vehicle Market: </w:t>
            </w:r>
            <w:r w:rsidRPr="00C64AF7">
              <w:rPr>
                <w:rStyle w:val="MainBodyStyle"/>
                <w:sz w:val="20"/>
                <w:szCs w:val="20"/>
              </w:rPr>
              <w:t>Slide deck summarizing implications of using regional LDV survival curves in TEMPO to represent the used vehicle market</w:t>
            </w:r>
          </w:p>
        </w:tc>
        <w:tc>
          <w:tcPr>
            <w:tcW w:w="2476" w:type="dxa"/>
            <w:tcBorders>
              <w:top w:val="single" w:sz="1" w:space="0" w:color="000000"/>
              <w:left w:val="single" w:sz="1" w:space="0" w:color="000000"/>
              <w:bottom w:val="single" w:sz="1" w:space="0" w:color="000000"/>
              <w:right w:val="single" w:sz="1" w:space="0" w:color="000000"/>
            </w:tcBorders>
          </w:tcPr>
          <w:p w14:paraId="0627DBBF" w14:textId="7BE19B4D" w:rsidR="00C64AF7" w:rsidRDefault="00C64AF7" w:rsidP="00395A0F">
            <w:pPr>
              <w:rPr>
                <w:rStyle w:val="MainBodyStyle"/>
                <w:sz w:val="20"/>
                <w:szCs w:val="20"/>
              </w:rPr>
            </w:pPr>
            <w:r>
              <w:rPr>
                <w:rStyle w:val="MainBodyStyle"/>
                <w:sz w:val="20"/>
                <w:szCs w:val="20"/>
              </w:rPr>
              <w:t>PowerPoint Presentation</w:t>
            </w:r>
          </w:p>
        </w:tc>
        <w:tc>
          <w:tcPr>
            <w:tcW w:w="1304" w:type="dxa"/>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p w14:paraId="4225E456" w14:textId="67831752" w:rsidR="00C64AF7" w:rsidRDefault="00C64AF7" w:rsidP="00395A0F">
            <w:pPr>
              <w:rPr>
                <w:rStyle w:val="MainBodyStyle"/>
                <w:sz w:val="20"/>
                <w:szCs w:val="20"/>
              </w:rPr>
            </w:pPr>
            <w:r>
              <w:rPr>
                <w:rStyle w:val="MainBodyStyle"/>
                <w:sz w:val="20"/>
                <w:szCs w:val="20"/>
              </w:rPr>
              <w:t>06/30/2025</w:t>
            </w:r>
          </w:p>
        </w:tc>
        <w:sdt>
          <w:sdtPr>
            <w:rPr>
              <w:rStyle w:val="MainBodyStyle"/>
              <w:sz w:val="20"/>
              <w:szCs w:val="20"/>
            </w:rPr>
            <w:id w:val="1042406122"/>
            <w:placeholder>
              <w:docPart w:val="04D80427509B4D2D87257A883F602A04"/>
            </w:placeholder>
            <w:dropDownList>
              <w:listItem w:value="Choose an item."/>
              <w:listItem w:displayText="Annual Milestone (Regular)" w:value="Annual Milestone (Regular)"/>
              <w:listItem w:displayText="Annual Milestone (Stretch)" w:value="Annual Milestone (Stretch)"/>
              <w:listItem w:displayText="Quarterly Progress Measure (Regular)" w:value="Quarterly Progress Measure (Regular)"/>
              <w:listItem w:displayText="Quarterly Progress Measure (Stretch)" w:value="Quarterly Progress Measure (Stretch)"/>
            </w:dropDownList>
          </w:sdtPr>
          <w:sdtEndPr>
            <w:rPr>
              <w:rStyle w:val="ar9btlmpwvfbwyzzom2"/>
              <w:b/>
              <w:color w:val="auto"/>
            </w:rPr>
          </w:sdtEndPr>
          <w:sdtContent>
            <w:tc>
              <w:tcPr>
                <w:tcW w:w="1533" w:type="dxa"/>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p w14:paraId="42B588B0" w14:textId="50B34EF4" w:rsidR="00C64AF7" w:rsidRDefault="00C64AF7" w:rsidP="00395A0F">
                <w:pPr>
                  <w:rPr>
                    <w:rStyle w:val="MainBodyStyle"/>
                    <w:sz w:val="20"/>
                    <w:szCs w:val="20"/>
                  </w:rPr>
                </w:pPr>
                <w:r>
                  <w:rPr>
                    <w:rStyle w:val="MainBodyStyle"/>
                    <w:sz w:val="20"/>
                    <w:szCs w:val="20"/>
                  </w:rPr>
                  <w:t>Quarterly Progress Measure (Regular)</w:t>
                </w:r>
              </w:p>
            </w:tc>
          </w:sdtContent>
        </w:sdt>
      </w:tr>
      <w:tr w:rsidR="009A57F3" w14:paraId="105D57B0" w14:textId="77777777" w:rsidTr="001D4AE4">
        <w:trPr>
          <w:trHeight w:val="599"/>
        </w:trPr>
        <w:sdt>
          <w:sdtPr>
            <w:rPr>
              <w:rStyle w:val="MainBodyStyle"/>
              <w:sz w:val="20"/>
              <w:szCs w:val="20"/>
            </w:rPr>
            <w:id w:val="547960879"/>
            <w:placeholder>
              <w:docPart w:val="1F594EB03B70438C8CABC1976EC23734"/>
            </w:placeholder>
          </w:sdtPr>
          <w:sdtEndPr>
            <w:rPr>
              <w:rStyle w:val="ar9btlmpwvfbwyzzom2"/>
              <w:b/>
              <w:color w:val="auto"/>
            </w:rPr>
          </w:sdtEndPr>
          <w:sdtContent>
            <w:tc>
              <w:tcPr>
                <w:tcW w:w="5129" w:type="dxa"/>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p w14:paraId="325DDA32" w14:textId="61901919" w:rsidR="009A57F3" w:rsidRPr="00B15AC7" w:rsidRDefault="00B82688" w:rsidP="00395A0F">
                <w:pPr>
                  <w:rPr>
                    <w:sz w:val="20"/>
                    <w:szCs w:val="20"/>
                  </w:rPr>
                </w:pPr>
                <w:r w:rsidRPr="00B82688">
                  <w:rPr>
                    <w:rStyle w:val="MainBodyStyle"/>
                    <w:sz w:val="20"/>
                    <w:szCs w:val="20"/>
                  </w:rPr>
                  <w:t>Summary of model upkeep activities, updates, and estimated impacts on results for FY 2025</w:t>
                </w:r>
              </w:p>
            </w:tc>
          </w:sdtContent>
        </w:sdt>
        <w:tc>
          <w:tcPr>
            <w:tcW w:w="2476" w:type="dxa"/>
            <w:tcBorders>
              <w:top w:val="single" w:sz="1" w:space="0" w:color="000000"/>
              <w:left w:val="single" w:sz="1" w:space="0" w:color="000000"/>
              <w:bottom w:val="single" w:sz="1" w:space="0" w:color="000000"/>
              <w:right w:val="single" w:sz="1" w:space="0" w:color="000000"/>
            </w:tcBorders>
          </w:tcPr>
          <w:p w14:paraId="55887EEA" w14:textId="02BA3FBA" w:rsidR="009A57F3" w:rsidRDefault="00D34AA6" w:rsidP="00395A0F">
            <w:pPr>
              <w:rPr>
                <w:rStyle w:val="MainBodyStyle"/>
                <w:sz w:val="20"/>
                <w:szCs w:val="20"/>
              </w:rPr>
            </w:pPr>
            <w:r>
              <w:rPr>
                <w:rStyle w:val="MainBodyStyle"/>
                <w:sz w:val="20"/>
                <w:szCs w:val="20"/>
              </w:rPr>
              <w:t>PowerPoint Presentation</w:t>
            </w:r>
          </w:p>
        </w:tc>
        <w:sdt>
          <w:sdtPr>
            <w:rPr>
              <w:rStyle w:val="MainBodyStyle"/>
              <w:sz w:val="20"/>
              <w:szCs w:val="20"/>
            </w:rPr>
            <w:id w:val="1842661874"/>
            <w:placeholder>
              <w:docPart w:val="89FDB4A6739B43CEA45630DD4FC423BD"/>
            </w:placeholder>
            <w:date w:fullDate="2025-09-30T00:00:00Z">
              <w:dateFormat w:val="M/d/yyyy"/>
              <w:lid w:val="en-US"/>
              <w:storeMappedDataAs w:val="dateTime"/>
              <w:calendar w:val="gregorian"/>
            </w:date>
          </w:sdtPr>
          <w:sdtContent>
            <w:tc>
              <w:tcPr>
                <w:tcW w:w="1304" w:type="dxa"/>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p w14:paraId="7079AD2C" w14:textId="26E6C823" w:rsidR="009A57F3" w:rsidRPr="00B15AC7" w:rsidRDefault="00B82688" w:rsidP="00395A0F">
                <w:pPr>
                  <w:rPr>
                    <w:sz w:val="20"/>
                    <w:szCs w:val="20"/>
                  </w:rPr>
                </w:pPr>
                <w:r>
                  <w:rPr>
                    <w:rStyle w:val="MainBodyStyle"/>
                    <w:sz w:val="20"/>
                    <w:szCs w:val="20"/>
                  </w:rPr>
                  <w:t>9/30/2025</w:t>
                </w:r>
              </w:p>
            </w:tc>
          </w:sdtContent>
        </w:sdt>
        <w:sdt>
          <w:sdtPr>
            <w:rPr>
              <w:rStyle w:val="MainBodyStyle"/>
              <w:sz w:val="20"/>
              <w:szCs w:val="20"/>
            </w:rPr>
            <w:id w:val="-1326201039"/>
            <w:placeholder>
              <w:docPart w:val="426DE85D28624C5A89D10398CAC2CC0C"/>
            </w:placeholder>
            <w:dropDownList>
              <w:listItem w:value="Choose an item."/>
              <w:listItem w:displayText="Annual Milestone (Regular)" w:value="Annual Milestone (Regular)"/>
              <w:listItem w:displayText="Annual Milestone (Stretch)" w:value="Annual Milestone (Stretch)"/>
              <w:listItem w:displayText="Quarterly Progress Measure (Regular)" w:value="Quarterly Progress Measure (Regular)"/>
              <w:listItem w:displayText="Quarterly Progress Measure (Stretch)" w:value="Quarterly Progress Measure (Stretch)"/>
            </w:dropDownList>
          </w:sdtPr>
          <w:sdtEndPr>
            <w:rPr>
              <w:rStyle w:val="ar9btlmpwvfbwyzzom2"/>
              <w:b/>
              <w:color w:val="auto"/>
            </w:rPr>
          </w:sdtEndPr>
          <w:sdtContent>
            <w:tc>
              <w:tcPr>
                <w:tcW w:w="1533" w:type="dxa"/>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p w14:paraId="06F56CD8" w14:textId="764C88BC" w:rsidR="009A57F3" w:rsidRPr="00B15AC7" w:rsidRDefault="00D34AA6" w:rsidP="00395A0F">
                <w:pPr>
                  <w:rPr>
                    <w:sz w:val="20"/>
                    <w:szCs w:val="20"/>
                  </w:rPr>
                </w:pPr>
                <w:r>
                  <w:rPr>
                    <w:rStyle w:val="MainBodyStyle"/>
                    <w:sz w:val="20"/>
                    <w:szCs w:val="20"/>
                  </w:rPr>
                  <w:t>Quarterly Progress Measure (Regular)</w:t>
                </w:r>
              </w:p>
            </w:tc>
          </w:sdtContent>
        </w:sdt>
      </w:tr>
    </w:tbl>
    <w:p w14:paraId="51C8126B" w14:textId="77777777" w:rsidR="009A57F3" w:rsidRDefault="009A57F3"/>
    <w:p w14:paraId="03777050" w14:textId="77777777" w:rsidR="009A57F3" w:rsidRDefault="009A57F3" w:rsidP="000C4EA9">
      <w:pPr>
        <w:pBdr>
          <w:bottom w:val="single" w:sz="1" w:space="1" w:color="DBE5F1"/>
        </w:pBdr>
        <w:spacing w:before="240" w:after="240"/>
      </w:pPr>
      <w:r>
        <w:rPr>
          <w:b/>
          <w:color w:val="365F92"/>
          <w:sz w:val="24"/>
        </w:rPr>
        <w:t>Go/No-Go Decisions</w:t>
      </w:r>
    </w:p>
    <w:p w14:paraId="181C4D96" w14:textId="77777777" w:rsidR="009A57F3" w:rsidRDefault="009A57F3" w:rsidP="000C4EA9">
      <w:pPr>
        <w:rPr>
          <w:i/>
          <w:color w:val="C45911" w:themeColor="accent2" w:themeShade="BF"/>
          <w:sz w:val="20"/>
          <w:szCs w:val="20"/>
        </w:rPr>
      </w:pPr>
      <w:r w:rsidRPr="00D0418C">
        <w:rPr>
          <w:i/>
          <w:color w:val="C45911" w:themeColor="accent2" w:themeShade="BF"/>
          <w:sz w:val="20"/>
          <w:szCs w:val="20"/>
        </w:rPr>
        <w:t xml:space="preserve">EERE’s guidance is for each </w:t>
      </w:r>
      <w:r>
        <w:rPr>
          <w:i/>
          <w:color w:val="C45911" w:themeColor="accent2" w:themeShade="BF"/>
          <w:sz w:val="20"/>
          <w:szCs w:val="20"/>
        </w:rPr>
        <w:t>project to have</w:t>
      </w:r>
      <w:r w:rsidRPr="007B01D3">
        <w:rPr>
          <w:i/>
          <w:color w:val="C45911" w:themeColor="accent2" w:themeShade="BF"/>
          <w:sz w:val="20"/>
          <w:szCs w:val="20"/>
        </w:rPr>
        <w:t xml:space="preserve"> one (1) Go-No Go Milestone every 12-18 months.</w:t>
      </w:r>
    </w:p>
    <w:p w14:paraId="10D92087" w14:textId="77777777" w:rsidR="009A57F3" w:rsidRDefault="009A57F3" w:rsidP="000C4EA9">
      <w:pPr>
        <w:rPr>
          <w:i/>
          <w:color w:val="C45911" w:themeColor="accent2" w:themeShade="BF"/>
          <w:sz w:val="20"/>
          <w:szCs w:val="20"/>
        </w:rPr>
      </w:pPr>
    </w:p>
    <w:p w14:paraId="74C194E2" w14:textId="77777777" w:rsidR="009A57F3" w:rsidRPr="00B81B3F" w:rsidRDefault="009A57F3" w:rsidP="000C4EA9">
      <w:pPr>
        <w:rPr>
          <w:i/>
          <w:color w:val="C45911" w:themeColor="accent2" w:themeShade="BF"/>
          <w:sz w:val="20"/>
          <w:szCs w:val="20"/>
        </w:rPr>
      </w:pPr>
      <w:r w:rsidRPr="007E6941">
        <w:rPr>
          <w:b/>
          <w:bCs/>
          <w:i/>
          <w:iCs/>
          <w:highlight w:val="lightGray"/>
        </w:rPr>
        <w:t>Add Go/No-Go Decision</w:t>
      </w:r>
      <w:r>
        <w:rPr>
          <w:b/>
          <w:bCs/>
          <w:i/>
          <w:iCs/>
        </w:rPr>
        <w:t xml:space="preserve"> –</w:t>
      </w:r>
      <w:r>
        <w:rPr>
          <w:i/>
          <w:color w:val="C45911" w:themeColor="accent2" w:themeShade="BF"/>
          <w:sz w:val="20"/>
          <w:szCs w:val="20"/>
        </w:rPr>
        <w:t xml:space="preserve">If a project is in its last </w:t>
      </w:r>
      <w:proofErr w:type="gramStart"/>
      <w:r>
        <w:rPr>
          <w:i/>
          <w:color w:val="C45911" w:themeColor="accent2" w:themeShade="BF"/>
          <w:sz w:val="20"/>
          <w:szCs w:val="20"/>
        </w:rPr>
        <w:t>year</w:t>
      </w:r>
      <w:proofErr w:type="gramEnd"/>
      <w:r>
        <w:rPr>
          <w:i/>
          <w:color w:val="C45911" w:themeColor="accent2" w:themeShade="BF"/>
          <w:sz w:val="20"/>
          <w:szCs w:val="20"/>
        </w:rPr>
        <w:t xml:space="preserve"> it most likely does not require a go/no-go. Do NOT create a go/no-go with a date that corresponds to the last day of the project please! </w:t>
      </w:r>
    </w:p>
    <w:tbl>
      <w:tblPr>
        <w:tblW w:w="10944" w:type="dxa"/>
        <w:tblLayout w:type="fixed"/>
        <w:tblLook w:val="04A0" w:firstRow="1" w:lastRow="0" w:firstColumn="1" w:lastColumn="0" w:noHBand="0" w:noVBand="1"/>
      </w:tblPr>
      <w:tblGrid>
        <w:gridCol w:w="3024"/>
        <w:gridCol w:w="3744"/>
        <w:gridCol w:w="2880"/>
        <w:gridCol w:w="1296"/>
      </w:tblGrid>
      <w:tr w:rsidR="009A57F3" w:rsidRPr="00616F68" w14:paraId="49E2D920" w14:textId="77777777" w:rsidTr="000C4EA9">
        <w:trPr>
          <w:tblHeader/>
        </w:trPr>
        <w:tc>
          <w:tcPr>
            <w:tcW w:w="3024" w:type="dxa"/>
            <w:tcBorders>
              <w:top w:val="single" w:sz="1" w:space="0" w:color="000000"/>
              <w:left w:val="single" w:sz="1" w:space="0" w:color="000000"/>
              <w:bottom w:val="single" w:sz="2" w:space="0" w:color="000000"/>
              <w:right w:val="single" w:sz="1" w:space="0" w:color="000000"/>
            </w:tcBorders>
            <w:shd w:val="clear" w:color="auto" w:fill="1F497D"/>
            <w:tcMar>
              <w:top w:w="60" w:type="dxa"/>
              <w:left w:w="60" w:type="dxa"/>
              <w:bottom w:w="60" w:type="dxa"/>
              <w:right w:w="60" w:type="dxa"/>
            </w:tcMar>
            <w:vAlign w:val="center"/>
          </w:tcPr>
          <w:p w14:paraId="4179AAFF" w14:textId="77777777" w:rsidR="009A57F3" w:rsidRPr="00616F68" w:rsidRDefault="009A57F3" w:rsidP="000C4EA9">
            <w:pPr>
              <w:jc w:val="center"/>
              <w:rPr>
                <w:rFonts w:ascii="Calibri" w:eastAsia="Calibri" w:hAnsi="Calibri" w:cs="Times New Roman"/>
              </w:rPr>
            </w:pPr>
            <w:r w:rsidRPr="00616F68">
              <w:rPr>
                <w:rFonts w:ascii="Calibri" w:eastAsia="Calibri" w:hAnsi="Calibri" w:cs="Times New Roman"/>
                <w:b/>
                <w:color w:val="FFFFFF"/>
              </w:rPr>
              <w:t>Name</w:t>
            </w:r>
            <w:r w:rsidRPr="00023EDF">
              <w:rPr>
                <w:rFonts w:ascii="Calibri" w:eastAsia="Calibri" w:hAnsi="Calibri" w:cs="Times New Roman"/>
                <w:b/>
                <w:color w:val="FF0000"/>
              </w:rPr>
              <w:t>*</w:t>
            </w:r>
          </w:p>
        </w:tc>
        <w:tc>
          <w:tcPr>
            <w:tcW w:w="3744" w:type="dxa"/>
            <w:tcBorders>
              <w:top w:val="single" w:sz="1" w:space="0" w:color="000000"/>
              <w:left w:val="single" w:sz="1" w:space="0" w:color="000000"/>
              <w:bottom w:val="single" w:sz="2" w:space="0" w:color="000000"/>
              <w:right w:val="single" w:sz="1" w:space="0" w:color="000000"/>
            </w:tcBorders>
            <w:shd w:val="clear" w:color="auto" w:fill="1F497D"/>
            <w:tcMar>
              <w:top w:w="60" w:type="dxa"/>
              <w:left w:w="60" w:type="dxa"/>
              <w:bottom w:w="60" w:type="dxa"/>
              <w:right w:w="60" w:type="dxa"/>
            </w:tcMar>
            <w:vAlign w:val="center"/>
          </w:tcPr>
          <w:p w14:paraId="73A1CD14" w14:textId="77777777" w:rsidR="009A57F3" w:rsidRPr="00616F68" w:rsidRDefault="009A57F3" w:rsidP="000C4EA9">
            <w:pPr>
              <w:jc w:val="center"/>
              <w:rPr>
                <w:rFonts w:ascii="Calibri" w:eastAsia="Calibri" w:hAnsi="Calibri" w:cs="Times New Roman"/>
              </w:rPr>
            </w:pPr>
            <w:r w:rsidRPr="00616F68">
              <w:rPr>
                <w:rFonts w:ascii="Calibri" w:eastAsia="Calibri" w:hAnsi="Calibri" w:cs="Times New Roman"/>
                <w:b/>
                <w:color w:val="FFFFFF"/>
              </w:rPr>
              <w:t>Description</w:t>
            </w:r>
            <w:r w:rsidRPr="00023EDF">
              <w:rPr>
                <w:rFonts w:ascii="Calibri" w:eastAsia="Calibri" w:hAnsi="Calibri" w:cs="Times New Roman"/>
                <w:b/>
                <w:color w:val="FF0000"/>
              </w:rPr>
              <w:t>*</w:t>
            </w:r>
          </w:p>
        </w:tc>
        <w:tc>
          <w:tcPr>
            <w:tcW w:w="2880" w:type="dxa"/>
            <w:tcBorders>
              <w:top w:val="single" w:sz="1" w:space="0" w:color="000000"/>
              <w:left w:val="single" w:sz="1" w:space="0" w:color="000000"/>
              <w:bottom w:val="single" w:sz="2" w:space="0" w:color="000000"/>
              <w:right w:val="single" w:sz="1" w:space="0" w:color="000000"/>
            </w:tcBorders>
            <w:shd w:val="clear" w:color="auto" w:fill="1F497D"/>
            <w:tcMar>
              <w:top w:w="60" w:type="dxa"/>
              <w:left w:w="60" w:type="dxa"/>
              <w:bottom w:w="60" w:type="dxa"/>
              <w:right w:w="60" w:type="dxa"/>
            </w:tcMar>
            <w:vAlign w:val="center"/>
          </w:tcPr>
          <w:p w14:paraId="21456D4E" w14:textId="77777777" w:rsidR="009A57F3" w:rsidRPr="00616F68" w:rsidRDefault="009A57F3" w:rsidP="000C4EA9">
            <w:pPr>
              <w:jc w:val="center"/>
              <w:rPr>
                <w:rFonts w:ascii="Calibri" w:eastAsia="Calibri" w:hAnsi="Calibri" w:cs="Times New Roman"/>
              </w:rPr>
            </w:pPr>
            <w:r w:rsidRPr="00616F68">
              <w:rPr>
                <w:rFonts w:ascii="Calibri" w:eastAsia="Calibri" w:hAnsi="Calibri" w:cs="Times New Roman"/>
                <w:b/>
                <w:color w:val="FFFFFF"/>
              </w:rPr>
              <w:t>Criteria</w:t>
            </w:r>
            <w:r w:rsidRPr="00023EDF">
              <w:rPr>
                <w:rFonts w:ascii="Calibri" w:eastAsia="Calibri" w:hAnsi="Calibri" w:cs="Times New Roman"/>
                <w:b/>
                <w:color w:val="FF0000"/>
              </w:rPr>
              <w:t>*</w:t>
            </w:r>
          </w:p>
        </w:tc>
        <w:tc>
          <w:tcPr>
            <w:tcW w:w="1296" w:type="dxa"/>
            <w:tcBorders>
              <w:top w:val="single" w:sz="1" w:space="0" w:color="000000"/>
              <w:left w:val="single" w:sz="1" w:space="0" w:color="000000"/>
              <w:bottom w:val="single" w:sz="2" w:space="0" w:color="000000"/>
              <w:right w:val="single" w:sz="1" w:space="0" w:color="000000"/>
            </w:tcBorders>
            <w:shd w:val="clear" w:color="auto" w:fill="1F497D"/>
            <w:tcMar>
              <w:top w:w="60" w:type="dxa"/>
              <w:left w:w="60" w:type="dxa"/>
              <w:bottom w:w="60" w:type="dxa"/>
              <w:right w:w="60" w:type="dxa"/>
            </w:tcMar>
            <w:vAlign w:val="center"/>
          </w:tcPr>
          <w:p w14:paraId="7F7F18AE" w14:textId="77777777" w:rsidR="009A57F3" w:rsidRPr="00616F68" w:rsidRDefault="009A57F3" w:rsidP="000C4EA9">
            <w:pPr>
              <w:jc w:val="center"/>
              <w:rPr>
                <w:rFonts w:ascii="Calibri" w:eastAsia="Calibri" w:hAnsi="Calibri" w:cs="Times New Roman"/>
              </w:rPr>
            </w:pPr>
            <w:r w:rsidRPr="00616F68">
              <w:rPr>
                <w:rFonts w:ascii="Calibri" w:eastAsia="Calibri" w:hAnsi="Calibri" w:cs="Times New Roman"/>
                <w:b/>
                <w:color w:val="FFFFFF"/>
              </w:rPr>
              <w:t>Date</w:t>
            </w:r>
            <w:r w:rsidRPr="00023EDF">
              <w:rPr>
                <w:rFonts w:ascii="Calibri" w:eastAsia="Calibri" w:hAnsi="Calibri" w:cs="Times New Roman"/>
                <w:b/>
                <w:color w:val="FF0000"/>
              </w:rPr>
              <w:t>*</w:t>
            </w:r>
          </w:p>
        </w:tc>
      </w:tr>
      <w:tr w:rsidR="009A57F3" w:rsidRPr="00616F68" w14:paraId="4C1E80A0" w14:textId="77777777" w:rsidTr="000C4EA9">
        <w:sdt>
          <w:sdtPr>
            <w:rPr>
              <w:rStyle w:val="MainBodyStyle"/>
              <w:sz w:val="20"/>
              <w:szCs w:val="20"/>
            </w:rPr>
            <w:id w:val="768051053"/>
            <w:placeholder>
              <w:docPart w:val="63DC8077293F524E95304A1FD6A88535"/>
            </w:placeholder>
            <w:showingPlcHdr/>
          </w:sdtPr>
          <w:sdtEndPr>
            <w:rPr>
              <w:rStyle w:val="ar9btlmpwvfbwyzzom2"/>
              <w:b/>
              <w:color w:val="auto"/>
            </w:rPr>
          </w:sdtEndPr>
          <w:sdtContent>
            <w:tc>
              <w:tcPr>
                <w:tcW w:w="3024" w:type="dxa"/>
                <w:tcBorders>
                  <w:top w:val="single" w:sz="2" w:space="0" w:color="000000"/>
                  <w:left w:val="single" w:sz="2" w:space="0" w:color="000000"/>
                  <w:bottom w:val="single" w:sz="2" w:space="0" w:color="000000"/>
                  <w:right w:val="single" w:sz="2" w:space="0" w:color="000000"/>
                </w:tcBorders>
                <w:tcMar>
                  <w:top w:w="60" w:type="dxa"/>
                  <w:left w:w="60" w:type="dxa"/>
                  <w:bottom w:w="60" w:type="dxa"/>
                  <w:right w:w="60" w:type="dxa"/>
                </w:tcMar>
              </w:tcPr>
              <w:p w14:paraId="1EB07BAA" w14:textId="77777777" w:rsidR="009A57F3" w:rsidRPr="00B15AC7" w:rsidRDefault="009A57F3" w:rsidP="000C4EA9">
                <w:pPr>
                  <w:rPr>
                    <w:rFonts w:ascii="Calibri" w:eastAsia="Calibri" w:hAnsi="Calibri" w:cs="Times New Roman"/>
                    <w:sz w:val="20"/>
                    <w:szCs w:val="20"/>
                  </w:rPr>
                </w:pPr>
                <w:r w:rsidRPr="00B15AC7">
                  <w:rPr>
                    <w:rStyle w:val="PlaceholderText"/>
                  </w:rPr>
                  <w:t>Click here to enter text.</w:t>
                </w:r>
              </w:p>
            </w:tc>
          </w:sdtContent>
        </w:sdt>
        <w:sdt>
          <w:sdtPr>
            <w:rPr>
              <w:rStyle w:val="MainBodyStyle"/>
              <w:sz w:val="20"/>
              <w:szCs w:val="20"/>
            </w:rPr>
            <w:id w:val="-1373683334"/>
            <w:placeholder>
              <w:docPart w:val="8182B4E38C63E44080481E4804DC4360"/>
            </w:placeholder>
            <w:showingPlcHdr/>
          </w:sdtPr>
          <w:sdtEndPr>
            <w:rPr>
              <w:rStyle w:val="ar9btlmpwvfbwyzzom2"/>
              <w:b/>
              <w:color w:val="auto"/>
            </w:rPr>
          </w:sdtEndPr>
          <w:sdtContent>
            <w:tc>
              <w:tcPr>
                <w:tcW w:w="3744" w:type="dxa"/>
                <w:tcBorders>
                  <w:top w:val="single" w:sz="2" w:space="0" w:color="000000"/>
                  <w:left w:val="single" w:sz="2" w:space="0" w:color="000000"/>
                  <w:bottom w:val="single" w:sz="2" w:space="0" w:color="000000"/>
                  <w:right w:val="single" w:sz="2" w:space="0" w:color="000000"/>
                </w:tcBorders>
                <w:tcMar>
                  <w:top w:w="60" w:type="dxa"/>
                  <w:left w:w="60" w:type="dxa"/>
                  <w:bottom w:w="60" w:type="dxa"/>
                  <w:right w:w="60" w:type="dxa"/>
                </w:tcMar>
              </w:tcPr>
              <w:p w14:paraId="7384F6D5" w14:textId="77777777" w:rsidR="009A57F3" w:rsidRPr="00B15AC7" w:rsidRDefault="009A57F3" w:rsidP="000C4EA9">
                <w:pPr>
                  <w:rPr>
                    <w:rFonts w:ascii="Calibri" w:eastAsia="Calibri" w:hAnsi="Calibri" w:cs="Times New Roman"/>
                    <w:sz w:val="20"/>
                    <w:szCs w:val="20"/>
                  </w:rPr>
                </w:pPr>
                <w:r w:rsidRPr="00B15AC7">
                  <w:rPr>
                    <w:rStyle w:val="PlaceholderText"/>
                  </w:rPr>
                  <w:t>Click here to enter text.</w:t>
                </w:r>
              </w:p>
            </w:tc>
          </w:sdtContent>
        </w:sdt>
        <w:sdt>
          <w:sdtPr>
            <w:rPr>
              <w:rStyle w:val="MainBodyStyle"/>
              <w:sz w:val="20"/>
              <w:szCs w:val="20"/>
            </w:rPr>
            <w:id w:val="-1992097917"/>
            <w:placeholder>
              <w:docPart w:val="4E6037B29ECF0F48BA9BB9686748256B"/>
            </w:placeholder>
            <w:showingPlcHdr/>
          </w:sdtPr>
          <w:sdtEndPr>
            <w:rPr>
              <w:rStyle w:val="ar9btlmpwvfbwyzzom2"/>
              <w:b/>
              <w:color w:val="auto"/>
            </w:rPr>
          </w:sdtEndPr>
          <w:sdtContent>
            <w:tc>
              <w:tcPr>
                <w:tcW w:w="2880" w:type="dxa"/>
                <w:tcBorders>
                  <w:top w:val="single" w:sz="2" w:space="0" w:color="000000"/>
                  <w:left w:val="single" w:sz="2" w:space="0" w:color="000000"/>
                  <w:bottom w:val="single" w:sz="2" w:space="0" w:color="000000"/>
                  <w:right w:val="single" w:sz="2" w:space="0" w:color="000000"/>
                </w:tcBorders>
                <w:tcMar>
                  <w:top w:w="60" w:type="dxa"/>
                  <w:left w:w="60" w:type="dxa"/>
                  <w:bottom w:w="60" w:type="dxa"/>
                  <w:right w:w="60" w:type="dxa"/>
                </w:tcMar>
              </w:tcPr>
              <w:p w14:paraId="4EFE2D8F" w14:textId="77777777" w:rsidR="009A57F3" w:rsidRPr="00B15AC7" w:rsidRDefault="009A57F3" w:rsidP="000C4EA9">
                <w:pPr>
                  <w:rPr>
                    <w:rFonts w:ascii="Calibri" w:eastAsia="Calibri" w:hAnsi="Calibri" w:cs="Times New Roman"/>
                    <w:sz w:val="20"/>
                    <w:szCs w:val="20"/>
                  </w:rPr>
                </w:pPr>
                <w:r w:rsidRPr="00B15AC7">
                  <w:rPr>
                    <w:rStyle w:val="PlaceholderText"/>
                  </w:rPr>
                  <w:t>Click here to enter text.</w:t>
                </w:r>
              </w:p>
            </w:tc>
          </w:sdtContent>
        </w:sdt>
        <w:sdt>
          <w:sdtPr>
            <w:rPr>
              <w:rStyle w:val="MainBodyStyle"/>
              <w:sz w:val="20"/>
              <w:szCs w:val="20"/>
            </w:rPr>
            <w:id w:val="-1534110936"/>
            <w:placeholder>
              <w:docPart w:val="C417FEC4D91DA842A7C722AA3C4271D5"/>
            </w:placeholder>
            <w:showingPlcHdr/>
            <w:date w:fullDate="2014-06-19T00:00:00Z">
              <w:dateFormat w:val="M/d/yyyy"/>
              <w:lid w:val="en-US"/>
              <w:storeMappedDataAs w:val="dateTime"/>
              <w:calendar w:val="gregorian"/>
            </w:date>
          </w:sdtPr>
          <w:sdtContent>
            <w:tc>
              <w:tcPr>
                <w:tcW w:w="1296" w:type="dxa"/>
                <w:tcBorders>
                  <w:top w:val="single" w:sz="2" w:space="0" w:color="000000"/>
                  <w:left w:val="single" w:sz="2" w:space="0" w:color="000000"/>
                  <w:bottom w:val="single" w:sz="2" w:space="0" w:color="000000"/>
                  <w:right w:val="single" w:sz="2" w:space="0" w:color="000000"/>
                </w:tcBorders>
                <w:tcMar>
                  <w:top w:w="60" w:type="dxa"/>
                  <w:left w:w="60" w:type="dxa"/>
                  <w:bottom w:w="60" w:type="dxa"/>
                  <w:right w:w="60" w:type="dxa"/>
                </w:tcMar>
              </w:tcPr>
              <w:p w14:paraId="08269B3F" w14:textId="77777777" w:rsidR="009A57F3" w:rsidRPr="00B15AC7" w:rsidRDefault="009A57F3" w:rsidP="000C4EA9">
                <w:pPr>
                  <w:rPr>
                    <w:rFonts w:ascii="Calibri" w:eastAsia="Calibri" w:hAnsi="Calibri" w:cs="Times New Roman"/>
                    <w:sz w:val="20"/>
                    <w:szCs w:val="20"/>
                  </w:rPr>
                </w:pPr>
                <w:r w:rsidRPr="00973FBC">
                  <w:rPr>
                    <w:rStyle w:val="PlaceholderText"/>
                  </w:rPr>
                  <w:t>Enter a date.</w:t>
                </w:r>
              </w:p>
            </w:tc>
          </w:sdtContent>
        </w:sdt>
      </w:tr>
      <w:tr w:rsidR="009A57F3" w:rsidRPr="00616F68" w14:paraId="472F508B" w14:textId="77777777" w:rsidTr="000C4EA9">
        <w:sdt>
          <w:sdtPr>
            <w:rPr>
              <w:rStyle w:val="MainBodyStyle"/>
              <w:sz w:val="20"/>
              <w:szCs w:val="20"/>
            </w:rPr>
            <w:id w:val="487901546"/>
            <w:placeholder>
              <w:docPart w:val="31C996652CA727489665D27E8CA5D603"/>
            </w:placeholder>
            <w:showingPlcHdr/>
          </w:sdtPr>
          <w:sdtEndPr>
            <w:rPr>
              <w:rStyle w:val="ar9btlmpwvfbwyzzom2"/>
              <w:b/>
              <w:color w:val="auto"/>
            </w:rPr>
          </w:sdtEndPr>
          <w:sdtContent>
            <w:tc>
              <w:tcPr>
                <w:tcW w:w="3024" w:type="dxa"/>
                <w:tcBorders>
                  <w:top w:val="single" w:sz="2" w:space="0" w:color="000000"/>
                  <w:left w:val="single" w:sz="2" w:space="0" w:color="000000"/>
                  <w:bottom w:val="single" w:sz="2" w:space="0" w:color="000000"/>
                  <w:right w:val="single" w:sz="2" w:space="0" w:color="000000"/>
                </w:tcBorders>
                <w:tcMar>
                  <w:top w:w="60" w:type="dxa"/>
                  <w:left w:w="60" w:type="dxa"/>
                  <w:bottom w:w="60" w:type="dxa"/>
                  <w:right w:w="60" w:type="dxa"/>
                </w:tcMar>
              </w:tcPr>
              <w:p w14:paraId="49395191" w14:textId="77777777" w:rsidR="009A57F3" w:rsidRPr="00B15AC7" w:rsidRDefault="009A57F3" w:rsidP="000C4EA9">
                <w:pPr>
                  <w:rPr>
                    <w:rFonts w:ascii="Calibri" w:eastAsia="Calibri" w:hAnsi="Calibri" w:cs="Times New Roman"/>
                    <w:sz w:val="20"/>
                    <w:szCs w:val="20"/>
                  </w:rPr>
                </w:pPr>
                <w:r w:rsidRPr="00B15AC7">
                  <w:rPr>
                    <w:rStyle w:val="PlaceholderText"/>
                  </w:rPr>
                  <w:t>Click here to enter text.</w:t>
                </w:r>
              </w:p>
            </w:tc>
          </w:sdtContent>
        </w:sdt>
        <w:sdt>
          <w:sdtPr>
            <w:rPr>
              <w:rStyle w:val="MainBodyStyle"/>
              <w:sz w:val="20"/>
              <w:szCs w:val="20"/>
            </w:rPr>
            <w:id w:val="1147004922"/>
            <w:placeholder>
              <w:docPart w:val="D91D5CD058F21041B97E17C84119F3A6"/>
            </w:placeholder>
            <w:showingPlcHdr/>
          </w:sdtPr>
          <w:sdtEndPr>
            <w:rPr>
              <w:rStyle w:val="ar9btlmpwvfbwyzzom2"/>
              <w:b/>
              <w:color w:val="auto"/>
            </w:rPr>
          </w:sdtEndPr>
          <w:sdtContent>
            <w:tc>
              <w:tcPr>
                <w:tcW w:w="3744" w:type="dxa"/>
                <w:tcBorders>
                  <w:top w:val="single" w:sz="2" w:space="0" w:color="000000"/>
                  <w:left w:val="single" w:sz="2" w:space="0" w:color="000000"/>
                  <w:bottom w:val="single" w:sz="2" w:space="0" w:color="000000"/>
                  <w:right w:val="single" w:sz="2" w:space="0" w:color="000000"/>
                </w:tcBorders>
                <w:tcMar>
                  <w:top w:w="60" w:type="dxa"/>
                  <w:left w:w="60" w:type="dxa"/>
                  <w:bottom w:w="60" w:type="dxa"/>
                  <w:right w:w="60" w:type="dxa"/>
                </w:tcMar>
              </w:tcPr>
              <w:p w14:paraId="36FB008B" w14:textId="77777777" w:rsidR="009A57F3" w:rsidRPr="00B15AC7" w:rsidRDefault="009A57F3" w:rsidP="000C4EA9">
                <w:pPr>
                  <w:rPr>
                    <w:rFonts w:ascii="Calibri" w:eastAsia="Calibri" w:hAnsi="Calibri" w:cs="Times New Roman"/>
                    <w:sz w:val="20"/>
                    <w:szCs w:val="20"/>
                  </w:rPr>
                </w:pPr>
                <w:r w:rsidRPr="00B15AC7">
                  <w:rPr>
                    <w:rStyle w:val="PlaceholderText"/>
                  </w:rPr>
                  <w:t>Click here to enter text.</w:t>
                </w:r>
              </w:p>
            </w:tc>
          </w:sdtContent>
        </w:sdt>
        <w:sdt>
          <w:sdtPr>
            <w:rPr>
              <w:rStyle w:val="MainBodyStyle"/>
              <w:sz w:val="20"/>
              <w:szCs w:val="20"/>
            </w:rPr>
            <w:id w:val="-946698929"/>
            <w:placeholder>
              <w:docPart w:val="880D8901F8A75C4D9B44F155A0D0539C"/>
            </w:placeholder>
            <w:showingPlcHdr/>
          </w:sdtPr>
          <w:sdtEndPr>
            <w:rPr>
              <w:rStyle w:val="ar9btlmpwvfbwyzzom2"/>
              <w:b/>
              <w:color w:val="auto"/>
            </w:rPr>
          </w:sdtEndPr>
          <w:sdtContent>
            <w:tc>
              <w:tcPr>
                <w:tcW w:w="2880" w:type="dxa"/>
                <w:tcBorders>
                  <w:top w:val="single" w:sz="2" w:space="0" w:color="000000"/>
                  <w:left w:val="single" w:sz="2" w:space="0" w:color="000000"/>
                  <w:bottom w:val="single" w:sz="2" w:space="0" w:color="000000"/>
                  <w:right w:val="single" w:sz="2" w:space="0" w:color="000000"/>
                </w:tcBorders>
                <w:tcMar>
                  <w:top w:w="60" w:type="dxa"/>
                  <w:left w:w="60" w:type="dxa"/>
                  <w:bottom w:w="60" w:type="dxa"/>
                  <w:right w:w="60" w:type="dxa"/>
                </w:tcMar>
              </w:tcPr>
              <w:p w14:paraId="5650984E" w14:textId="77777777" w:rsidR="009A57F3" w:rsidRPr="00B15AC7" w:rsidRDefault="009A57F3" w:rsidP="000C4EA9">
                <w:pPr>
                  <w:rPr>
                    <w:rFonts w:ascii="Calibri" w:eastAsia="Calibri" w:hAnsi="Calibri" w:cs="Times New Roman"/>
                    <w:sz w:val="20"/>
                    <w:szCs w:val="20"/>
                  </w:rPr>
                </w:pPr>
                <w:r w:rsidRPr="00B15AC7">
                  <w:rPr>
                    <w:rStyle w:val="PlaceholderText"/>
                  </w:rPr>
                  <w:t>Click here to enter text.</w:t>
                </w:r>
              </w:p>
            </w:tc>
          </w:sdtContent>
        </w:sdt>
        <w:sdt>
          <w:sdtPr>
            <w:rPr>
              <w:rStyle w:val="MainBodyStyle"/>
              <w:sz w:val="20"/>
              <w:szCs w:val="20"/>
            </w:rPr>
            <w:id w:val="2025895297"/>
            <w:placeholder>
              <w:docPart w:val="0A9BEAF54C95584284E097E89E7FBA0E"/>
            </w:placeholder>
            <w:showingPlcHdr/>
            <w:date w:fullDate="2014-06-19T00:00:00Z">
              <w:dateFormat w:val="M/d/yyyy"/>
              <w:lid w:val="en-US"/>
              <w:storeMappedDataAs w:val="dateTime"/>
              <w:calendar w:val="gregorian"/>
            </w:date>
          </w:sdtPr>
          <w:sdtContent>
            <w:tc>
              <w:tcPr>
                <w:tcW w:w="1296" w:type="dxa"/>
                <w:tcBorders>
                  <w:top w:val="single" w:sz="2" w:space="0" w:color="000000"/>
                  <w:left w:val="single" w:sz="2" w:space="0" w:color="000000"/>
                  <w:bottom w:val="single" w:sz="2" w:space="0" w:color="000000"/>
                  <w:right w:val="single" w:sz="2" w:space="0" w:color="000000"/>
                </w:tcBorders>
                <w:tcMar>
                  <w:top w:w="60" w:type="dxa"/>
                  <w:left w:w="60" w:type="dxa"/>
                  <w:bottom w:w="60" w:type="dxa"/>
                  <w:right w:w="60" w:type="dxa"/>
                </w:tcMar>
              </w:tcPr>
              <w:p w14:paraId="6CEFD0EF" w14:textId="77777777" w:rsidR="009A57F3" w:rsidRPr="00B15AC7" w:rsidRDefault="009A57F3" w:rsidP="000C4EA9">
                <w:pPr>
                  <w:rPr>
                    <w:rFonts w:ascii="Calibri" w:eastAsia="Calibri" w:hAnsi="Calibri" w:cs="Times New Roman"/>
                    <w:sz w:val="20"/>
                    <w:szCs w:val="20"/>
                  </w:rPr>
                </w:pPr>
                <w:r w:rsidRPr="00973FBC">
                  <w:rPr>
                    <w:rStyle w:val="PlaceholderText"/>
                  </w:rPr>
                  <w:t>Enter a date.</w:t>
                </w:r>
              </w:p>
            </w:tc>
          </w:sdtContent>
        </w:sdt>
      </w:tr>
    </w:tbl>
    <w:p w14:paraId="7D31B7BD" w14:textId="77777777" w:rsidR="009A57F3" w:rsidRDefault="009A57F3"/>
    <w:p w14:paraId="7762C64B" w14:textId="77777777" w:rsidR="009A57F3" w:rsidRDefault="009A57F3" w:rsidP="000C4EA9">
      <w:pPr>
        <w:pBdr>
          <w:bottom w:val="single" w:sz="1" w:space="1" w:color="DBE5F1"/>
        </w:pBdr>
        <w:spacing w:before="240" w:after="240"/>
      </w:pPr>
      <w:r>
        <w:rPr>
          <w:b/>
          <w:color w:val="365F92"/>
          <w:sz w:val="24"/>
        </w:rPr>
        <w:t>Risks and Mitigation</w:t>
      </w:r>
      <w:r w:rsidRPr="00236626">
        <w:rPr>
          <w:b/>
          <w:i/>
          <w:iCs/>
          <w:color w:val="365F92"/>
          <w:sz w:val="24"/>
        </w:rPr>
        <w:t xml:space="preserve"> </w:t>
      </w:r>
      <w:r w:rsidRPr="00FB0C1D">
        <w:rPr>
          <w:bCs/>
          <w:i/>
          <w:iCs/>
          <w:color w:val="FF0000"/>
          <w:sz w:val="24"/>
        </w:rPr>
        <w:t>(Optional)</w:t>
      </w:r>
    </w:p>
    <w:p w14:paraId="235E162C" w14:textId="77777777" w:rsidR="009A57F3" w:rsidRDefault="009A57F3" w:rsidP="000C4EA9">
      <w:pPr>
        <w:rPr>
          <w:i/>
          <w:color w:val="C45911" w:themeColor="accent2" w:themeShade="BF"/>
          <w:sz w:val="20"/>
          <w:szCs w:val="20"/>
        </w:rPr>
      </w:pPr>
      <w:r w:rsidRPr="00194D44">
        <w:rPr>
          <w:i/>
          <w:color w:val="C45911" w:themeColor="accent2" w:themeShade="BF"/>
          <w:sz w:val="20"/>
          <w:szCs w:val="20"/>
        </w:rPr>
        <w:t xml:space="preserve">The purpose of this page is to identify and document </w:t>
      </w:r>
      <w:r>
        <w:rPr>
          <w:i/>
          <w:color w:val="C45911" w:themeColor="accent2" w:themeShade="BF"/>
          <w:sz w:val="20"/>
          <w:szCs w:val="20"/>
        </w:rPr>
        <w:t>any risk</w:t>
      </w:r>
      <w:r w:rsidRPr="00194D44">
        <w:rPr>
          <w:i/>
          <w:color w:val="C45911" w:themeColor="accent2" w:themeShade="BF"/>
          <w:sz w:val="20"/>
          <w:szCs w:val="20"/>
        </w:rPr>
        <w:t>s that are associated with the AOP project.</w:t>
      </w:r>
    </w:p>
    <w:p w14:paraId="6B855140" w14:textId="77777777" w:rsidR="009A57F3" w:rsidRPr="00E84AEE" w:rsidRDefault="009A57F3" w:rsidP="000C4EA9">
      <w:pPr>
        <w:rPr>
          <w:b/>
          <w:bCs/>
          <w:i/>
          <w:iCs/>
        </w:rPr>
      </w:pPr>
      <w:r w:rsidRPr="007E6941">
        <w:rPr>
          <w:b/>
          <w:bCs/>
          <w:i/>
          <w:iCs/>
          <w:highlight w:val="lightGray"/>
        </w:rPr>
        <w:t>Add New Risk</w:t>
      </w:r>
    </w:p>
    <w:tbl>
      <w:tblPr>
        <w:tblW w:w="11429" w:type="dxa"/>
        <w:tblLayout w:type="fixed"/>
        <w:tblLook w:val="04A0" w:firstRow="1" w:lastRow="0" w:firstColumn="1" w:lastColumn="0" w:noHBand="0" w:noVBand="1"/>
      </w:tblPr>
      <w:tblGrid>
        <w:gridCol w:w="1313"/>
        <w:gridCol w:w="846"/>
        <w:gridCol w:w="1354"/>
        <w:gridCol w:w="1230"/>
        <w:gridCol w:w="990"/>
        <w:gridCol w:w="1016"/>
        <w:gridCol w:w="1800"/>
        <w:gridCol w:w="1350"/>
        <w:gridCol w:w="1530"/>
      </w:tblGrid>
      <w:tr w:rsidR="009A57F3" w14:paraId="41E7F274" w14:textId="77777777" w:rsidTr="002F66B2">
        <w:trPr>
          <w:trHeight w:val="729"/>
          <w:tblHeader/>
        </w:trPr>
        <w:tc>
          <w:tcPr>
            <w:tcW w:w="1313" w:type="dxa"/>
            <w:tcBorders>
              <w:top w:val="single" w:sz="1" w:space="0" w:color="000000"/>
              <w:left w:val="single" w:sz="1" w:space="0" w:color="000000"/>
              <w:bottom w:val="single" w:sz="1" w:space="0" w:color="000000"/>
              <w:right w:val="single" w:sz="1" w:space="0" w:color="000000"/>
            </w:tcBorders>
            <w:shd w:val="clear" w:color="auto" w:fill="1F497D"/>
            <w:tcMar>
              <w:top w:w="60" w:type="dxa"/>
              <w:left w:w="60" w:type="dxa"/>
              <w:bottom w:w="60" w:type="dxa"/>
              <w:right w:w="60" w:type="dxa"/>
            </w:tcMar>
            <w:vAlign w:val="center"/>
          </w:tcPr>
          <w:p w14:paraId="748AF816" w14:textId="77777777" w:rsidR="009A57F3" w:rsidRDefault="009A57F3" w:rsidP="000C4EA9">
            <w:pPr>
              <w:jc w:val="center"/>
            </w:pPr>
            <w:r>
              <w:rPr>
                <w:b/>
                <w:color w:val="FFFFFF"/>
              </w:rPr>
              <w:t>Name</w:t>
            </w:r>
            <w:r w:rsidRPr="00023EDF">
              <w:rPr>
                <w:rFonts w:ascii="Calibri" w:eastAsia="Calibri" w:hAnsi="Calibri" w:cs="Times New Roman"/>
                <w:b/>
                <w:color w:val="FF0000"/>
              </w:rPr>
              <w:t>*</w:t>
            </w:r>
          </w:p>
        </w:tc>
        <w:tc>
          <w:tcPr>
            <w:tcW w:w="846" w:type="dxa"/>
            <w:tcBorders>
              <w:top w:val="single" w:sz="1" w:space="0" w:color="000000"/>
              <w:left w:val="single" w:sz="1" w:space="0" w:color="000000"/>
              <w:bottom w:val="single" w:sz="1" w:space="0" w:color="000000"/>
              <w:right w:val="single" w:sz="1" w:space="0" w:color="000000"/>
            </w:tcBorders>
            <w:shd w:val="clear" w:color="auto" w:fill="1F497D"/>
            <w:tcMar>
              <w:top w:w="60" w:type="dxa"/>
              <w:left w:w="60" w:type="dxa"/>
              <w:bottom w:w="60" w:type="dxa"/>
              <w:right w:w="60" w:type="dxa"/>
            </w:tcMar>
            <w:vAlign w:val="center"/>
          </w:tcPr>
          <w:p w14:paraId="125C5D4E" w14:textId="77777777" w:rsidR="009A57F3" w:rsidRDefault="009A57F3" w:rsidP="000C4EA9">
            <w:pPr>
              <w:jc w:val="center"/>
            </w:pPr>
            <w:r>
              <w:rPr>
                <w:b/>
                <w:color w:val="FFFFFF"/>
              </w:rPr>
              <w:t>Status</w:t>
            </w:r>
          </w:p>
        </w:tc>
        <w:tc>
          <w:tcPr>
            <w:tcW w:w="1354" w:type="dxa"/>
            <w:tcBorders>
              <w:top w:val="single" w:sz="1" w:space="0" w:color="000000"/>
              <w:left w:val="single" w:sz="1" w:space="0" w:color="000000"/>
              <w:bottom w:val="single" w:sz="1" w:space="0" w:color="000000"/>
              <w:right w:val="single" w:sz="1" w:space="0" w:color="000000"/>
            </w:tcBorders>
            <w:shd w:val="clear" w:color="auto" w:fill="1F497D"/>
          </w:tcPr>
          <w:p w14:paraId="7C742FCE" w14:textId="77777777" w:rsidR="009A57F3" w:rsidRDefault="009A57F3" w:rsidP="000C4EA9">
            <w:pPr>
              <w:jc w:val="center"/>
              <w:rPr>
                <w:b/>
                <w:color w:val="FFFFFF"/>
              </w:rPr>
            </w:pPr>
            <w:r>
              <w:rPr>
                <w:b/>
                <w:color w:val="FFFFFF"/>
              </w:rPr>
              <w:t xml:space="preserve">Classification </w:t>
            </w:r>
            <w:r w:rsidRPr="00E51BD5">
              <w:rPr>
                <w:bCs/>
                <w:i/>
                <w:iCs/>
                <w:color w:val="FFFFFF"/>
              </w:rPr>
              <w:t>(scope, cost, schedule, regulatory)</w:t>
            </w:r>
          </w:p>
        </w:tc>
        <w:tc>
          <w:tcPr>
            <w:tcW w:w="1230" w:type="dxa"/>
            <w:tcBorders>
              <w:top w:val="single" w:sz="1" w:space="0" w:color="000000"/>
              <w:left w:val="single" w:sz="1" w:space="0" w:color="000000"/>
              <w:bottom w:val="single" w:sz="1" w:space="0" w:color="000000"/>
              <w:right w:val="single" w:sz="1" w:space="0" w:color="000000"/>
            </w:tcBorders>
            <w:shd w:val="clear" w:color="auto" w:fill="1F497D"/>
            <w:tcMar>
              <w:top w:w="60" w:type="dxa"/>
              <w:left w:w="60" w:type="dxa"/>
              <w:bottom w:w="60" w:type="dxa"/>
              <w:right w:w="60" w:type="dxa"/>
            </w:tcMar>
            <w:vAlign w:val="center"/>
          </w:tcPr>
          <w:p w14:paraId="105AF411" w14:textId="77777777" w:rsidR="009A57F3" w:rsidRDefault="009A57F3" w:rsidP="000C4EA9">
            <w:pPr>
              <w:jc w:val="center"/>
            </w:pPr>
            <w:r>
              <w:rPr>
                <w:b/>
                <w:color w:val="FFFFFF"/>
              </w:rPr>
              <w:t>Target Completion Date</w:t>
            </w:r>
          </w:p>
        </w:tc>
        <w:tc>
          <w:tcPr>
            <w:tcW w:w="990" w:type="dxa"/>
            <w:tcBorders>
              <w:top w:val="single" w:sz="1" w:space="0" w:color="000000"/>
              <w:left w:val="single" w:sz="1" w:space="0" w:color="000000"/>
              <w:bottom w:val="single" w:sz="1" w:space="0" w:color="000000"/>
              <w:right w:val="single" w:sz="1" w:space="0" w:color="000000"/>
            </w:tcBorders>
            <w:shd w:val="clear" w:color="auto" w:fill="1F497D"/>
            <w:tcMar>
              <w:top w:w="60" w:type="dxa"/>
              <w:left w:w="60" w:type="dxa"/>
              <w:bottom w:w="60" w:type="dxa"/>
              <w:right w:w="60" w:type="dxa"/>
            </w:tcMar>
            <w:vAlign w:val="center"/>
          </w:tcPr>
          <w:p w14:paraId="0C51D7F7" w14:textId="77777777" w:rsidR="009A57F3" w:rsidRDefault="009A57F3" w:rsidP="000C4EA9">
            <w:pPr>
              <w:jc w:val="center"/>
            </w:pPr>
            <w:r>
              <w:rPr>
                <w:b/>
                <w:color w:val="FFFFFF"/>
              </w:rPr>
              <w:t>Severity</w:t>
            </w:r>
            <w:r w:rsidRPr="00023EDF">
              <w:rPr>
                <w:rFonts w:ascii="Calibri" w:eastAsia="Calibri" w:hAnsi="Calibri" w:cs="Times New Roman"/>
                <w:b/>
                <w:color w:val="FF0000"/>
              </w:rPr>
              <w:t>*</w:t>
            </w:r>
          </w:p>
        </w:tc>
        <w:tc>
          <w:tcPr>
            <w:tcW w:w="1016" w:type="dxa"/>
            <w:tcBorders>
              <w:top w:val="single" w:sz="1" w:space="0" w:color="000000"/>
              <w:left w:val="single" w:sz="1" w:space="0" w:color="000000"/>
              <w:bottom w:val="single" w:sz="1" w:space="0" w:color="000000"/>
              <w:right w:val="single" w:sz="1" w:space="0" w:color="000000"/>
            </w:tcBorders>
            <w:shd w:val="clear" w:color="auto" w:fill="1F497D"/>
            <w:tcMar>
              <w:top w:w="60" w:type="dxa"/>
              <w:left w:w="60" w:type="dxa"/>
              <w:bottom w:w="60" w:type="dxa"/>
              <w:right w:w="60" w:type="dxa"/>
            </w:tcMar>
            <w:vAlign w:val="center"/>
          </w:tcPr>
          <w:p w14:paraId="3AD6E384" w14:textId="77777777" w:rsidR="009A57F3" w:rsidRDefault="009A57F3" w:rsidP="000C4EA9">
            <w:pPr>
              <w:jc w:val="center"/>
              <w:rPr>
                <w:b/>
                <w:color w:val="FFFFFF"/>
              </w:rPr>
            </w:pPr>
            <w:r>
              <w:rPr>
                <w:b/>
                <w:color w:val="FFFFFF"/>
              </w:rPr>
              <w:t>Response</w:t>
            </w:r>
          </w:p>
          <w:p w14:paraId="60E30F0D" w14:textId="77777777" w:rsidR="009A57F3" w:rsidRDefault="009A57F3" w:rsidP="000C4EA9">
            <w:pPr>
              <w:jc w:val="center"/>
            </w:pPr>
            <w:r>
              <w:rPr>
                <w:b/>
                <w:color w:val="FFFFFF"/>
              </w:rPr>
              <w:t>Plan</w:t>
            </w:r>
          </w:p>
        </w:tc>
        <w:tc>
          <w:tcPr>
            <w:tcW w:w="1800" w:type="dxa"/>
            <w:tcBorders>
              <w:top w:val="single" w:sz="1" w:space="0" w:color="000000"/>
              <w:left w:val="single" w:sz="1" w:space="0" w:color="000000"/>
              <w:bottom w:val="single" w:sz="1" w:space="0" w:color="000000"/>
              <w:right w:val="single" w:sz="1" w:space="0" w:color="000000"/>
            </w:tcBorders>
            <w:shd w:val="clear" w:color="auto" w:fill="1F497D"/>
          </w:tcPr>
          <w:p w14:paraId="01C5463C" w14:textId="77777777" w:rsidR="009A57F3" w:rsidRDefault="009A57F3" w:rsidP="000C4EA9">
            <w:pPr>
              <w:jc w:val="center"/>
              <w:rPr>
                <w:b/>
                <w:color w:val="FFFFFF"/>
              </w:rPr>
            </w:pPr>
            <w:r>
              <w:rPr>
                <w:b/>
                <w:color w:val="FFFFFF"/>
              </w:rPr>
              <w:t xml:space="preserve">Risk Response </w:t>
            </w:r>
            <w:r w:rsidRPr="00E51BD5">
              <w:rPr>
                <w:bCs/>
                <w:i/>
                <w:iCs/>
                <w:color w:val="FFFFFF"/>
              </w:rPr>
              <w:t>(accept, avoid, transfer,</w:t>
            </w:r>
            <w:r>
              <w:rPr>
                <w:bCs/>
                <w:i/>
                <w:iCs/>
                <w:color w:val="FFFFFF"/>
              </w:rPr>
              <w:t xml:space="preserve"> mitigate)</w:t>
            </w:r>
          </w:p>
        </w:tc>
        <w:tc>
          <w:tcPr>
            <w:tcW w:w="1350" w:type="dxa"/>
            <w:tcBorders>
              <w:top w:val="single" w:sz="1" w:space="0" w:color="000000"/>
              <w:left w:val="single" w:sz="1" w:space="0" w:color="000000"/>
              <w:bottom w:val="single" w:sz="1" w:space="0" w:color="000000"/>
              <w:right w:val="single" w:sz="1" w:space="0" w:color="000000"/>
            </w:tcBorders>
            <w:shd w:val="clear" w:color="auto" w:fill="1F497D"/>
          </w:tcPr>
          <w:p w14:paraId="08241D7A" w14:textId="77777777" w:rsidR="009A57F3" w:rsidRDefault="009A57F3" w:rsidP="000C4EA9">
            <w:pPr>
              <w:jc w:val="center"/>
              <w:rPr>
                <w:b/>
                <w:color w:val="FFFFFF"/>
              </w:rPr>
            </w:pPr>
            <w:r>
              <w:rPr>
                <w:b/>
                <w:color w:val="FFFFFF"/>
              </w:rPr>
              <w:t xml:space="preserve">Risk Probability </w:t>
            </w:r>
            <w:r w:rsidRPr="00E51BD5">
              <w:rPr>
                <w:bCs/>
                <w:i/>
                <w:iCs/>
                <w:color w:val="FFFFFF"/>
              </w:rPr>
              <w:t>(low, med, high)</w:t>
            </w:r>
          </w:p>
        </w:tc>
        <w:tc>
          <w:tcPr>
            <w:tcW w:w="1530" w:type="dxa"/>
            <w:tcBorders>
              <w:top w:val="single" w:sz="1" w:space="0" w:color="000000"/>
              <w:left w:val="single" w:sz="1" w:space="0" w:color="000000"/>
              <w:bottom w:val="single" w:sz="1" w:space="0" w:color="000000"/>
              <w:right w:val="single" w:sz="1" w:space="0" w:color="000000"/>
            </w:tcBorders>
            <w:shd w:val="clear" w:color="auto" w:fill="1F497D"/>
            <w:tcMar>
              <w:top w:w="60" w:type="dxa"/>
              <w:left w:w="60" w:type="dxa"/>
              <w:bottom w:w="60" w:type="dxa"/>
              <w:right w:w="60" w:type="dxa"/>
            </w:tcMar>
            <w:vAlign w:val="center"/>
          </w:tcPr>
          <w:p w14:paraId="6C8B9535" w14:textId="77777777" w:rsidR="009A57F3" w:rsidRDefault="009A57F3" w:rsidP="000C4EA9">
            <w:pPr>
              <w:jc w:val="center"/>
            </w:pPr>
            <w:r>
              <w:rPr>
                <w:b/>
                <w:color w:val="FFFFFF"/>
              </w:rPr>
              <w:t>Description</w:t>
            </w:r>
            <w:r w:rsidRPr="00023EDF">
              <w:rPr>
                <w:rFonts w:ascii="Calibri" w:eastAsia="Calibri" w:hAnsi="Calibri" w:cs="Times New Roman"/>
                <w:b/>
                <w:color w:val="FF0000"/>
              </w:rPr>
              <w:t>*</w:t>
            </w:r>
          </w:p>
        </w:tc>
      </w:tr>
      <w:tr w:rsidR="009A57F3" w:rsidRPr="00105C91" w14:paraId="1E211528" w14:textId="77777777" w:rsidTr="002F66B2">
        <w:trPr>
          <w:trHeight w:val="473"/>
        </w:trPr>
        <w:tc>
          <w:tcPr>
            <w:tcW w:w="1313" w:type="dxa"/>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p w14:paraId="7A4D1F88" w14:textId="77777777" w:rsidR="009A57F3" w:rsidRPr="00B15AC7" w:rsidRDefault="00000000" w:rsidP="000C4EA9">
            <w:pPr>
              <w:rPr>
                <w:sz w:val="20"/>
                <w:szCs w:val="20"/>
              </w:rPr>
            </w:pPr>
            <w:sdt>
              <w:sdtPr>
                <w:rPr>
                  <w:rStyle w:val="MainBodyStyle"/>
                  <w:sz w:val="20"/>
                  <w:szCs w:val="20"/>
                </w:rPr>
                <w:id w:val="900803464"/>
                <w:placeholder>
                  <w:docPart w:val="F7650B636B5E024D9C30C63BD6767B8A"/>
                </w:placeholder>
                <w:showingPlcHdr/>
              </w:sdtPr>
              <w:sdtEndPr>
                <w:rPr>
                  <w:rStyle w:val="DefaultParagraphFont"/>
                  <w:color w:val="auto"/>
                </w:rPr>
              </w:sdtEndPr>
              <w:sdtContent>
                <w:r w:rsidR="009A57F3" w:rsidRPr="00B15AC7">
                  <w:rPr>
                    <w:rStyle w:val="PlaceholderText"/>
                  </w:rPr>
                  <w:t>Click here to enter text.</w:t>
                </w:r>
              </w:sdtContent>
            </w:sdt>
          </w:p>
        </w:tc>
        <w:tc>
          <w:tcPr>
            <w:tcW w:w="846" w:type="dxa"/>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p w14:paraId="7BBFAAF9" w14:textId="77777777" w:rsidR="009A57F3" w:rsidRPr="00B15AC7" w:rsidRDefault="00000000" w:rsidP="000C4EA9">
            <w:pPr>
              <w:rPr>
                <w:sz w:val="20"/>
                <w:szCs w:val="20"/>
              </w:rPr>
            </w:pPr>
            <w:sdt>
              <w:sdtPr>
                <w:rPr>
                  <w:rStyle w:val="MainBodyStyle"/>
                  <w:sz w:val="20"/>
                  <w:szCs w:val="20"/>
                </w:rPr>
                <w:id w:val="1259880081"/>
                <w:placeholder>
                  <w:docPart w:val="41FC35F92561104D9766DAB49EDD64E6"/>
                </w:placeholder>
                <w:showingPlcHdr/>
                <w:dropDownList>
                  <w:listItem w:value="Choose an item."/>
                  <w:listItem w:displayText="None" w:value="None"/>
                  <w:listItem w:displayText="Known" w:value="Known"/>
                  <w:listItem w:displayText="Analyzed" w:value="Analyzed"/>
                  <w:listItem w:displayText="Response Known" w:value="Response Known"/>
                  <w:listItem w:displayText="Response Selected" w:value="Response Selected"/>
                  <w:listItem w:displayText="Response Implemented" w:value="Response Implemented"/>
                  <w:listItem w:displayText="Issue" w:value="Issue"/>
                  <w:listItem w:displayText="Closed" w:value="Closed"/>
                </w:dropDownList>
              </w:sdtPr>
              <w:sdtEndPr>
                <w:rPr>
                  <w:rStyle w:val="DefaultParagraphFont"/>
                  <w:color w:val="auto"/>
                </w:rPr>
              </w:sdtEndPr>
              <w:sdtContent>
                <w:r w:rsidR="009A57F3" w:rsidRPr="00B15AC7">
                  <w:rPr>
                    <w:rStyle w:val="PlaceholderText"/>
                  </w:rPr>
                  <w:t>Choose an item.</w:t>
                </w:r>
              </w:sdtContent>
            </w:sdt>
          </w:p>
        </w:tc>
        <w:tc>
          <w:tcPr>
            <w:tcW w:w="1354" w:type="dxa"/>
            <w:tcBorders>
              <w:top w:val="single" w:sz="1" w:space="0" w:color="000000"/>
              <w:left w:val="single" w:sz="1" w:space="0" w:color="000000"/>
              <w:bottom w:val="single" w:sz="1" w:space="0" w:color="000000"/>
              <w:right w:val="single" w:sz="1" w:space="0" w:color="000000"/>
            </w:tcBorders>
          </w:tcPr>
          <w:p w14:paraId="030F1B5B" w14:textId="77777777" w:rsidR="009A57F3" w:rsidRDefault="009A57F3" w:rsidP="000C4EA9">
            <w:pPr>
              <w:rPr>
                <w:rStyle w:val="MainBodyStyle"/>
                <w:sz w:val="20"/>
                <w:szCs w:val="20"/>
              </w:rPr>
            </w:pPr>
          </w:p>
        </w:tc>
        <w:tc>
          <w:tcPr>
            <w:tcW w:w="1230" w:type="dxa"/>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sdt>
            <w:sdtPr>
              <w:rPr>
                <w:rStyle w:val="MainBodyStyle"/>
                <w:sz w:val="20"/>
                <w:szCs w:val="20"/>
              </w:rPr>
              <w:id w:val="-1956472678"/>
              <w:placeholder>
                <w:docPart w:val="71A694525566A7488A11DA4EDBFDEA5A"/>
              </w:placeholder>
              <w:showingPlcHdr/>
              <w:date>
                <w:dateFormat w:val="M/d/yyyy"/>
                <w:lid w:val="en-US"/>
                <w:storeMappedDataAs w:val="dateTime"/>
                <w:calendar w:val="gregorian"/>
              </w:date>
            </w:sdtPr>
            <w:sdtEndPr>
              <w:rPr>
                <w:rStyle w:val="DefaultParagraphFont"/>
                <w:b/>
                <w:color w:val="auto"/>
              </w:rPr>
            </w:sdtEndPr>
            <w:sdtContent>
              <w:p w14:paraId="75992023" w14:textId="77777777" w:rsidR="009A57F3" w:rsidRPr="00B15AC7" w:rsidRDefault="009A57F3" w:rsidP="000C4EA9">
                <w:pPr>
                  <w:rPr>
                    <w:color w:val="262626" w:themeColor="text1" w:themeTint="D9"/>
                    <w:sz w:val="20"/>
                    <w:szCs w:val="20"/>
                  </w:rPr>
                </w:pPr>
                <w:r w:rsidRPr="00B15AC7">
                  <w:rPr>
                    <w:rStyle w:val="PlaceholderText"/>
                  </w:rPr>
                  <w:t>Click here to enter a date.</w:t>
                </w:r>
              </w:p>
            </w:sdtContent>
          </w:sdt>
        </w:tc>
        <w:tc>
          <w:tcPr>
            <w:tcW w:w="990" w:type="dxa"/>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sdt>
            <w:sdtPr>
              <w:rPr>
                <w:rStyle w:val="MainBodyStyle"/>
                <w:sz w:val="20"/>
                <w:szCs w:val="20"/>
              </w:rPr>
              <w:id w:val="-1298762205"/>
              <w:placeholder>
                <w:docPart w:val="56DA6D730E2DD440958938412200AD1F"/>
              </w:placeholder>
              <w:showingPlcHdr/>
              <w:dropDownList>
                <w:listItem w:value="Choose an item."/>
                <w:listItem w:displayText="Low" w:value="Low"/>
                <w:listItem w:displayText="Medium" w:value="Medium"/>
                <w:listItem w:displayText="High" w:value="High"/>
              </w:dropDownList>
            </w:sdtPr>
            <w:sdtEndPr>
              <w:rPr>
                <w:rStyle w:val="DefaultParagraphFont"/>
                <w:b/>
                <w:color w:val="auto"/>
              </w:rPr>
            </w:sdtEndPr>
            <w:sdtContent>
              <w:p w14:paraId="0E72D3C2" w14:textId="77777777" w:rsidR="009A57F3" w:rsidRPr="00B15AC7" w:rsidRDefault="009A57F3" w:rsidP="000C4EA9">
                <w:pPr>
                  <w:rPr>
                    <w:color w:val="262626" w:themeColor="text1" w:themeTint="D9"/>
                    <w:sz w:val="20"/>
                    <w:szCs w:val="20"/>
                  </w:rPr>
                </w:pPr>
                <w:r w:rsidRPr="00B15AC7">
                  <w:rPr>
                    <w:rStyle w:val="PlaceholderText"/>
                  </w:rPr>
                  <w:t>Choose an item.</w:t>
                </w:r>
              </w:p>
            </w:sdtContent>
          </w:sdt>
        </w:tc>
        <w:tc>
          <w:tcPr>
            <w:tcW w:w="1016" w:type="dxa"/>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sdt>
            <w:sdtPr>
              <w:rPr>
                <w:rStyle w:val="MainBodyStyle"/>
                <w:sz w:val="20"/>
                <w:szCs w:val="20"/>
              </w:rPr>
              <w:id w:val="-2089067977"/>
              <w:placeholder>
                <w:docPart w:val="2942005835CA214D89E7FB9E3EC9AF94"/>
              </w:placeholder>
              <w:showingPlcHdr/>
              <w:dropDownList>
                <w:listItem w:value="Choose an item."/>
                <w:listItem w:displayText="Accept" w:value="Accept"/>
                <w:listItem w:displayText="Avoid" w:value="Avoid"/>
                <w:listItem w:displayText="Transfer" w:value="Transfer"/>
                <w:listItem w:displayText="Mitigate" w:value="Mitigate"/>
              </w:dropDownList>
            </w:sdtPr>
            <w:sdtEndPr>
              <w:rPr>
                <w:rStyle w:val="DefaultParagraphFont"/>
                <w:b/>
                <w:color w:val="auto"/>
              </w:rPr>
            </w:sdtEndPr>
            <w:sdtContent>
              <w:p w14:paraId="66327963" w14:textId="77777777" w:rsidR="009A57F3" w:rsidRPr="00B15AC7" w:rsidRDefault="009A57F3" w:rsidP="000C4EA9">
                <w:pPr>
                  <w:rPr>
                    <w:color w:val="262626" w:themeColor="text1" w:themeTint="D9"/>
                    <w:sz w:val="20"/>
                    <w:szCs w:val="20"/>
                  </w:rPr>
                </w:pPr>
                <w:r w:rsidRPr="00B15AC7">
                  <w:rPr>
                    <w:rStyle w:val="PlaceholderText"/>
                  </w:rPr>
                  <w:t>Choose an item.</w:t>
                </w:r>
              </w:p>
            </w:sdtContent>
          </w:sdt>
        </w:tc>
        <w:tc>
          <w:tcPr>
            <w:tcW w:w="1800" w:type="dxa"/>
            <w:tcBorders>
              <w:top w:val="single" w:sz="1" w:space="0" w:color="000000"/>
              <w:left w:val="single" w:sz="1" w:space="0" w:color="000000"/>
              <w:bottom w:val="single" w:sz="1" w:space="0" w:color="000000"/>
              <w:right w:val="single" w:sz="1" w:space="0" w:color="000000"/>
            </w:tcBorders>
          </w:tcPr>
          <w:p w14:paraId="3967C8D8" w14:textId="77777777" w:rsidR="009A57F3" w:rsidRDefault="009A57F3" w:rsidP="000C4EA9">
            <w:pPr>
              <w:rPr>
                <w:rStyle w:val="MainBodyStyle"/>
                <w:sz w:val="20"/>
                <w:szCs w:val="20"/>
              </w:rPr>
            </w:pPr>
          </w:p>
        </w:tc>
        <w:tc>
          <w:tcPr>
            <w:tcW w:w="1350" w:type="dxa"/>
            <w:tcBorders>
              <w:top w:val="single" w:sz="1" w:space="0" w:color="000000"/>
              <w:left w:val="single" w:sz="1" w:space="0" w:color="000000"/>
              <w:bottom w:val="single" w:sz="1" w:space="0" w:color="000000"/>
              <w:right w:val="single" w:sz="1" w:space="0" w:color="000000"/>
            </w:tcBorders>
          </w:tcPr>
          <w:p w14:paraId="5D90E64D" w14:textId="77777777" w:rsidR="009A57F3" w:rsidRDefault="009A57F3" w:rsidP="000C4EA9">
            <w:pPr>
              <w:rPr>
                <w:rStyle w:val="MainBodyStyle"/>
                <w:sz w:val="20"/>
                <w:szCs w:val="20"/>
              </w:rPr>
            </w:pPr>
          </w:p>
        </w:tc>
        <w:tc>
          <w:tcPr>
            <w:tcW w:w="1530" w:type="dxa"/>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sdt>
            <w:sdtPr>
              <w:rPr>
                <w:rStyle w:val="MainBodyStyle"/>
                <w:sz w:val="20"/>
                <w:szCs w:val="20"/>
              </w:rPr>
              <w:id w:val="900869661"/>
              <w:placeholder>
                <w:docPart w:val="E59741C23C4C874883AE2143F9DA78A4"/>
              </w:placeholder>
              <w:showingPlcHdr/>
            </w:sdtPr>
            <w:sdtEndPr>
              <w:rPr>
                <w:rStyle w:val="DefaultParagraphFont"/>
                <w:b/>
                <w:color w:val="auto"/>
              </w:rPr>
            </w:sdtEndPr>
            <w:sdtContent>
              <w:p w14:paraId="1ADFFE07" w14:textId="77777777" w:rsidR="009A57F3" w:rsidRPr="00B15AC7" w:rsidRDefault="009A57F3" w:rsidP="000C4EA9">
                <w:pPr>
                  <w:rPr>
                    <w:color w:val="262626" w:themeColor="text1" w:themeTint="D9"/>
                    <w:sz w:val="20"/>
                    <w:szCs w:val="20"/>
                  </w:rPr>
                </w:pPr>
                <w:r w:rsidRPr="00B15AC7">
                  <w:rPr>
                    <w:rStyle w:val="PlaceholderText"/>
                  </w:rPr>
                  <w:t>Click here to enter text.</w:t>
                </w:r>
              </w:p>
            </w:sdtContent>
          </w:sdt>
        </w:tc>
      </w:tr>
      <w:tr w:rsidR="009A57F3" w14:paraId="7C142925" w14:textId="77777777" w:rsidTr="002F66B2">
        <w:trPr>
          <w:trHeight w:val="473"/>
        </w:trPr>
        <w:tc>
          <w:tcPr>
            <w:tcW w:w="1313" w:type="dxa"/>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p w14:paraId="7635655D" w14:textId="77777777" w:rsidR="009A57F3" w:rsidRPr="00B15AC7" w:rsidRDefault="00000000" w:rsidP="000C4EA9">
            <w:pPr>
              <w:rPr>
                <w:sz w:val="20"/>
                <w:szCs w:val="20"/>
              </w:rPr>
            </w:pPr>
            <w:sdt>
              <w:sdtPr>
                <w:rPr>
                  <w:rStyle w:val="MainBodyStyle"/>
                  <w:sz w:val="20"/>
                  <w:szCs w:val="20"/>
                </w:rPr>
                <w:id w:val="1445576790"/>
                <w:placeholder>
                  <w:docPart w:val="749FA895F354224A9ACD655C86027C42"/>
                </w:placeholder>
                <w:showingPlcHdr/>
              </w:sdtPr>
              <w:sdtEndPr>
                <w:rPr>
                  <w:rStyle w:val="DefaultParagraphFont"/>
                  <w:color w:val="auto"/>
                </w:rPr>
              </w:sdtEndPr>
              <w:sdtContent>
                <w:r w:rsidR="009A57F3" w:rsidRPr="00B15AC7">
                  <w:rPr>
                    <w:rStyle w:val="PlaceholderText"/>
                  </w:rPr>
                  <w:t>Click here to enter text.</w:t>
                </w:r>
              </w:sdtContent>
            </w:sdt>
          </w:p>
        </w:tc>
        <w:tc>
          <w:tcPr>
            <w:tcW w:w="846" w:type="dxa"/>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p w14:paraId="797E85B6" w14:textId="77777777" w:rsidR="009A57F3" w:rsidRPr="00B15AC7" w:rsidRDefault="00000000" w:rsidP="000C4EA9">
            <w:pPr>
              <w:rPr>
                <w:sz w:val="20"/>
                <w:szCs w:val="20"/>
              </w:rPr>
            </w:pPr>
            <w:sdt>
              <w:sdtPr>
                <w:rPr>
                  <w:rStyle w:val="MainBodyStyle"/>
                  <w:sz w:val="20"/>
                  <w:szCs w:val="20"/>
                </w:rPr>
                <w:id w:val="407420372"/>
                <w:placeholder>
                  <w:docPart w:val="E82F92905C5DC24CA91DAF8926D9B550"/>
                </w:placeholder>
                <w:showingPlcHdr/>
                <w:dropDownList>
                  <w:listItem w:value="Choose an item."/>
                  <w:listItem w:displayText="None" w:value="None"/>
                  <w:listItem w:displayText="Known" w:value="Known"/>
                  <w:listItem w:displayText="Analyzed" w:value="Analyzed"/>
                  <w:listItem w:displayText="Response Known" w:value="Response Known"/>
                  <w:listItem w:displayText="Response Selected" w:value="Response Selected"/>
                  <w:listItem w:displayText="Response Implemented" w:value="Response Implemented"/>
                  <w:listItem w:displayText="Issue" w:value="Issue"/>
                  <w:listItem w:displayText="Closed" w:value="Closed"/>
                </w:dropDownList>
              </w:sdtPr>
              <w:sdtEndPr>
                <w:rPr>
                  <w:rStyle w:val="DefaultParagraphFont"/>
                  <w:color w:val="auto"/>
                </w:rPr>
              </w:sdtEndPr>
              <w:sdtContent>
                <w:r w:rsidR="009A57F3" w:rsidRPr="00B15AC7">
                  <w:rPr>
                    <w:rStyle w:val="PlaceholderText"/>
                  </w:rPr>
                  <w:t>Choose an item.</w:t>
                </w:r>
              </w:sdtContent>
            </w:sdt>
          </w:p>
        </w:tc>
        <w:tc>
          <w:tcPr>
            <w:tcW w:w="1354" w:type="dxa"/>
            <w:tcBorders>
              <w:top w:val="single" w:sz="1" w:space="0" w:color="000000"/>
              <w:left w:val="single" w:sz="1" w:space="0" w:color="000000"/>
              <w:bottom w:val="single" w:sz="1" w:space="0" w:color="000000"/>
              <w:right w:val="single" w:sz="1" w:space="0" w:color="000000"/>
            </w:tcBorders>
          </w:tcPr>
          <w:p w14:paraId="05DC8ABC" w14:textId="77777777" w:rsidR="009A57F3" w:rsidRDefault="009A57F3" w:rsidP="000C4EA9">
            <w:pPr>
              <w:rPr>
                <w:rStyle w:val="MainBodyStyle"/>
                <w:sz w:val="20"/>
                <w:szCs w:val="20"/>
              </w:rPr>
            </w:pPr>
          </w:p>
        </w:tc>
        <w:tc>
          <w:tcPr>
            <w:tcW w:w="1230" w:type="dxa"/>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sdt>
            <w:sdtPr>
              <w:rPr>
                <w:rStyle w:val="MainBodyStyle"/>
                <w:sz w:val="20"/>
                <w:szCs w:val="20"/>
              </w:rPr>
              <w:id w:val="-744493812"/>
              <w:placeholder>
                <w:docPart w:val="3FB31D8E1C0CB5488531981FB06FD3BB"/>
              </w:placeholder>
              <w:showingPlcHdr/>
              <w:date>
                <w:dateFormat w:val="M/d/yyyy"/>
                <w:lid w:val="en-US"/>
                <w:storeMappedDataAs w:val="dateTime"/>
                <w:calendar w:val="gregorian"/>
              </w:date>
            </w:sdtPr>
            <w:sdtEndPr>
              <w:rPr>
                <w:rStyle w:val="DefaultParagraphFont"/>
                <w:b/>
                <w:color w:val="auto"/>
              </w:rPr>
            </w:sdtEndPr>
            <w:sdtContent>
              <w:p w14:paraId="78C30C42" w14:textId="77777777" w:rsidR="009A57F3" w:rsidRPr="00B15AC7" w:rsidRDefault="009A57F3" w:rsidP="000C4EA9">
                <w:pPr>
                  <w:rPr>
                    <w:color w:val="262626" w:themeColor="text1" w:themeTint="D9"/>
                    <w:sz w:val="20"/>
                    <w:szCs w:val="20"/>
                  </w:rPr>
                </w:pPr>
                <w:r w:rsidRPr="00B15AC7">
                  <w:rPr>
                    <w:rStyle w:val="PlaceholderText"/>
                  </w:rPr>
                  <w:t>Click here to enter a date.</w:t>
                </w:r>
              </w:p>
            </w:sdtContent>
          </w:sdt>
        </w:tc>
        <w:tc>
          <w:tcPr>
            <w:tcW w:w="990" w:type="dxa"/>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sdt>
            <w:sdtPr>
              <w:rPr>
                <w:rStyle w:val="MainBodyStyle"/>
                <w:sz w:val="20"/>
                <w:szCs w:val="20"/>
              </w:rPr>
              <w:id w:val="1547573449"/>
              <w:placeholder>
                <w:docPart w:val="B3EFD7B9C0E213419737B2F5DFD9CF2E"/>
              </w:placeholder>
              <w:showingPlcHdr/>
              <w:dropDownList>
                <w:listItem w:value="Choose an item."/>
                <w:listItem w:displayText="Low" w:value="Low"/>
                <w:listItem w:displayText="Medium" w:value="Medium"/>
                <w:listItem w:displayText="High" w:value="High"/>
              </w:dropDownList>
            </w:sdtPr>
            <w:sdtEndPr>
              <w:rPr>
                <w:rStyle w:val="DefaultParagraphFont"/>
                <w:b/>
                <w:color w:val="auto"/>
              </w:rPr>
            </w:sdtEndPr>
            <w:sdtContent>
              <w:p w14:paraId="6DBA487E" w14:textId="77777777" w:rsidR="009A57F3" w:rsidRPr="00B15AC7" w:rsidRDefault="009A57F3" w:rsidP="000C4EA9">
                <w:pPr>
                  <w:rPr>
                    <w:color w:val="262626" w:themeColor="text1" w:themeTint="D9"/>
                    <w:sz w:val="20"/>
                    <w:szCs w:val="20"/>
                  </w:rPr>
                </w:pPr>
                <w:r w:rsidRPr="00B15AC7">
                  <w:rPr>
                    <w:rStyle w:val="PlaceholderText"/>
                  </w:rPr>
                  <w:t>Choose an item.</w:t>
                </w:r>
              </w:p>
            </w:sdtContent>
          </w:sdt>
        </w:tc>
        <w:tc>
          <w:tcPr>
            <w:tcW w:w="1016" w:type="dxa"/>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sdt>
            <w:sdtPr>
              <w:rPr>
                <w:rStyle w:val="MainBodyStyle"/>
                <w:sz w:val="20"/>
                <w:szCs w:val="20"/>
              </w:rPr>
              <w:id w:val="756330830"/>
              <w:placeholder>
                <w:docPart w:val="F254721E7F49EC4D8B7238E64644ED9C"/>
              </w:placeholder>
              <w:showingPlcHdr/>
              <w:dropDownList>
                <w:listItem w:value="Choose an item."/>
                <w:listItem w:displayText="Accept" w:value="Accept"/>
                <w:listItem w:displayText="Avoid" w:value="Avoid"/>
                <w:listItem w:displayText="Transfer" w:value="Transfer"/>
                <w:listItem w:displayText="Mitigate" w:value="Mitigate"/>
              </w:dropDownList>
            </w:sdtPr>
            <w:sdtEndPr>
              <w:rPr>
                <w:rStyle w:val="DefaultParagraphFont"/>
                <w:b/>
                <w:color w:val="auto"/>
              </w:rPr>
            </w:sdtEndPr>
            <w:sdtContent>
              <w:p w14:paraId="1E7C082E" w14:textId="77777777" w:rsidR="009A57F3" w:rsidRPr="00B15AC7" w:rsidRDefault="009A57F3" w:rsidP="000C4EA9">
                <w:pPr>
                  <w:rPr>
                    <w:color w:val="262626" w:themeColor="text1" w:themeTint="D9"/>
                    <w:sz w:val="20"/>
                    <w:szCs w:val="20"/>
                  </w:rPr>
                </w:pPr>
                <w:r w:rsidRPr="00B15AC7">
                  <w:rPr>
                    <w:rStyle w:val="PlaceholderText"/>
                  </w:rPr>
                  <w:t>Choose an item.</w:t>
                </w:r>
              </w:p>
            </w:sdtContent>
          </w:sdt>
        </w:tc>
        <w:tc>
          <w:tcPr>
            <w:tcW w:w="1800" w:type="dxa"/>
            <w:tcBorders>
              <w:top w:val="single" w:sz="1" w:space="0" w:color="000000"/>
              <w:left w:val="single" w:sz="1" w:space="0" w:color="000000"/>
              <w:bottom w:val="single" w:sz="1" w:space="0" w:color="000000"/>
              <w:right w:val="single" w:sz="1" w:space="0" w:color="000000"/>
            </w:tcBorders>
          </w:tcPr>
          <w:p w14:paraId="175290AC" w14:textId="77777777" w:rsidR="009A57F3" w:rsidRDefault="009A57F3" w:rsidP="000C4EA9">
            <w:pPr>
              <w:rPr>
                <w:rStyle w:val="MainBodyStyle"/>
                <w:sz w:val="20"/>
                <w:szCs w:val="20"/>
              </w:rPr>
            </w:pPr>
          </w:p>
        </w:tc>
        <w:tc>
          <w:tcPr>
            <w:tcW w:w="1350" w:type="dxa"/>
            <w:tcBorders>
              <w:top w:val="single" w:sz="1" w:space="0" w:color="000000"/>
              <w:left w:val="single" w:sz="1" w:space="0" w:color="000000"/>
              <w:bottom w:val="single" w:sz="1" w:space="0" w:color="000000"/>
              <w:right w:val="single" w:sz="1" w:space="0" w:color="000000"/>
            </w:tcBorders>
          </w:tcPr>
          <w:p w14:paraId="5584E6A8" w14:textId="77777777" w:rsidR="009A57F3" w:rsidRDefault="009A57F3" w:rsidP="000C4EA9">
            <w:pPr>
              <w:rPr>
                <w:rStyle w:val="MainBodyStyle"/>
                <w:sz w:val="20"/>
                <w:szCs w:val="20"/>
              </w:rPr>
            </w:pPr>
          </w:p>
        </w:tc>
        <w:tc>
          <w:tcPr>
            <w:tcW w:w="1530" w:type="dxa"/>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sdt>
            <w:sdtPr>
              <w:rPr>
                <w:rStyle w:val="MainBodyStyle"/>
                <w:sz w:val="20"/>
                <w:szCs w:val="20"/>
              </w:rPr>
              <w:id w:val="1529763166"/>
              <w:placeholder>
                <w:docPart w:val="D464198AF5DCD14B8C2E1983B222774A"/>
              </w:placeholder>
              <w:showingPlcHdr/>
            </w:sdtPr>
            <w:sdtEndPr>
              <w:rPr>
                <w:rStyle w:val="DefaultParagraphFont"/>
                <w:b/>
                <w:color w:val="auto"/>
              </w:rPr>
            </w:sdtEndPr>
            <w:sdtContent>
              <w:p w14:paraId="6691A281" w14:textId="77777777" w:rsidR="009A57F3" w:rsidRPr="00B15AC7" w:rsidRDefault="009A57F3" w:rsidP="000C4EA9">
                <w:pPr>
                  <w:rPr>
                    <w:color w:val="262626" w:themeColor="text1" w:themeTint="D9"/>
                    <w:sz w:val="20"/>
                    <w:szCs w:val="20"/>
                  </w:rPr>
                </w:pPr>
                <w:r w:rsidRPr="00B15AC7">
                  <w:rPr>
                    <w:rStyle w:val="PlaceholderText"/>
                  </w:rPr>
                  <w:t>Click here to enter text.</w:t>
                </w:r>
              </w:p>
            </w:sdtContent>
          </w:sdt>
        </w:tc>
      </w:tr>
      <w:tr w:rsidR="009A57F3" w:rsidRPr="00105C91" w14:paraId="02342A20" w14:textId="77777777" w:rsidTr="002F66B2">
        <w:trPr>
          <w:trHeight w:val="483"/>
        </w:trPr>
        <w:tc>
          <w:tcPr>
            <w:tcW w:w="1313" w:type="dxa"/>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p w14:paraId="2C7B5B11" w14:textId="77777777" w:rsidR="009A57F3" w:rsidRPr="00B15AC7" w:rsidRDefault="00000000" w:rsidP="000C4EA9">
            <w:pPr>
              <w:rPr>
                <w:sz w:val="20"/>
                <w:szCs w:val="20"/>
              </w:rPr>
            </w:pPr>
            <w:sdt>
              <w:sdtPr>
                <w:rPr>
                  <w:rStyle w:val="MainBodyStyle"/>
                  <w:sz w:val="20"/>
                  <w:szCs w:val="20"/>
                </w:rPr>
                <w:id w:val="1557044546"/>
                <w:placeholder>
                  <w:docPart w:val="6D2635E130898440A9CAC349585986B6"/>
                </w:placeholder>
                <w:showingPlcHdr/>
              </w:sdtPr>
              <w:sdtEndPr>
                <w:rPr>
                  <w:rStyle w:val="DefaultParagraphFont"/>
                  <w:color w:val="auto"/>
                </w:rPr>
              </w:sdtEndPr>
              <w:sdtContent>
                <w:r w:rsidR="009A57F3" w:rsidRPr="00B15AC7">
                  <w:rPr>
                    <w:rStyle w:val="PlaceholderText"/>
                  </w:rPr>
                  <w:t>Click here to enter text.</w:t>
                </w:r>
              </w:sdtContent>
            </w:sdt>
          </w:p>
        </w:tc>
        <w:tc>
          <w:tcPr>
            <w:tcW w:w="846" w:type="dxa"/>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p w14:paraId="136160F0" w14:textId="77777777" w:rsidR="009A57F3" w:rsidRPr="00B15AC7" w:rsidRDefault="00000000" w:rsidP="000C4EA9">
            <w:pPr>
              <w:rPr>
                <w:sz w:val="20"/>
                <w:szCs w:val="20"/>
              </w:rPr>
            </w:pPr>
            <w:sdt>
              <w:sdtPr>
                <w:rPr>
                  <w:rStyle w:val="MainBodyStyle"/>
                  <w:sz w:val="20"/>
                  <w:szCs w:val="20"/>
                </w:rPr>
                <w:id w:val="1511718604"/>
                <w:placeholder>
                  <w:docPart w:val="BB4589BB2A3EAF4FB4E8082420A7A686"/>
                </w:placeholder>
                <w:showingPlcHdr/>
                <w:dropDownList>
                  <w:listItem w:value="Choose an item."/>
                  <w:listItem w:displayText="None" w:value="None"/>
                  <w:listItem w:displayText="Known" w:value="Known"/>
                  <w:listItem w:displayText="Analyzed" w:value="Analyzed"/>
                  <w:listItem w:displayText="Response Known" w:value="Response Known"/>
                  <w:listItem w:displayText="Response Selected" w:value="Response Selected"/>
                  <w:listItem w:displayText="Response Implemented" w:value="Response Implemented"/>
                  <w:listItem w:displayText="Issue" w:value="Issue"/>
                  <w:listItem w:displayText="Closed" w:value="Closed"/>
                </w:dropDownList>
              </w:sdtPr>
              <w:sdtEndPr>
                <w:rPr>
                  <w:rStyle w:val="DefaultParagraphFont"/>
                  <w:color w:val="auto"/>
                </w:rPr>
              </w:sdtEndPr>
              <w:sdtContent>
                <w:r w:rsidR="009A57F3" w:rsidRPr="00B15AC7">
                  <w:rPr>
                    <w:rStyle w:val="PlaceholderText"/>
                  </w:rPr>
                  <w:t>Choose an item.</w:t>
                </w:r>
              </w:sdtContent>
            </w:sdt>
          </w:p>
        </w:tc>
        <w:tc>
          <w:tcPr>
            <w:tcW w:w="1354" w:type="dxa"/>
            <w:tcBorders>
              <w:top w:val="single" w:sz="1" w:space="0" w:color="000000"/>
              <w:left w:val="single" w:sz="1" w:space="0" w:color="000000"/>
              <w:bottom w:val="single" w:sz="1" w:space="0" w:color="000000"/>
              <w:right w:val="single" w:sz="1" w:space="0" w:color="000000"/>
            </w:tcBorders>
          </w:tcPr>
          <w:p w14:paraId="19D08EC9" w14:textId="77777777" w:rsidR="009A57F3" w:rsidRDefault="009A57F3" w:rsidP="000C4EA9">
            <w:pPr>
              <w:rPr>
                <w:rStyle w:val="MainBodyStyle"/>
                <w:sz w:val="20"/>
                <w:szCs w:val="20"/>
              </w:rPr>
            </w:pPr>
          </w:p>
        </w:tc>
        <w:tc>
          <w:tcPr>
            <w:tcW w:w="1230" w:type="dxa"/>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sdt>
            <w:sdtPr>
              <w:rPr>
                <w:rStyle w:val="MainBodyStyle"/>
                <w:sz w:val="20"/>
                <w:szCs w:val="20"/>
              </w:rPr>
              <w:id w:val="1454600682"/>
              <w:placeholder>
                <w:docPart w:val="0A9B1A3F5BF8AD47B311C7DA7E5A0F23"/>
              </w:placeholder>
              <w:showingPlcHdr/>
              <w:date>
                <w:dateFormat w:val="M/d/yyyy"/>
                <w:lid w:val="en-US"/>
                <w:storeMappedDataAs w:val="dateTime"/>
                <w:calendar w:val="gregorian"/>
              </w:date>
            </w:sdtPr>
            <w:sdtEndPr>
              <w:rPr>
                <w:rStyle w:val="DefaultParagraphFont"/>
                <w:b/>
                <w:color w:val="auto"/>
              </w:rPr>
            </w:sdtEndPr>
            <w:sdtContent>
              <w:p w14:paraId="71028650" w14:textId="77777777" w:rsidR="009A57F3" w:rsidRPr="00B15AC7" w:rsidRDefault="009A57F3" w:rsidP="000C4EA9">
                <w:pPr>
                  <w:rPr>
                    <w:color w:val="262626" w:themeColor="text1" w:themeTint="D9"/>
                    <w:sz w:val="20"/>
                    <w:szCs w:val="20"/>
                  </w:rPr>
                </w:pPr>
                <w:r w:rsidRPr="00B15AC7">
                  <w:rPr>
                    <w:rStyle w:val="PlaceholderText"/>
                  </w:rPr>
                  <w:t>Click here to enter a date.</w:t>
                </w:r>
              </w:p>
            </w:sdtContent>
          </w:sdt>
        </w:tc>
        <w:tc>
          <w:tcPr>
            <w:tcW w:w="990" w:type="dxa"/>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sdt>
            <w:sdtPr>
              <w:rPr>
                <w:rStyle w:val="MainBodyStyle"/>
                <w:sz w:val="20"/>
                <w:szCs w:val="20"/>
              </w:rPr>
              <w:id w:val="1897399762"/>
              <w:placeholder>
                <w:docPart w:val="B7D7F912B8D9684C873D9B286CE98824"/>
              </w:placeholder>
              <w:showingPlcHdr/>
              <w:dropDownList>
                <w:listItem w:value="Choose an item."/>
                <w:listItem w:displayText="Low" w:value="Low"/>
                <w:listItem w:displayText="Medium" w:value="Medium"/>
                <w:listItem w:displayText="High" w:value="High"/>
              </w:dropDownList>
            </w:sdtPr>
            <w:sdtEndPr>
              <w:rPr>
                <w:rStyle w:val="DefaultParagraphFont"/>
                <w:b/>
                <w:color w:val="auto"/>
              </w:rPr>
            </w:sdtEndPr>
            <w:sdtContent>
              <w:p w14:paraId="08E7AE57" w14:textId="77777777" w:rsidR="009A57F3" w:rsidRPr="00B15AC7" w:rsidRDefault="009A57F3" w:rsidP="000C4EA9">
                <w:pPr>
                  <w:rPr>
                    <w:color w:val="262626" w:themeColor="text1" w:themeTint="D9"/>
                    <w:sz w:val="20"/>
                    <w:szCs w:val="20"/>
                  </w:rPr>
                </w:pPr>
                <w:r w:rsidRPr="00B15AC7">
                  <w:rPr>
                    <w:rStyle w:val="PlaceholderText"/>
                  </w:rPr>
                  <w:t>Choose an item.</w:t>
                </w:r>
              </w:p>
            </w:sdtContent>
          </w:sdt>
        </w:tc>
        <w:tc>
          <w:tcPr>
            <w:tcW w:w="1016" w:type="dxa"/>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sdt>
            <w:sdtPr>
              <w:rPr>
                <w:rStyle w:val="MainBodyStyle"/>
                <w:sz w:val="20"/>
                <w:szCs w:val="20"/>
              </w:rPr>
              <w:id w:val="-1706640102"/>
              <w:placeholder>
                <w:docPart w:val="60B8DA6AE1C6A546865EF4734DBDFE54"/>
              </w:placeholder>
              <w:showingPlcHdr/>
              <w:dropDownList>
                <w:listItem w:value="Choose an item."/>
                <w:listItem w:displayText="Accept" w:value="Accept"/>
                <w:listItem w:displayText="Avoid" w:value="Avoid"/>
                <w:listItem w:displayText="Transfer" w:value="Transfer"/>
                <w:listItem w:displayText="Mitigate" w:value="Mitigate"/>
              </w:dropDownList>
            </w:sdtPr>
            <w:sdtEndPr>
              <w:rPr>
                <w:rStyle w:val="DefaultParagraphFont"/>
                <w:b/>
                <w:color w:val="auto"/>
              </w:rPr>
            </w:sdtEndPr>
            <w:sdtContent>
              <w:p w14:paraId="3B17FC13" w14:textId="77777777" w:rsidR="009A57F3" w:rsidRPr="00B15AC7" w:rsidRDefault="009A57F3" w:rsidP="000C4EA9">
                <w:pPr>
                  <w:rPr>
                    <w:color w:val="262626" w:themeColor="text1" w:themeTint="D9"/>
                    <w:sz w:val="20"/>
                    <w:szCs w:val="20"/>
                  </w:rPr>
                </w:pPr>
                <w:r w:rsidRPr="00B15AC7">
                  <w:rPr>
                    <w:rStyle w:val="PlaceholderText"/>
                  </w:rPr>
                  <w:t>Choose an item.</w:t>
                </w:r>
              </w:p>
            </w:sdtContent>
          </w:sdt>
        </w:tc>
        <w:tc>
          <w:tcPr>
            <w:tcW w:w="1800" w:type="dxa"/>
            <w:tcBorders>
              <w:top w:val="single" w:sz="1" w:space="0" w:color="000000"/>
              <w:left w:val="single" w:sz="1" w:space="0" w:color="000000"/>
              <w:bottom w:val="single" w:sz="1" w:space="0" w:color="000000"/>
              <w:right w:val="single" w:sz="1" w:space="0" w:color="000000"/>
            </w:tcBorders>
          </w:tcPr>
          <w:p w14:paraId="222E2EC9" w14:textId="77777777" w:rsidR="009A57F3" w:rsidRDefault="009A57F3" w:rsidP="000C4EA9">
            <w:pPr>
              <w:rPr>
                <w:rStyle w:val="MainBodyStyle"/>
                <w:sz w:val="20"/>
                <w:szCs w:val="20"/>
              </w:rPr>
            </w:pPr>
          </w:p>
        </w:tc>
        <w:tc>
          <w:tcPr>
            <w:tcW w:w="1350" w:type="dxa"/>
            <w:tcBorders>
              <w:top w:val="single" w:sz="1" w:space="0" w:color="000000"/>
              <w:left w:val="single" w:sz="1" w:space="0" w:color="000000"/>
              <w:bottom w:val="single" w:sz="1" w:space="0" w:color="000000"/>
              <w:right w:val="single" w:sz="1" w:space="0" w:color="000000"/>
            </w:tcBorders>
          </w:tcPr>
          <w:p w14:paraId="60C58C3D" w14:textId="77777777" w:rsidR="009A57F3" w:rsidRDefault="009A57F3" w:rsidP="000C4EA9">
            <w:pPr>
              <w:rPr>
                <w:rStyle w:val="MainBodyStyle"/>
                <w:sz w:val="20"/>
                <w:szCs w:val="20"/>
              </w:rPr>
            </w:pPr>
          </w:p>
        </w:tc>
        <w:tc>
          <w:tcPr>
            <w:tcW w:w="1530" w:type="dxa"/>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sdt>
            <w:sdtPr>
              <w:rPr>
                <w:rStyle w:val="MainBodyStyle"/>
                <w:sz w:val="20"/>
                <w:szCs w:val="20"/>
              </w:rPr>
              <w:id w:val="42186389"/>
              <w:placeholder>
                <w:docPart w:val="FA9995ED3D70AB4C9840917A5106657C"/>
              </w:placeholder>
              <w:showingPlcHdr/>
            </w:sdtPr>
            <w:sdtEndPr>
              <w:rPr>
                <w:rStyle w:val="DefaultParagraphFont"/>
                <w:b/>
                <w:color w:val="auto"/>
              </w:rPr>
            </w:sdtEndPr>
            <w:sdtContent>
              <w:p w14:paraId="15A1FB58" w14:textId="77777777" w:rsidR="009A57F3" w:rsidRPr="00B15AC7" w:rsidRDefault="009A57F3" w:rsidP="000C4EA9">
                <w:pPr>
                  <w:rPr>
                    <w:color w:val="262626" w:themeColor="text1" w:themeTint="D9"/>
                    <w:sz w:val="20"/>
                    <w:szCs w:val="20"/>
                  </w:rPr>
                </w:pPr>
                <w:r w:rsidRPr="00B15AC7">
                  <w:rPr>
                    <w:rStyle w:val="PlaceholderText"/>
                  </w:rPr>
                  <w:t>Click here to enter text.</w:t>
                </w:r>
              </w:p>
            </w:sdtContent>
          </w:sdt>
        </w:tc>
      </w:tr>
    </w:tbl>
    <w:p w14:paraId="2640C839" w14:textId="77777777" w:rsidR="009A57F3" w:rsidRDefault="009A57F3"/>
    <w:p w14:paraId="1E4DE7D6" w14:textId="77777777" w:rsidR="009A57F3" w:rsidRDefault="009A57F3" w:rsidP="001D4AE4">
      <w:pPr>
        <w:pBdr>
          <w:bottom w:val="single" w:sz="1" w:space="1" w:color="DBE5F1"/>
        </w:pBdr>
        <w:spacing w:before="240" w:after="240"/>
      </w:pPr>
      <w:r>
        <w:rPr>
          <w:b/>
          <w:color w:val="365F92"/>
          <w:sz w:val="24"/>
        </w:rPr>
        <w:t>Modality Summary</w:t>
      </w:r>
    </w:p>
    <w:p w14:paraId="2DC3BEE8" w14:textId="77777777" w:rsidR="009A57F3" w:rsidRPr="00A3550A" w:rsidRDefault="009A57F3" w:rsidP="001D4AE4">
      <w:pPr>
        <w:rPr>
          <w:b/>
          <w:color w:val="1F497D"/>
          <w:sz w:val="24"/>
        </w:rPr>
      </w:pPr>
      <w:r>
        <w:rPr>
          <w:i/>
          <w:color w:val="C45911" w:themeColor="accent2" w:themeShade="BF"/>
          <w:sz w:val="20"/>
          <w:szCs w:val="20"/>
        </w:rPr>
        <w:t>Provide</w:t>
      </w:r>
      <w:r w:rsidRPr="00824549">
        <w:rPr>
          <w:i/>
          <w:color w:val="C45911" w:themeColor="accent2" w:themeShade="BF"/>
          <w:sz w:val="20"/>
          <w:szCs w:val="20"/>
        </w:rPr>
        <w:t xml:space="preserve"> the </w:t>
      </w:r>
      <w:r>
        <w:rPr>
          <w:i/>
          <w:color w:val="C45911" w:themeColor="accent2" w:themeShade="BF"/>
          <w:sz w:val="20"/>
          <w:szCs w:val="20"/>
        </w:rPr>
        <w:t>percentage amount for each TRL and</w:t>
      </w:r>
      <w:r w:rsidRPr="00824549">
        <w:rPr>
          <w:i/>
          <w:color w:val="C45911" w:themeColor="accent2" w:themeShade="BF"/>
          <w:sz w:val="20"/>
          <w:szCs w:val="20"/>
        </w:rPr>
        <w:t xml:space="preserve"> modality level in</w:t>
      </w:r>
      <w:r>
        <w:rPr>
          <w:i/>
          <w:color w:val="C45911" w:themeColor="accent2" w:themeShade="BF"/>
          <w:sz w:val="20"/>
          <w:szCs w:val="20"/>
        </w:rPr>
        <w:t xml:space="preserve"> the EERE Modality Matrix below. </w:t>
      </w:r>
      <w:r w:rsidRPr="00A3550A">
        <w:rPr>
          <w:i/>
          <w:color w:val="C45911" w:themeColor="accent2" w:themeShade="BF"/>
          <w:sz w:val="20"/>
          <w:szCs w:val="20"/>
        </w:rPr>
        <w:t xml:space="preserve">The percentage should equal </w:t>
      </w:r>
      <w:r w:rsidRPr="00A3550A">
        <w:rPr>
          <w:b/>
          <w:i/>
          <w:color w:val="C45911" w:themeColor="accent2" w:themeShade="BF"/>
          <w:sz w:val="20"/>
          <w:szCs w:val="20"/>
        </w:rPr>
        <w:t>100%</w:t>
      </w:r>
      <w:r>
        <w:rPr>
          <w:i/>
          <w:color w:val="C45911" w:themeColor="accent2" w:themeShade="BF"/>
          <w:sz w:val="20"/>
          <w:szCs w:val="20"/>
        </w:rPr>
        <w:t xml:space="preserve">. </w:t>
      </w:r>
      <w:r w:rsidRPr="00A3550A">
        <w:rPr>
          <w:i/>
          <w:color w:val="C45911" w:themeColor="accent2" w:themeShade="BF"/>
          <w:sz w:val="20"/>
          <w:szCs w:val="20"/>
        </w:rPr>
        <w:t>This</w:t>
      </w:r>
      <w:r>
        <w:rPr>
          <w:i/>
          <w:color w:val="C45911" w:themeColor="accent2" w:themeShade="BF"/>
          <w:sz w:val="20"/>
          <w:szCs w:val="20"/>
        </w:rPr>
        <w:t xml:space="preserve"> matrix refers</w:t>
      </w:r>
      <w:r w:rsidRPr="00A3550A">
        <w:rPr>
          <w:i/>
          <w:color w:val="C45911" w:themeColor="accent2" w:themeShade="BF"/>
          <w:sz w:val="20"/>
          <w:szCs w:val="20"/>
        </w:rPr>
        <w:t xml:space="preserve"> to the 9 types of project funding profiles/modes for research technology readiness levels and other program funding profiles in taking projects from Basic Research to Market Deployment.</w:t>
      </w:r>
    </w:p>
    <w:tbl>
      <w:tblPr>
        <w:tblW w:w="0" w:type="auto"/>
        <w:jc w:val="center"/>
        <w:tblLook w:val="04A0" w:firstRow="1" w:lastRow="0" w:firstColumn="1" w:lastColumn="0" w:noHBand="0" w:noVBand="1"/>
      </w:tblPr>
      <w:tblGrid>
        <w:gridCol w:w="871"/>
        <w:gridCol w:w="654"/>
        <w:gridCol w:w="4801"/>
        <w:gridCol w:w="1091"/>
        <w:gridCol w:w="1941"/>
      </w:tblGrid>
      <w:tr w:rsidR="009A57F3" w:rsidRPr="00E620FA" w14:paraId="5D4A7283" w14:textId="77777777" w:rsidTr="0023078C">
        <w:trPr>
          <w:tblHeader/>
          <w:jc w:val="center"/>
        </w:trPr>
        <w:tc>
          <w:tcPr>
            <w:tcW w:w="871" w:type="dxa"/>
            <w:tcBorders>
              <w:top w:val="single" w:sz="1" w:space="0" w:color="000000"/>
              <w:left w:val="single" w:sz="1" w:space="0" w:color="000000"/>
              <w:bottom w:val="single" w:sz="1" w:space="0" w:color="000000"/>
              <w:right w:val="single" w:sz="1" w:space="0" w:color="000000"/>
            </w:tcBorders>
            <w:shd w:val="clear" w:color="auto" w:fill="1F497D"/>
            <w:tcMar>
              <w:top w:w="60" w:type="dxa"/>
              <w:left w:w="60" w:type="dxa"/>
              <w:bottom w:w="60" w:type="dxa"/>
              <w:right w:w="60" w:type="dxa"/>
            </w:tcMar>
            <w:vAlign w:val="center"/>
          </w:tcPr>
          <w:p w14:paraId="497F8CAB" w14:textId="77777777" w:rsidR="009A57F3" w:rsidRPr="00E620FA" w:rsidRDefault="009A57F3" w:rsidP="004B56DC">
            <w:pPr>
              <w:jc w:val="center"/>
              <w:rPr>
                <w:rFonts w:ascii="Calibri" w:eastAsia="Calibri" w:hAnsi="Calibri" w:cs="Times New Roman"/>
                <w:sz w:val="20"/>
                <w:szCs w:val="20"/>
              </w:rPr>
            </w:pPr>
            <w:r w:rsidRPr="00E620FA">
              <w:rPr>
                <w:rFonts w:ascii="Calibri" w:eastAsia="Calibri" w:hAnsi="Calibri" w:cs="Times New Roman"/>
                <w:b/>
                <w:color w:val="FFFFFF"/>
                <w:sz w:val="20"/>
                <w:szCs w:val="20"/>
              </w:rPr>
              <w:t>Modality #</w:t>
            </w:r>
          </w:p>
        </w:tc>
        <w:tc>
          <w:tcPr>
            <w:tcW w:w="6958" w:type="dxa"/>
            <w:gridSpan w:val="2"/>
            <w:tcBorders>
              <w:top w:val="single" w:sz="1" w:space="0" w:color="000000"/>
              <w:left w:val="single" w:sz="1" w:space="0" w:color="000000"/>
              <w:bottom w:val="single" w:sz="1" w:space="0" w:color="000000"/>
              <w:right w:val="single" w:sz="1" w:space="0" w:color="000000"/>
            </w:tcBorders>
            <w:shd w:val="clear" w:color="auto" w:fill="1F497D"/>
            <w:tcMar>
              <w:top w:w="60" w:type="dxa"/>
              <w:left w:w="60" w:type="dxa"/>
              <w:bottom w:w="60" w:type="dxa"/>
              <w:right w:w="60" w:type="dxa"/>
            </w:tcMar>
            <w:vAlign w:val="center"/>
          </w:tcPr>
          <w:p w14:paraId="3D44536A" w14:textId="77777777" w:rsidR="009A57F3" w:rsidRPr="00E620FA" w:rsidRDefault="009A57F3" w:rsidP="004B56DC">
            <w:pPr>
              <w:jc w:val="center"/>
              <w:rPr>
                <w:rFonts w:ascii="Calibri" w:eastAsia="Calibri" w:hAnsi="Calibri" w:cs="Times New Roman"/>
                <w:sz w:val="20"/>
                <w:szCs w:val="20"/>
              </w:rPr>
            </w:pPr>
            <w:bookmarkStart w:id="5" w:name="_Hlk13649135"/>
            <w:r w:rsidRPr="00824549">
              <w:rPr>
                <w:rFonts w:ascii="Calibri" w:eastAsia="Calibri" w:hAnsi="Calibri" w:cs="Times New Roman"/>
                <w:b/>
                <w:color w:val="FFFFFF"/>
                <w:sz w:val="20"/>
                <w:szCs w:val="20"/>
              </w:rPr>
              <w:t>Modality(s)</w:t>
            </w:r>
            <w:bookmarkEnd w:id="5"/>
          </w:p>
        </w:tc>
        <w:tc>
          <w:tcPr>
            <w:tcW w:w="1260" w:type="dxa"/>
            <w:tcBorders>
              <w:top w:val="single" w:sz="1" w:space="0" w:color="000000"/>
              <w:left w:val="single" w:sz="1" w:space="0" w:color="000000"/>
              <w:bottom w:val="single" w:sz="1" w:space="0" w:color="000000"/>
              <w:right w:val="single" w:sz="1" w:space="0" w:color="000000"/>
            </w:tcBorders>
            <w:shd w:val="clear" w:color="auto" w:fill="1F497D"/>
            <w:tcMar>
              <w:top w:w="60" w:type="dxa"/>
              <w:left w:w="60" w:type="dxa"/>
              <w:bottom w:w="60" w:type="dxa"/>
              <w:right w:w="60" w:type="dxa"/>
            </w:tcMar>
            <w:vAlign w:val="center"/>
          </w:tcPr>
          <w:p w14:paraId="0140D471" w14:textId="77777777" w:rsidR="009A57F3" w:rsidRPr="00E620FA" w:rsidRDefault="009A57F3" w:rsidP="004B56DC">
            <w:pPr>
              <w:jc w:val="center"/>
              <w:rPr>
                <w:rFonts w:ascii="Calibri" w:eastAsia="Calibri" w:hAnsi="Calibri" w:cs="Times New Roman"/>
                <w:sz w:val="20"/>
                <w:szCs w:val="20"/>
              </w:rPr>
            </w:pPr>
            <w:r w:rsidRPr="00E620FA">
              <w:rPr>
                <w:rFonts w:ascii="Calibri" w:eastAsia="Calibri" w:hAnsi="Calibri" w:cs="Times New Roman"/>
                <w:b/>
                <w:color w:val="FFFFFF"/>
                <w:sz w:val="20"/>
                <w:szCs w:val="20"/>
              </w:rPr>
              <w:t>Weight (%)</w:t>
            </w:r>
          </w:p>
        </w:tc>
        <w:tc>
          <w:tcPr>
            <w:tcW w:w="1709" w:type="dxa"/>
            <w:tcBorders>
              <w:top w:val="single" w:sz="1" w:space="0" w:color="000000"/>
              <w:left w:val="single" w:sz="1" w:space="0" w:color="000000"/>
              <w:bottom w:val="single" w:sz="1" w:space="0" w:color="000000"/>
              <w:right w:val="single" w:sz="1" w:space="0" w:color="000000"/>
            </w:tcBorders>
            <w:shd w:val="clear" w:color="auto" w:fill="1F497D"/>
          </w:tcPr>
          <w:p w14:paraId="2F2298BE" w14:textId="34B7044E" w:rsidR="009A57F3" w:rsidRPr="00E620FA" w:rsidRDefault="009A57F3" w:rsidP="004B56DC">
            <w:pPr>
              <w:jc w:val="center"/>
              <w:rPr>
                <w:rFonts w:ascii="Calibri" w:eastAsia="Calibri" w:hAnsi="Calibri" w:cs="Times New Roman"/>
                <w:b/>
                <w:color w:val="FFFFFF"/>
                <w:sz w:val="20"/>
                <w:szCs w:val="20"/>
              </w:rPr>
            </w:pPr>
            <w:r>
              <w:rPr>
                <w:rFonts w:ascii="Calibri" w:eastAsia="Calibri" w:hAnsi="Calibri" w:cs="Times New Roman"/>
                <w:b/>
                <w:color w:val="FFFFFF"/>
                <w:sz w:val="20"/>
                <w:szCs w:val="20"/>
              </w:rPr>
              <w:t xml:space="preserve">Total </w:t>
            </w:r>
            <w:r w:rsidR="007D601A">
              <w:rPr>
                <w:rFonts w:ascii="Calibri" w:eastAsia="Calibri" w:hAnsi="Calibri" w:cs="Times New Roman"/>
                <w:b/>
                <w:color w:val="FFFFFF"/>
                <w:sz w:val="20"/>
                <w:szCs w:val="20"/>
              </w:rPr>
              <w:t xml:space="preserve">FY25 </w:t>
            </w:r>
            <w:r>
              <w:rPr>
                <w:rFonts w:ascii="Calibri" w:eastAsia="Calibri" w:hAnsi="Calibri" w:cs="Times New Roman"/>
                <w:b/>
                <w:color w:val="FFFFFF"/>
                <w:sz w:val="20"/>
                <w:szCs w:val="20"/>
              </w:rPr>
              <w:t>Cost Plan</w:t>
            </w:r>
          </w:p>
        </w:tc>
      </w:tr>
      <w:tr w:rsidR="009A57F3" w:rsidRPr="00E620FA" w14:paraId="51627945" w14:textId="77777777" w:rsidTr="0023078C">
        <w:trPr>
          <w:jc w:val="center"/>
        </w:trPr>
        <w:tc>
          <w:tcPr>
            <w:tcW w:w="871" w:type="dxa"/>
            <w:vMerge w:val="restart"/>
            <w:tcBorders>
              <w:top w:val="single" w:sz="1" w:space="0" w:color="000000"/>
              <w:left w:val="single" w:sz="1" w:space="0" w:color="000000"/>
              <w:right w:val="single" w:sz="1" w:space="0" w:color="000000"/>
            </w:tcBorders>
            <w:shd w:val="clear" w:color="auto" w:fill="D9E1F2"/>
            <w:tcMar>
              <w:top w:w="60" w:type="dxa"/>
              <w:left w:w="60" w:type="dxa"/>
              <w:bottom w:w="60" w:type="dxa"/>
              <w:right w:w="60" w:type="dxa"/>
            </w:tcMar>
            <w:vAlign w:val="center"/>
          </w:tcPr>
          <w:p w14:paraId="0C17E77E" w14:textId="77777777" w:rsidR="009A57F3" w:rsidRPr="00E620FA" w:rsidRDefault="009A57F3" w:rsidP="004B56DC">
            <w:pPr>
              <w:jc w:val="center"/>
              <w:rPr>
                <w:rFonts w:ascii="Calibri" w:eastAsia="Calibri" w:hAnsi="Calibri" w:cs="Times New Roman"/>
                <w:sz w:val="20"/>
                <w:szCs w:val="20"/>
              </w:rPr>
            </w:pPr>
            <w:r w:rsidRPr="00E620FA">
              <w:rPr>
                <w:rFonts w:ascii="Calibri" w:eastAsia="Calibri" w:hAnsi="Calibri" w:cs="Times New Roman"/>
                <w:color w:val="000000"/>
                <w:sz w:val="20"/>
                <w:szCs w:val="20"/>
              </w:rPr>
              <w:t>1</w:t>
            </w:r>
          </w:p>
        </w:tc>
        <w:tc>
          <w:tcPr>
            <w:tcW w:w="8218" w:type="dxa"/>
            <w:gridSpan w:val="3"/>
            <w:tcBorders>
              <w:top w:val="single" w:sz="1" w:space="0" w:color="000000"/>
              <w:left w:val="single" w:sz="1" w:space="0" w:color="000000"/>
              <w:bottom w:val="single" w:sz="1" w:space="0" w:color="000000"/>
              <w:right w:val="single" w:sz="1" w:space="0" w:color="000000"/>
            </w:tcBorders>
            <w:shd w:val="clear" w:color="auto" w:fill="D9E1F2"/>
            <w:tcMar>
              <w:top w:w="60" w:type="dxa"/>
              <w:left w:w="60" w:type="dxa"/>
              <w:bottom w:w="60" w:type="dxa"/>
              <w:right w:w="60" w:type="dxa"/>
            </w:tcMar>
          </w:tcPr>
          <w:p w14:paraId="0C188B1E" w14:textId="77777777" w:rsidR="009A57F3" w:rsidRPr="00E620FA" w:rsidRDefault="009A57F3" w:rsidP="004B56DC">
            <w:pPr>
              <w:rPr>
                <w:rFonts w:ascii="Calibri" w:eastAsia="Calibri" w:hAnsi="Calibri" w:cs="Times New Roman"/>
                <w:sz w:val="20"/>
                <w:szCs w:val="20"/>
              </w:rPr>
            </w:pPr>
            <w:r w:rsidRPr="00824549">
              <w:rPr>
                <w:rFonts w:ascii="Calibri" w:eastAsia="Calibri" w:hAnsi="Calibri" w:cs="Times New Roman"/>
                <w:sz w:val="20"/>
                <w:szCs w:val="20"/>
              </w:rPr>
              <w:t>Early-Stage R&amp;D (TRL 1-3)</w:t>
            </w:r>
          </w:p>
        </w:tc>
        <w:tc>
          <w:tcPr>
            <w:tcW w:w="1709" w:type="dxa"/>
            <w:tcBorders>
              <w:top w:val="single" w:sz="1" w:space="0" w:color="000000"/>
              <w:left w:val="single" w:sz="1" w:space="0" w:color="000000"/>
              <w:bottom w:val="single" w:sz="1" w:space="0" w:color="000000"/>
              <w:right w:val="single" w:sz="1" w:space="0" w:color="000000"/>
            </w:tcBorders>
            <w:shd w:val="clear" w:color="auto" w:fill="D9E1F2"/>
          </w:tcPr>
          <w:p w14:paraId="249DB62C" w14:textId="77777777" w:rsidR="009A57F3" w:rsidRPr="00824549" w:rsidRDefault="009A57F3" w:rsidP="004B56DC">
            <w:pPr>
              <w:rPr>
                <w:rFonts w:ascii="Calibri" w:eastAsia="Calibri" w:hAnsi="Calibri" w:cs="Times New Roman"/>
                <w:sz w:val="20"/>
                <w:szCs w:val="20"/>
              </w:rPr>
            </w:pPr>
          </w:p>
        </w:tc>
      </w:tr>
      <w:tr w:rsidR="009A57F3" w:rsidRPr="00E620FA" w14:paraId="588D551A" w14:textId="77777777" w:rsidTr="0023078C">
        <w:trPr>
          <w:jc w:val="center"/>
        </w:trPr>
        <w:tc>
          <w:tcPr>
            <w:tcW w:w="871" w:type="dxa"/>
            <w:vMerge/>
            <w:tcBorders>
              <w:left w:val="single" w:sz="1" w:space="0" w:color="000000"/>
              <w:right w:val="single" w:sz="1" w:space="0" w:color="000000"/>
            </w:tcBorders>
            <w:shd w:val="clear" w:color="auto" w:fill="FFFFFF"/>
            <w:tcMar>
              <w:top w:w="60" w:type="dxa"/>
              <w:left w:w="60" w:type="dxa"/>
              <w:bottom w:w="60" w:type="dxa"/>
              <w:right w:w="60" w:type="dxa"/>
            </w:tcMar>
          </w:tcPr>
          <w:p w14:paraId="49D32A40" w14:textId="77777777" w:rsidR="009A57F3" w:rsidRPr="00E620FA" w:rsidRDefault="009A57F3" w:rsidP="004B56DC">
            <w:pPr>
              <w:rPr>
                <w:rFonts w:ascii="Calibri" w:eastAsia="Calibri" w:hAnsi="Calibri" w:cs="Times New Roman"/>
                <w:sz w:val="20"/>
                <w:szCs w:val="20"/>
              </w:rPr>
            </w:pPr>
          </w:p>
        </w:tc>
        <w:tc>
          <w:tcPr>
            <w:tcW w:w="765" w:type="dxa"/>
            <w:tcBorders>
              <w:top w:val="single" w:sz="1" w:space="0" w:color="000000"/>
              <w:left w:val="single" w:sz="1" w:space="0" w:color="000000"/>
              <w:bottom w:val="single" w:sz="1" w:space="0" w:color="000000"/>
              <w:right w:val="single" w:sz="1" w:space="0" w:color="000000"/>
            </w:tcBorders>
            <w:shd w:val="clear" w:color="auto" w:fill="FFFFFF"/>
            <w:tcMar>
              <w:top w:w="60" w:type="dxa"/>
              <w:left w:w="60" w:type="dxa"/>
              <w:bottom w:w="60" w:type="dxa"/>
              <w:right w:w="60" w:type="dxa"/>
            </w:tcMar>
          </w:tcPr>
          <w:p w14:paraId="4508BF74" w14:textId="77777777" w:rsidR="009A57F3" w:rsidRPr="00E620FA" w:rsidRDefault="009A57F3" w:rsidP="004B56DC">
            <w:pPr>
              <w:rPr>
                <w:rFonts w:ascii="Calibri" w:eastAsia="Calibri" w:hAnsi="Calibri" w:cs="Times New Roman"/>
                <w:sz w:val="20"/>
                <w:szCs w:val="20"/>
              </w:rPr>
            </w:pPr>
            <w:r w:rsidRPr="00E620FA">
              <w:rPr>
                <w:rFonts w:ascii="Calibri" w:eastAsia="Calibri" w:hAnsi="Calibri" w:cs="Times New Roman"/>
                <w:color w:val="000000"/>
                <w:sz w:val="20"/>
                <w:szCs w:val="20"/>
              </w:rPr>
              <w:t>TRL 1</w:t>
            </w:r>
          </w:p>
        </w:tc>
        <w:tc>
          <w:tcPr>
            <w:tcW w:w="6193" w:type="dxa"/>
            <w:tcBorders>
              <w:top w:val="single" w:sz="1" w:space="0" w:color="000000"/>
              <w:left w:val="single" w:sz="1" w:space="0" w:color="000000"/>
              <w:bottom w:val="single" w:sz="1" w:space="0" w:color="000000"/>
              <w:right w:val="single" w:sz="1" w:space="0" w:color="000000"/>
            </w:tcBorders>
            <w:shd w:val="clear" w:color="auto" w:fill="FFFFFF"/>
            <w:tcMar>
              <w:top w:w="60" w:type="dxa"/>
              <w:left w:w="60" w:type="dxa"/>
              <w:bottom w:w="60" w:type="dxa"/>
              <w:right w:w="60" w:type="dxa"/>
            </w:tcMar>
          </w:tcPr>
          <w:p w14:paraId="7BA595AF" w14:textId="77777777" w:rsidR="009A57F3" w:rsidRPr="00E620FA" w:rsidRDefault="009A57F3" w:rsidP="004B56DC">
            <w:pPr>
              <w:rPr>
                <w:rFonts w:ascii="Calibri" w:eastAsia="Calibri" w:hAnsi="Calibri" w:cs="Times New Roman"/>
                <w:sz w:val="20"/>
                <w:szCs w:val="20"/>
              </w:rPr>
            </w:pPr>
            <w:r w:rsidRPr="00824549">
              <w:rPr>
                <w:rFonts w:ascii="Calibri" w:eastAsia="Calibri" w:hAnsi="Calibri" w:cs="Times New Roman"/>
                <w:color w:val="000000"/>
                <w:sz w:val="20"/>
                <w:szCs w:val="20"/>
              </w:rPr>
              <w:t>Basic principles observed and reported: Scientific problem or phenomenon identified. Essential characteristics and behaviors of systems and architectures are identified using mathematical formulations or algorithms. The observation of basic scientific principles or phenomena has been validated through peer-reviewed research. Technology is ready to transition from scientific research to applied research.</w:t>
            </w:r>
          </w:p>
        </w:tc>
        <w:tc>
          <w:tcPr>
            <w:tcW w:w="1260" w:type="dxa"/>
            <w:tcBorders>
              <w:top w:val="single" w:sz="1" w:space="0" w:color="000000"/>
              <w:left w:val="single" w:sz="1" w:space="0" w:color="000000"/>
              <w:bottom w:val="single" w:sz="1" w:space="0" w:color="000000"/>
              <w:right w:val="single" w:sz="1" w:space="0" w:color="000000"/>
            </w:tcBorders>
            <w:shd w:val="clear" w:color="auto" w:fill="FFFFFF"/>
            <w:tcMar>
              <w:top w:w="60" w:type="dxa"/>
              <w:left w:w="60" w:type="dxa"/>
              <w:bottom w:w="60" w:type="dxa"/>
              <w:right w:w="60" w:type="dxa"/>
            </w:tcMar>
          </w:tcPr>
          <w:p w14:paraId="1A6C64E5" w14:textId="70A0D801" w:rsidR="009A57F3" w:rsidRPr="00E620FA" w:rsidRDefault="009A57F3" w:rsidP="004B56DC">
            <w:pPr>
              <w:jc w:val="right"/>
              <w:rPr>
                <w:rFonts w:ascii="Calibri" w:eastAsia="Calibri" w:hAnsi="Calibri" w:cs="Times New Roman"/>
                <w:sz w:val="20"/>
                <w:szCs w:val="20"/>
              </w:rPr>
            </w:pPr>
            <w:r w:rsidRPr="00824549">
              <w:rPr>
                <w:rFonts w:ascii="Calibri" w:eastAsia="Calibri" w:hAnsi="Calibri" w:cs="Times New Roman"/>
                <w:color w:val="000000"/>
                <w:sz w:val="20"/>
                <w:szCs w:val="20"/>
              </w:rPr>
              <w:t>0</w:t>
            </w:r>
            <w:r w:rsidRPr="00E620FA">
              <w:rPr>
                <w:rFonts w:ascii="Calibri" w:eastAsia="Calibri" w:hAnsi="Calibri" w:cs="Times New Roman"/>
                <w:color w:val="000000"/>
                <w:sz w:val="20"/>
                <w:szCs w:val="20"/>
              </w:rPr>
              <w:t>%</w:t>
            </w:r>
          </w:p>
        </w:tc>
        <w:tc>
          <w:tcPr>
            <w:tcW w:w="1709" w:type="dxa"/>
            <w:tcBorders>
              <w:top w:val="single" w:sz="1" w:space="0" w:color="000000"/>
              <w:left w:val="single" w:sz="1" w:space="0" w:color="000000"/>
              <w:bottom w:val="single" w:sz="1" w:space="0" w:color="000000"/>
              <w:right w:val="single" w:sz="1" w:space="0" w:color="000000"/>
            </w:tcBorders>
            <w:shd w:val="clear" w:color="auto" w:fill="FFFFFF"/>
          </w:tcPr>
          <w:p w14:paraId="4B6764A8" w14:textId="77777777" w:rsidR="009A57F3" w:rsidRPr="00824549" w:rsidRDefault="009A57F3" w:rsidP="004B56DC">
            <w:pPr>
              <w:jc w:val="right"/>
              <w:rPr>
                <w:rFonts w:ascii="Calibri" w:eastAsia="Calibri" w:hAnsi="Calibri" w:cs="Times New Roman"/>
                <w:color w:val="000000"/>
                <w:sz w:val="20"/>
                <w:szCs w:val="20"/>
              </w:rPr>
            </w:pPr>
          </w:p>
        </w:tc>
      </w:tr>
      <w:tr w:rsidR="009A57F3" w:rsidRPr="00E620FA" w14:paraId="10134C22" w14:textId="77777777" w:rsidTr="0023078C">
        <w:trPr>
          <w:jc w:val="center"/>
        </w:trPr>
        <w:tc>
          <w:tcPr>
            <w:tcW w:w="871" w:type="dxa"/>
            <w:vMerge/>
            <w:tcBorders>
              <w:left w:val="single" w:sz="1" w:space="0" w:color="000000"/>
              <w:right w:val="single" w:sz="1" w:space="0" w:color="000000"/>
            </w:tcBorders>
            <w:shd w:val="clear" w:color="auto" w:fill="FFFFFF"/>
            <w:tcMar>
              <w:top w:w="60" w:type="dxa"/>
              <w:left w:w="60" w:type="dxa"/>
              <w:bottom w:w="60" w:type="dxa"/>
              <w:right w:w="60" w:type="dxa"/>
            </w:tcMar>
          </w:tcPr>
          <w:p w14:paraId="410698A4" w14:textId="77777777" w:rsidR="009A57F3" w:rsidRPr="00E620FA" w:rsidRDefault="009A57F3" w:rsidP="004B56DC">
            <w:pPr>
              <w:rPr>
                <w:rFonts w:ascii="Calibri" w:eastAsia="Calibri" w:hAnsi="Calibri" w:cs="Times New Roman"/>
                <w:sz w:val="20"/>
                <w:szCs w:val="20"/>
              </w:rPr>
            </w:pPr>
          </w:p>
        </w:tc>
        <w:tc>
          <w:tcPr>
            <w:tcW w:w="765" w:type="dxa"/>
            <w:tcBorders>
              <w:top w:val="single" w:sz="1" w:space="0" w:color="000000"/>
              <w:left w:val="single" w:sz="1" w:space="0" w:color="000000"/>
              <w:bottom w:val="single" w:sz="1" w:space="0" w:color="000000"/>
              <w:right w:val="single" w:sz="1" w:space="0" w:color="000000"/>
            </w:tcBorders>
            <w:shd w:val="clear" w:color="auto" w:fill="FFFFFF"/>
            <w:tcMar>
              <w:top w:w="60" w:type="dxa"/>
              <w:left w:w="60" w:type="dxa"/>
              <w:bottom w:w="60" w:type="dxa"/>
              <w:right w:w="60" w:type="dxa"/>
            </w:tcMar>
          </w:tcPr>
          <w:p w14:paraId="351AAF62" w14:textId="77777777" w:rsidR="009A57F3" w:rsidRPr="00E620FA" w:rsidRDefault="009A57F3" w:rsidP="004B56DC">
            <w:pPr>
              <w:rPr>
                <w:rFonts w:ascii="Calibri" w:eastAsia="Calibri" w:hAnsi="Calibri" w:cs="Times New Roman"/>
                <w:sz w:val="20"/>
                <w:szCs w:val="20"/>
              </w:rPr>
            </w:pPr>
            <w:r w:rsidRPr="00E620FA">
              <w:rPr>
                <w:rFonts w:ascii="Calibri" w:eastAsia="Calibri" w:hAnsi="Calibri" w:cs="Times New Roman"/>
                <w:color w:val="000000"/>
                <w:sz w:val="20"/>
                <w:szCs w:val="20"/>
              </w:rPr>
              <w:t>TRL 2</w:t>
            </w:r>
          </w:p>
        </w:tc>
        <w:tc>
          <w:tcPr>
            <w:tcW w:w="6193" w:type="dxa"/>
            <w:tcBorders>
              <w:top w:val="single" w:sz="1" w:space="0" w:color="000000"/>
              <w:left w:val="single" w:sz="1" w:space="0" w:color="000000"/>
              <w:bottom w:val="single" w:sz="1" w:space="0" w:color="000000"/>
              <w:right w:val="single" w:sz="1" w:space="0" w:color="000000"/>
            </w:tcBorders>
            <w:shd w:val="clear" w:color="auto" w:fill="FFFFFF"/>
            <w:tcMar>
              <w:top w:w="60" w:type="dxa"/>
              <w:left w:w="60" w:type="dxa"/>
              <w:bottom w:w="60" w:type="dxa"/>
              <w:right w:w="60" w:type="dxa"/>
            </w:tcMar>
          </w:tcPr>
          <w:p w14:paraId="5BC71A57" w14:textId="77777777" w:rsidR="009A57F3" w:rsidRPr="00E620FA" w:rsidRDefault="009A57F3" w:rsidP="004B56DC">
            <w:pPr>
              <w:rPr>
                <w:rFonts w:ascii="Calibri" w:eastAsia="Calibri" w:hAnsi="Calibri" w:cs="Times New Roman"/>
                <w:sz w:val="20"/>
                <w:szCs w:val="20"/>
              </w:rPr>
            </w:pPr>
            <w:r w:rsidRPr="00824549">
              <w:rPr>
                <w:rFonts w:ascii="Calibri" w:eastAsia="Calibri" w:hAnsi="Calibri" w:cs="Times New Roman"/>
                <w:color w:val="000000"/>
                <w:sz w:val="20"/>
                <w:szCs w:val="20"/>
              </w:rPr>
              <w:t>Technology concept and/or application formulated: Applied research activity. Theory and scientific principles are focused on specific application areas to define the concept. Characteristics of the application are described. Analytical tools are developed for simulation or analysis of the application.</w:t>
            </w:r>
          </w:p>
        </w:tc>
        <w:tc>
          <w:tcPr>
            <w:tcW w:w="1260" w:type="dxa"/>
            <w:tcBorders>
              <w:top w:val="single" w:sz="1" w:space="0" w:color="000000"/>
              <w:left w:val="single" w:sz="1" w:space="0" w:color="000000"/>
              <w:bottom w:val="single" w:sz="1" w:space="0" w:color="000000"/>
              <w:right w:val="single" w:sz="1" w:space="0" w:color="000000"/>
            </w:tcBorders>
            <w:shd w:val="clear" w:color="auto" w:fill="FFFFFF"/>
            <w:tcMar>
              <w:top w:w="60" w:type="dxa"/>
              <w:left w:w="60" w:type="dxa"/>
              <w:bottom w:w="60" w:type="dxa"/>
              <w:right w:w="60" w:type="dxa"/>
            </w:tcMar>
          </w:tcPr>
          <w:p w14:paraId="004A7059" w14:textId="5487E188" w:rsidR="009A57F3" w:rsidRPr="00E620FA" w:rsidRDefault="009A57F3" w:rsidP="004B56DC">
            <w:pPr>
              <w:jc w:val="right"/>
              <w:rPr>
                <w:rFonts w:ascii="Calibri" w:eastAsia="Calibri" w:hAnsi="Calibri" w:cs="Times New Roman"/>
                <w:sz w:val="20"/>
                <w:szCs w:val="20"/>
              </w:rPr>
            </w:pPr>
            <w:r>
              <w:rPr>
                <w:rFonts w:ascii="Calibri" w:eastAsia="Calibri" w:hAnsi="Calibri" w:cs="Times New Roman"/>
                <w:color w:val="000000"/>
                <w:sz w:val="20"/>
                <w:szCs w:val="20"/>
              </w:rPr>
              <w:t>3</w:t>
            </w:r>
            <w:r w:rsidRPr="00824549">
              <w:rPr>
                <w:rFonts w:ascii="Calibri" w:eastAsia="Calibri" w:hAnsi="Calibri" w:cs="Times New Roman"/>
                <w:color w:val="000000"/>
                <w:sz w:val="20"/>
                <w:szCs w:val="20"/>
              </w:rPr>
              <w:t>0</w:t>
            </w:r>
            <w:r w:rsidRPr="00E620FA">
              <w:rPr>
                <w:rFonts w:ascii="Calibri" w:eastAsia="Calibri" w:hAnsi="Calibri" w:cs="Times New Roman"/>
                <w:color w:val="000000"/>
                <w:sz w:val="20"/>
                <w:szCs w:val="20"/>
              </w:rPr>
              <w:t>%</w:t>
            </w:r>
          </w:p>
        </w:tc>
        <w:tc>
          <w:tcPr>
            <w:tcW w:w="1709" w:type="dxa"/>
            <w:tcBorders>
              <w:top w:val="single" w:sz="1" w:space="0" w:color="000000"/>
              <w:left w:val="single" w:sz="1" w:space="0" w:color="000000"/>
              <w:bottom w:val="single" w:sz="1" w:space="0" w:color="000000"/>
              <w:right w:val="single" w:sz="1" w:space="0" w:color="000000"/>
            </w:tcBorders>
            <w:shd w:val="clear" w:color="auto" w:fill="FFFFFF"/>
          </w:tcPr>
          <w:p w14:paraId="42C4B9A8" w14:textId="392699F3" w:rsidR="009A57F3" w:rsidRPr="00824549" w:rsidRDefault="0034173A" w:rsidP="004B56DC">
            <w:pPr>
              <w:jc w:val="right"/>
              <w:rPr>
                <w:rFonts w:ascii="Calibri" w:eastAsia="Calibri" w:hAnsi="Calibri" w:cs="Times New Roman"/>
                <w:color w:val="000000"/>
                <w:sz w:val="20"/>
                <w:szCs w:val="20"/>
              </w:rPr>
            </w:pPr>
            <w:ins w:id="6" w:author="Borlaug, Brennan" w:date="2024-08-27T16:39:00Z" w16du:dateUtc="2024-08-27T22:39:00Z">
              <w:del w:id="7" w:author="Mills, Sarah" w:date="2024-09-16T15:50:00Z" w16du:dateUtc="2024-09-16T21:50:00Z">
                <w:r w:rsidDel="00041983">
                  <w:rPr>
                    <w:rFonts w:ascii="Calibri" w:eastAsia="Calibri" w:hAnsi="Calibri" w:cs="Times New Roman"/>
                    <w:color w:val="000000"/>
                    <w:sz w:val="20"/>
                    <w:szCs w:val="20"/>
                  </w:rPr>
                  <w:delText>$150,000</w:delText>
                </w:r>
              </w:del>
            </w:ins>
            <w:ins w:id="8" w:author="Mills, Sarah" w:date="2024-09-16T15:50:00Z" w16du:dateUtc="2024-09-16T21:50:00Z">
              <w:r w:rsidR="00041983">
                <w:rPr>
                  <w:rFonts w:ascii="Calibri" w:eastAsia="Calibri" w:hAnsi="Calibri" w:cs="Times New Roman"/>
                  <w:color w:val="000000"/>
                  <w:sz w:val="20"/>
                  <w:szCs w:val="20"/>
                </w:rPr>
                <w:t>177,000</w:t>
              </w:r>
            </w:ins>
          </w:p>
        </w:tc>
      </w:tr>
      <w:tr w:rsidR="009A57F3" w:rsidRPr="00E620FA" w14:paraId="4E7D2093" w14:textId="77777777" w:rsidTr="0023078C">
        <w:trPr>
          <w:jc w:val="center"/>
        </w:trPr>
        <w:tc>
          <w:tcPr>
            <w:tcW w:w="871" w:type="dxa"/>
            <w:vMerge/>
            <w:tcBorders>
              <w:left w:val="single" w:sz="1" w:space="0" w:color="000000"/>
              <w:bottom w:val="single" w:sz="1" w:space="0" w:color="000000"/>
              <w:right w:val="single" w:sz="1" w:space="0" w:color="000000"/>
            </w:tcBorders>
            <w:shd w:val="clear" w:color="auto" w:fill="FFFFFF"/>
            <w:tcMar>
              <w:top w:w="60" w:type="dxa"/>
              <w:left w:w="60" w:type="dxa"/>
              <w:bottom w:w="60" w:type="dxa"/>
              <w:right w:w="60" w:type="dxa"/>
            </w:tcMar>
          </w:tcPr>
          <w:p w14:paraId="4F5C7E01" w14:textId="77777777" w:rsidR="009A57F3" w:rsidRPr="00E620FA" w:rsidRDefault="009A57F3" w:rsidP="004B56DC">
            <w:pPr>
              <w:rPr>
                <w:rFonts w:ascii="Calibri" w:eastAsia="Calibri" w:hAnsi="Calibri" w:cs="Times New Roman"/>
                <w:sz w:val="20"/>
                <w:szCs w:val="20"/>
              </w:rPr>
            </w:pPr>
          </w:p>
        </w:tc>
        <w:tc>
          <w:tcPr>
            <w:tcW w:w="765" w:type="dxa"/>
            <w:tcBorders>
              <w:top w:val="single" w:sz="1" w:space="0" w:color="000000"/>
              <w:left w:val="single" w:sz="1" w:space="0" w:color="000000"/>
              <w:bottom w:val="single" w:sz="1" w:space="0" w:color="000000"/>
              <w:right w:val="single" w:sz="1" w:space="0" w:color="000000"/>
            </w:tcBorders>
            <w:shd w:val="clear" w:color="auto" w:fill="FFFFFF"/>
            <w:tcMar>
              <w:top w:w="60" w:type="dxa"/>
              <w:left w:w="60" w:type="dxa"/>
              <w:bottom w:w="60" w:type="dxa"/>
              <w:right w:w="60" w:type="dxa"/>
            </w:tcMar>
          </w:tcPr>
          <w:p w14:paraId="2A5ADB69" w14:textId="77777777" w:rsidR="009A57F3" w:rsidRPr="00E620FA" w:rsidRDefault="009A57F3" w:rsidP="004B56DC">
            <w:pPr>
              <w:rPr>
                <w:rFonts w:ascii="Calibri" w:eastAsia="Calibri" w:hAnsi="Calibri" w:cs="Times New Roman"/>
                <w:sz w:val="20"/>
                <w:szCs w:val="20"/>
              </w:rPr>
            </w:pPr>
            <w:r w:rsidRPr="00E620FA">
              <w:rPr>
                <w:rFonts w:ascii="Calibri" w:eastAsia="Calibri" w:hAnsi="Calibri" w:cs="Times New Roman"/>
                <w:color w:val="000000"/>
                <w:sz w:val="20"/>
                <w:szCs w:val="20"/>
              </w:rPr>
              <w:t>TRL 3</w:t>
            </w:r>
          </w:p>
        </w:tc>
        <w:tc>
          <w:tcPr>
            <w:tcW w:w="6193" w:type="dxa"/>
            <w:tcBorders>
              <w:top w:val="single" w:sz="1" w:space="0" w:color="000000"/>
              <w:left w:val="single" w:sz="1" w:space="0" w:color="000000"/>
              <w:bottom w:val="single" w:sz="1" w:space="0" w:color="000000"/>
              <w:right w:val="single" w:sz="1" w:space="0" w:color="000000"/>
            </w:tcBorders>
            <w:shd w:val="clear" w:color="auto" w:fill="FFFFFF"/>
            <w:tcMar>
              <w:top w:w="60" w:type="dxa"/>
              <w:left w:w="60" w:type="dxa"/>
              <w:bottom w:w="60" w:type="dxa"/>
              <w:right w:w="60" w:type="dxa"/>
            </w:tcMar>
          </w:tcPr>
          <w:p w14:paraId="7AA005F6" w14:textId="77777777" w:rsidR="009A57F3" w:rsidRPr="00E620FA" w:rsidRDefault="009A57F3" w:rsidP="004B56DC">
            <w:pPr>
              <w:rPr>
                <w:rFonts w:ascii="Calibri" w:eastAsia="Calibri" w:hAnsi="Calibri" w:cs="Times New Roman"/>
                <w:sz w:val="20"/>
                <w:szCs w:val="20"/>
              </w:rPr>
            </w:pPr>
            <w:r w:rsidRPr="00824549">
              <w:rPr>
                <w:rFonts w:ascii="Calibri" w:eastAsia="Calibri" w:hAnsi="Calibri" w:cs="Times New Roman"/>
                <w:color w:val="000000"/>
                <w:sz w:val="20"/>
                <w:szCs w:val="20"/>
              </w:rPr>
              <w:t xml:space="preserve">Analytical and experimental critical function and/or characteristic proof of concept: Proof of concept validation has been achieved at this level.  Experimental research and development </w:t>
            </w:r>
            <w:proofErr w:type="gramStart"/>
            <w:r w:rsidRPr="00824549">
              <w:rPr>
                <w:rFonts w:ascii="Calibri" w:eastAsia="Calibri" w:hAnsi="Calibri" w:cs="Times New Roman"/>
                <w:color w:val="000000"/>
                <w:sz w:val="20"/>
                <w:szCs w:val="20"/>
              </w:rPr>
              <w:t>is</w:t>
            </w:r>
            <w:proofErr w:type="gramEnd"/>
            <w:r w:rsidRPr="00824549">
              <w:rPr>
                <w:rFonts w:ascii="Calibri" w:eastAsia="Calibri" w:hAnsi="Calibri" w:cs="Times New Roman"/>
                <w:color w:val="000000"/>
                <w:sz w:val="20"/>
                <w:szCs w:val="20"/>
              </w:rPr>
              <w:t xml:space="preserve"> initiated with analytical and </w:t>
            </w:r>
            <w:r w:rsidRPr="00824549">
              <w:rPr>
                <w:rFonts w:ascii="Calibri" w:eastAsia="Calibri" w:hAnsi="Calibri" w:cs="Times New Roman"/>
                <w:color w:val="000000"/>
                <w:sz w:val="20"/>
                <w:szCs w:val="20"/>
              </w:rPr>
              <w:lastRenderedPageBreak/>
              <w:t>laboratory studies. System/integrated process requirements for the overall system application are well known. Demonstration of technical feasibility using immature prototype implementations are exercised with representative interface inputs to include electrical, mechanical, or controlling elements to validate predictions.</w:t>
            </w:r>
          </w:p>
        </w:tc>
        <w:tc>
          <w:tcPr>
            <w:tcW w:w="1260" w:type="dxa"/>
            <w:tcBorders>
              <w:top w:val="single" w:sz="1" w:space="0" w:color="000000"/>
              <w:left w:val="single" w:sz="1" w:space="0" w:color="000000"/>
              <w:bottom w:val="single" w:sz="1" w:space="0" w:color="000000"/>
              <w:right w:val="single" w:sz="1" w:space="0" w:color="000000"/>
            </w:tcBorders>
            <w:shd w:val="clear" w:color="auto" w:fill="FFFFFF"/>
            <w:tcMar>
              <w:top w:w="60" w:type="dxa"/>
              <w:left w:w="60" w:type="dxa"/>
              <w:bottom w:w="60" w:type="dxa"/>
              <w:right w:w="60" w:type="dxa"/>
            </w:tcMar>
          </w:tcPr>
          <w:p w14:paraId="68119EC2" w14:textId="7EBE1C09" w:rsidR="009A57F3" w:rsidRPr="00E620FA" w:rsidRDefault="009A57F3" w:rsidP="004B56DC">
            <w:pPr>
              <w:jc w:val="right"/>
              <w:rPr>
                <w:rFonts w:ascii="Calibri" w:eastAsia="Calibri" w:hAnsi="Calibri" w:cs="Times New Roman"/>
                <w:sz w:val="20"/>
                <w:szCs w:val="20"/>
              </w:rPr>
            </w:pPr>
            <w:r>
              <w:rPr>
                <w:rFonts w:ascii="Calibri" w:eastAsia="Calibri" w:hAnsi="Calibri" w:cs="Times New Roman"/>
                <w:color w:val="000000"/>
                <w:sz w:val="20"/>
                <w:szCs w:val="20"/>
              </w:rPr>
              <w:lastRenderedPageBreak/>
              <w:t>5</w:t>
            </w:r>
            <w:r w:rsidRPr="00824549">
              <w:rPr>
                <w:rFonts w:ascii="Calibri" w:eastAsia="Calibri" w:hAnsi="Calibri" w:cs="Times New Roman"/>
                <w:color w:val="000000"/>
                <w:sz w:val="20"/>
                <w:szCs w:val="20"/>
              </w:rPr>
              <w:t>0</w:t>
            </w:r>
            <w:r w:rsidRPr="00E620FA">
              <w:rPr>
                <w:rFonts w:ascii="Calibri" w:eastAsia="Calibri" w:hAnsi="Calibri" w:cs="Times New Roman"/>
                <w:color w:val="000000"/>
                <w:sz w:val="20"/>
                <w:szCs w:val="20"/>
              </w:rPr>
              <w:t>%</w:t>
            </w:r>
          </w:p>
        </w:tc>
        <w:tc>
          <w:tcPr>
            <w:tcW w:w="1709" w:type="dxa"/>
            <w:tcBorders>
              <w:top w:val="single" w:sz="1" w:space="0" w:color="000000"/>
              <w:left w:val="single" w:sz="1" w:space="0" w:color="000000"/>
              <w:bottom w:val="single" w:sz="1" w:space="0" w:color="000000"/>
              <w:right w:val="single" w:sz="1" w:space="0" w:color="000000"/>
            </w:tcBorders>
            <w:shd w:val="clear" w:color="auto" w:fill="FFFFFF"/>
          </w:tcPr>
          <w:p w14:paraId="07046401" w14:textId="69C58F73" w:rsidR="009A57F3" w:rsidRPr="00824549" w:rsidRDefault="0034173A" w:rsidP="004B56DC">
            <w:pPr>
              <w:jc w:val="right"/>
              <w:rPr>
                <w:rFonts w:ascii="Calibri" w:eastAsia="Calibri" w:hAnsi="Calibri" w:cs="Times New Roman"/>
                <w:color w:val="000000"/>
                <w:sz w:val="20"/>
                <w:szCs w:val="20"/>
              </w:rPr>
            </w:pPr>
            <w:ins w:id="9" w:author="Borlaug, Brennan" w:date="2024-08-27T16:39:00Z" w16du:dateUtc="2024-08-27T22:39:00Z">
              <w:r>
                <w:rPr>
                  <w:rFonts w:ascii="Calibri" w:eastAsia="Calibri" w:hAnsi="Calibri" w:cs="Times New Roman"/>
                  <w:color w:val="000000"/>
                  <w:sz w:val="20"/>
                  <w:szCs w:val="20"/>
                </w:rPr>
                <w:t>$</w:t>
              </w:r>
              <w:del w:id="10" w:author="Mills, Sarah" w:date="2024-09-16T15:51:00Z" w16du:dateUtc="2024-09-16T21:51:00Z">
                <w:r w:rsidDel="00041983">
                  <w:rPr>
                    <w:rFonts w:ascii="Calibri" w:eastAsia="Calibri" w:hAnsi="Calibri" w:cs="Times New Roman"/>
                    <w:color w:val="000000"/>
                    <w:sz w:val="20"/>
                    <w:szCs w:val="20"/>
                  </w:rPr>
                  <w:delText>250,000</w:delText>
                </w:r>
              </w:del>
            </w:ins>
            <w:ins w:id="11" w:author="Mills, Sarah" w:date="2024-09-16T15:51:00Z" w16du:dateUtc="2024-09-16T21:51:00Z">
              <w:r w:rsidR="00041983">
                <w:rPr>
                  <w:rFonts w:ascii="Calibri" w:eastAsia="Calibri" w:hAnsi="Calibri" w:cs="Times New Roman"/>
                  <w:color w:val="000000"/>
                  <w:sz w:val="20"/>
                  <w:szCs w:val="20"/>
                </w:rPr>
                <w:t>295,000</w:t>
              </w:r>
            </w:ins>
          </w:p>
        </w:tc>
      </w:tr>
      <w:tr w:rsidR="009A57F3" w:rsidRPr="00E620FA" w14:paraId="4B2353EA" w14:textId="77777777" w:rsidTr="0023078C">
        <w:trPr>
          <w:jc w:val="center"/>
        </w:trPr>
        <w:tc>
          <w:tcPr>
            <w:tcW w:w="871" w:type="dxa"/>
            <w:vMerge w:val="restart"/>
            <w:tcBorders>
              <w:top w:val="single" w:sz="1" w:space="0" w:color="000000"/>
              <w:left w:val="single" w:sz="1" w:space="0" w:color="000000"/>
              <w:right w:val="single" w:sz="1" w:space="0" w:color="000000"/>
            </w:tcBorders>
            <w:shd w:val="clear" w:color="auto" w:fill="D9E1F2"/>
            <w:tcMar>
              <w:top w:w="60" w:type="dxa"/>
              <w:left w:w="60" w:type="dxa"/>
              <w:bottom w:w="60" w:type="dxa"/>
              <w:right w:w="60" w:type="dxa"/>
            </w:tcMar>
            <w:vAlign w:val="center"/>
          </w:tcPr>
          <w:p w14:paraId="315799AB" w14:textId="77777777" w:rsidR="009A57F3" w:rsidRPr="00E620FA" w:rsidRDefault="009A57F3" w:rsidP="004B56DC">
            <w:pPr>
              <w:jc w:val="center"/>
              <w:rPr>
                <w:rFonts w:ascii="Calibri" w:eastAsia="Calibri" w:hAnsi="Calibri" w:cs="Times New Roman"/>
                <w:sz w:val="20"/>
                <w:szCs w:val="20"/>
              </w:rPr>
            </w:pPr>
            <w:r w:rsidRPr="00E620FA">
              <w:rPr>
                <w:rFonts w:ascii="Calibri" w:eastAsia="Calibri" w:hAnsi="Calibri" w:cs="Times New Roman"/>
                <w:color w:val="000000"/>
                <w:sz w:val="20"/>
                <w:szCs w:val="20"/>
              </w:rPr>
              <w:t>2</w:t>
            </w:r>
          </w:p>
        </w:tc>
        <w:tc>
          <w:tcPr>
            <w:tcW w:w="8218" w:type="dxa"/>
            <w:gridSpan w:val="3"/>
            <w:tcBorders>
              <w:top w:val="single" w:sz="1" w:space="0" w:color="000000"/>
              <w:left w:val="single" w:sz="1" w:space="0" w:color="000000"/>
              <w:bottom w:val="single" w:sz="1" w:space="0" w:color="000000"/>
              <w:right w:val="single" w:sz="1" w:space="0" w:color="000000"/>
            </w:tcBorders>
            <w:shd w:val="clear" w:color="auto" w:fill="D9E1F2"/>
            <w:tcMar>
              <w:top w:w="60" w:type="dxa"/>
              <w:left w:w="60" w:type="dxa"/>
              <w:bottom w:w="60" w:type="dxa"/>
              <w:right w:w="60" w:type="dxa"/>
            </w:tcMar>
          </w:tcPr>
          <w:p w14:paraId="08AF0F0A" w14:textId="77777777" w:rsidR="009A57F3" w:rsidRPr="00E620FA" w:rsidRDefault="009A57F3" w:rsidP="004B56DC">
            <w:pPr>
              <w:rPr>
                <w:rFonts w:ascii="Calibri" w:eastAsia="Calibri" w:hAnsi="Calibri" w:cs="Times New Roman"/>
                <w:sz w:val="20"/>
                <w:szCs w:val="20"/>
              </w:rPr>
            </w:pPr>
            <w:r w:rsidRPr="00824549">
              <w:rPr>
                <w:rFonts w:ascii="Calibri" w:eastAsia="Calibri" w:hAnsi="Calibri" w:cs="Times New Roman"/>
                <w:sz w:val="20"/>
                <w:szCs w:val="20"/>
              </w:rPr>
              <w:t>Mid-Stage RD&amp;D (TRL 4-6)</w:t>
            </w:r>
          </w:p>
        </w:tc>
        <w:tc>
          <w:tcPr>
            <w:tcW w:w="1709" w:type="dxa"/>
            <w:tcBorders>
              <w:top w:val="single" w:sz="1" w:space="0" w:color="000000"/>
              <w:left w:val="single" w:sz="1" w:space="0" w:color="000000"/>
              <w:bottom w:val="single" w:sz="1" w:space="0" w:color="000000"/>
              <w:right w:val="single" w:sz="1" w:space="0" w:color="000000"/>
            </w:tcBorders>
            <w:shd w:val="clear" w:color="auto" w:fill="D9E1F2"/>
          </w:tcPr>
          <w:p w14:paraId="3EE0A4E9" w14:textId="77777777" w:rsidR="009A57F3" w:rsidRPr="00824549" w:rsidRDefault="009A57F3" w:rsidP="004B56DC">
            <w:pPr>
              <w:rPr>
                <w:rFonts w:ascii="Calibri" w:eastAsia="Calibri" w:hAnsi="Calibri" w:cs="Times New Roman"/>
                <w:sz w:val="20"/>
                <w:szCs w:val="20"/>
              </w:rPr>
            </w:pPr>
          </w:p>
        </w:tc>
      </w:tr>
      <w:tr w:rsidR="009A57F3" w:rsidRPr="00E620FA" w14:paraId="2EA5A2EF" w14:textId="77777777" w:rsidTr="0023078C">
        <w:trPr>
          <w:jc w:val="center"/>
        </w:trPr>
        <w:tc>
          <w:tcPr>
            <w:tcW w:w="871" w:type="dxa"/>
            <w:vMerge/>
            <w:tcBorders>
              <w:left w:val="single" w:sz="1" w:space="0" w:color="000000"/>
              <w:right w:val="single" w:sz="1" w:space="0" w:color="000000"/>
            </w:tcBorders>
            <w:shd w:val="clear" w:color="auto" w:fill="FFFFFF"/>
            <w:tcMar>
              <w:top w:w="60" w:type="dxa"/>
              <w:left w:w="60" w:type="dxa"/>
              <w:bottom w:w="60" w:type="dxa"/>
              <w:right w:w="60" w:type="dxa"/>
            </w:tcMar>
          </w:tcPr>
          <w:p w14:paraId="2557069C" w14:textId="77777777" w:rsidR="009A57F3" w:rsidRPr="00E620FA" w:rsidRDefault="009A57F3" w:rsidP="004B56DC">
            <w:pPr>
              <w:rPr>
                <w:rFonts w:ascii="Calibri" w:eastAsia="Calibri" w:hAnsi="Calibri" w:cs="Times New Roman"/>
                <w:sz w:val="20"/>
                <w:szCs w:val="20"/>
              </w:rPr>
            </w:pPr>
          </w:p>
        </w:tc>
        <w:tc>
          <w:tcPr>
            <w:tcW w:w="765" w:type="dxa"/>
            <w:tcBorders>
              <w:top w:val="single" w:sz="1" w:space="0" w:color="000000"/>
              <w:left w:val="single" w:sz="1" w:space="0" w:color="000000"/>
              <w:bottom w:val="single" w:sz="1" w:space="0" w:color="000000"/>
              <w:right w:val="single" w:sz="1" w:space="0" w:color="000000"/>
            </w:tcBorders>
            <w:shd w:val="clear" w:color="auto" w:fill="FFFFFF"/>
            <w:tcMar>
              <w:top w:w="60" w:type="dxa"/>
              <w:left w:w="60" w:type="dxa"/>
              <w:bottom w:w="60" w:type="dxa"/>
              <w:right w:w="60" w:type="dxa"/>
            </w:tcMar>
          </w:tcPr>
          <w:p w14:paraId="16A556E8" w14:textId="77777777" w:rsidR="009A57F3" w:rsidRPr="00E620FA" w:rsidRDefault="009A57F3" w:rsidP="004B56DC">
            <w:pPr>
              <w:rPr>
                <w:rFonts w:ascii="Calibri" w:eastAsia="Calibri" w:hAnsi="Calibri" w:cs="Times New Roman"/>
                <w:sz w:val="20"/>
                <w:szCs w:val="20"/>
              </w:rPr>
            </w:pPr>
            <w:r w:rsidRPr="00E620FA">
              <w:rPr>
                <w:rFonts w:ascii="Calibri" w:eastAsia="Calibri" w:hAnsi="Calibri" w:cs="Times New Roman"/>
                <w:color w:val="000000"/>
                <w:sz w:val="20"/>
                <w:szCs w:val="20"/>
              </w:rPr>
              <w:t>TRL 4</w:t>
            </w:r>
          </w:p>
        </w:tc>
        <w:tc>
          <w:tcPr>
            <w:tcW w:w="6193" w:type="dxa"/>
            <w:tcBorders>
              <w:top w:val="single" w:sz="1" w:space="0" w:color="000000"/>
              <w:left w:val="single" w:sz="1" w:space="0" w:color="000000"/>
              <w:bottom w:val="single" w:sz="1" w:space="0" w:color="000000"/>
              <w:right w:val="single" w:sz="1" w:space="0" w:color="000000"/>
            </w:tcBorders>
            <w:shd w:val="clear" w:color="auto" w:fill="FFFFFF"/>
            <w:tcMar>
              <w:top w:w="60" w:type="dxa"/>
              <w:left w:w="60" w:type="dxa"/>
              <w:bottom w:w="60" w:type="dxa"/>
              <w:right w:w="60" w:type="dxa"/>
            </w:tcMar>
          </w:tcPr>
          <w:p w14:paraId="6003B9A7" w14:textId="77777777" w:rsidR="009A57F3" w:rsidRPr="00E620FA" w:rsidRDefault="009A57F3" w:rsidP="004B56DC">
            <w:pPr>
              <w:rPr>
                <w:rFonts w:ascii="Calibri" w:eastAsia="Calibri" w:hAnsi="Calibri" w:cs="Times New Roman"/>
                <w:sz w:val="20"/>
                <w:szCs w:val="20"/>
              </w:rPr>
            </w:pPr>
            <w:r w:rsidRPr="00824549">
              <w:rPr>
                <w:rFonts w:ascii="Calibri" w:eastAsia="Calibri" w:hAnsi="Calibri" w:cs="Times New Roman"/>
                <w:color w:val="000000"/>
                <w:sz w:val="20"/>
                <w:szCs w:val="20"/>
              </w:rPr>
              <w:t xml:space="preserve">Component and/or process validation in laboratory environment- Alpha prototype (component): Standalone prototyping implementation and testing in laboratory environment </w:t>
            </w:r>
            <w:proofErr w:type="gramStart"/>
            <w:r w:rsidRPr="00824549">
              <w:rPr>
                <w:rFonts w:ascii="Calibri" w:eastAsia="Calibri" w:hAnsi="Calibri" w:cs="Times New Roman"/>
                <w:color w:val="000000"/>
                <w:sz w:val="20"/>
                <w:szCs w:val="20"/>
              </w:rPr>
              <w:t>demonstrates</w:t>
            </w:r>
            <w:proofErr w:type="gramEnd"/>
            <w:r w:rsidRPr="00824549">
              <w:rPr>
                <w:rFonts w:ascii="Calibri" w:eastAsia="Calibri" w:hAnsi="Calibri" w:cs="Times New Roman"/>
                <w:color w:val="000000"/>
                <w:sz w:val="20"/>
                <w:szCs w:val="20"/>
              </w:rPr>
              <w:t xml:space="preserve"> the concept.  Integration and testing of component technology elements are sufficient to validate feasibility.</w:t>
            </w:r>
            <w:r w:rsidRPr="00E620FA">
              <w:rPr>
                <w:rFonts w:ascii="Calibri" w:eastAsia="Calibri" w:hAnsi="Calibri" w:cs="Times New Roman"/>
                <w:color w:val="000000"/>
                <w:sz w:val="20"/>
                <w:szCs w:val="20"/>
              </w:rPr>
              <w:t xml:space="preserve"> </w:t>
            </w:r>
          </w:p>
        </w:tc>
        <w:tc>
          <w:tcPr>
            <w:tcW w:w="1260" w:type="dxa"/>
            <w:tcBorders>
              <w:top w:val="single" w:sz="1" w:space="0" w:color="000000"/>
              <w:left w:val="single" w:sz="1" w:space="0" w:color="000000"/>
              <w:bottom w:val="single" w:sz="1" w:space="0" w:color="000000"/>
              <w:right w:val="single" w:sz="1" w:space="0" w:color="000000"/>
            </w:tcBorders>
            <w:shd w:val="clear" w:color="auto" w:fill="FFFFFF"/>
            <w:tcMar>
              <w:top w:w="60" w:type="dxa"/>
              <w:left w:w="60" w:type="dxa"/>
              <w:bottom w:w="60" w:type="dxa"/>
              <w:right w:w="60" w:type="dxa"/>
            </w:tcMar>
          </w:tcPr>
          <w:p w14:paraId="09F61E6D" w14:textId="77777777" w:rsidR="009A57F3" w:rsidRPr="00E620FA" w:rsidRDefault="009A57F3" w:rsidP="004B56DC">
            <w:pPr>
              <w:jc w:val="right"/>
              <w:rPr>
                <w:rFonts w:ascii="Calibri" w:eastAsia="Calibri" w:hAnsi="Calibri" w:cs="Times New Roman"/>
                <w:sz w:val="20"/>
                <w:szCs w:val="20"/>
              </w:rPr>
            </w:pPr>
            <w:r>
              <w:rPr>
                <w:rFonts w:ascii="Calibri" w:eastAsia="Calibri" w:hAnsi="Calibri" w:cs="Times New Roman"/>
                <w:color w:val="000000"/>
                <w:sz w:val="20"/>
                <w:szCs w:val="20"/>
              </w:rPr>
              <w:t>2</w:t>
            </w:r>
            <w:r w:rsidRPr="00824549">
              <w:rPr>
                <w:rFonts w:ascii="Calibri" w:eastAsia="Calibri" w:hAnsi="Calibri" w:cs="Times New Roman"/>
                <w:color w:val="000000"/>
                <w:sz w:val="20"/>
                <w:szCs w:val="20"/>
              </w:rPr>
              <w:t>0</w:t>
            </w:r>
            <w:r w:rsidRPr="00E620FA">
              <w:rPr>
                <w:rFonts w:ascii="Calibri" w:eastAsia="Calibri" w:hAnsi="Calibri" w:cs="Times New Roman"/>
                <w:color w:val="000000"/>
                <w:sz w:val="20"/>
                <w:szCs w:val="20"/>
              </w:rPr>
              <w:t>%</w:t>
            </w:r>
          </w:p>
        </w:tc>
        <w:tc>
          <w:tcPr>
            <w:tcW w:w="1709" w:type="dxa"/>
            <w:tcBorders>
              <w:top w:val="single" w:sz="1" w:space="0" w:color="000000"/>
              <w:left w:val="single" w:sz="1" w:space="0" w:color="000000"/>
              <w:bottom w:val="single" w:sz="1" w:space="0" w:color="000000"/>
              <w:right w:val="single" w:sz="1" w:space="0" w:color="000000"/>
            </w:tcBorders>
            <w:shd w:val="clear" w:color="auto" w:fill="FFFFFF"/>
          </w:tcPr>
          <w:p w14:paraId="41F9FE82" w14:textId="2AD5F7A3" w:rsidR="009A57F3" w:rsidRPr="00824549" w:rsidRDefault="0034173A" w:rsidP="004B56DC">
            <w:pPr>
              <w:jc w:val="right"/>
              <w:rPr>
                <w:rFonts w:ascii="Calibri" w:eastAsia="Calibri" w:hAnsi="Calibri" w:cs="Times New Roman"/>
                <w:color w:val="000000"/>
                <w:sz w:val="20"/>
                <w:szCs w:val="20"/>
              </w:rPr>
            </w:pPr>
            <w:ins w:id="12" w:author="Borlaug, Brennan" w:date="2024-08-27T16:39:00Z" w16du:dateUtc="2024-08-27T22:39:00Z">
              <w:r>
                <w:rPr>
                  <w:rFonts w:ascii="Calibri" w:eastAsia="Calibri" w:hAnsi="Calibri" w:cs="Times New Roman"/>
                  <w:color w:val="000000"/>
                  <w:sz w:val="20"/>
                  <w:szCs w:val="20"/>
                </w:rPr>
                <w:t>$</w:t>
              </w:r>
              <w:del w:id="13" w:author="Mills, Sarah" w:date="2024-09-16T15:51:00Z" w16du:dateUtc="2024-09-16T21:51:00Z">
                <w:r w:rsidDel="00041983">
                  <w:rPr>
                    <w:rFonts w:ascii="Calibri" w:eastAsia="Calibri" w:hAnsi="Calibri" w:cs="Times New Roman"/>
                    <w:color w:val="000000"/>
                    <w:sz w:val="20"/>
                    <w:szCs w:val="20"/>
                  </w:rPr>
                  <w:delText>100,000</w:delText>
                </w:r>
              </w:del>
            </w:ins>
            <w:ins w:id="14" w:author="Mills, Sarah" w:date="2024-09-16T15:51:00Z" w16du:dateUtc="2024-09-16T21:51:00Z">
              <w:r w:rsidR="00041983">
                <w:rPr>
                  <w:rFonts w:ascii="Calibri" w:eastAsia="Calibri" w:hAnsi="Calibri" w:cs="Times New Roman"/>
                  <w:color w:val="000000"/>
                  <w:sz w:val="20"/>
                  <w:szCs w:val="20"/>
                </w:rPr>
                <w:t>118,000</w:t>
              </w:r>
            </w:ins>
          </w:p>
        </w:tc>
      </w:tr>
      <w:tr w:rsidR="009A57F3" w:rsidRPr="00E620FA" w14:paraId="4D9B3704" w14:textId="77777777" w:rsidTr="0023078C">
        <w:trPr>
          <w:jc w:val="center"/>
        </w:trPr>
        <w:tc>
          <w:tcPr>
            <w:tcW w:w="871" w:type="dxa"/>
            <w:vMerge/>
            <w:tcBorders>
              <w:left w:val="single" w:sz="1" w:space="0" w:color="000000"/>
              <w:right w:val="single" w:sz="1" w:space="0" w:color="000000"/>
            </w:tcBorders>
            <w:shd w:val="clear" w:color="auto" w:fill="FFFFFF"/>
            <w:tcMar>
              <w:top w:w="60" w:type="dxa"/>
              <w:left w:w="60" w:type="dxa"/>
              <w:bottom w:w="60" w:type="dxa"/>
              <w:right w:w="60" w:type="dxa"/>
            </w:tcMar>
          </w:tcPr>
          <w:p w14:paraId="23687F45" w14:textId="77777777" w:rsidR="009A57F3" w:rsidRPr="00E620FA" w:rsidRDefault="009A57F3" w:rsidP="004B56DC">
            <w:pPr>
              <w:rPr>
                <w:rFonts w:ascii="Calibri" w:eastAsia="Calibri" w:hAnsi="Calibri" w:cs="Times New Roman"/>
                <w:sz w:val="20"/>
                <w:szCs w:val="20"/>
              </w:rPr>
            </w:pPr>
          </w:p>
        </w:tc>
        <w:tc>
          <w:tcPr>
            <w:tcW w:w="765" w:type="dxa"/>
            <w:tcBorders>
              <w:top w:val="single" w:sz="1" w:space="0" w:color="000000"/>
              <w:left w:val="single" w:sz="1" w:space="0" w:color="000000"/>
              <w:bottom w:val="single" w:sz="1" w:space="0" w:color="000000"/>
              <w:right w:val="single" w:sz="1" w:space="0" w:color="000000"/>
            </w:tcBorders>
            <w:shd w:val="clear" w:color="auto" w:fill="FFFFFF"/>
            <w:tcMar>
              <w:top w:w="60" w:type="dxa"/>
              <w:left w:w="60" w:type="dxa"/>
              <w:bottom w:w="60" w:type="dxa"/>
              <w:right w:w="60" w:type="dxa"/>
            </w:tcMar>
          </w:tcPr>
          <w:p w14:paraId="7AE748BD" w14:textId="77777777" w:rsidR="009A57F3" w:rsidRPr="00E620FA" w:rsidRDefault="009A57F3" w:rsidP="004B56DC">
            <w:pPr>
              <w:rPr>
                <w:rFonts w:ascii="Calibri" w:eastAsia="Calibri" w:hAnsi="Calibri" w:cs="Times New Roman"/>
                <w:sz w:val="20"/>
                <w:szCs w:val="20"/>
              </w:rPr>
            </w:pPr>
            <w:r w:rsidRPr="00E620FA">
              <w:rPr>
                <w:rFonts w:ascii="Calibri" w:eastAsia="Calibri" w:hAnsi="Calibri" w:cs="Times New Roman"/>
                <w:color w:val="000000"/>
                <w:sz w:val="20"/>
                <w:szCs w:val="20"/>
              </w:rPr>
              <w:t>TRL 5</w:t>
            </w:r>
          </w:p>
        </w:tc>
        <w:tc>
          <w:tcPr>
            <w:tcW w:w="6193" w:type="dxa"/>
            <w:tcBorders>
              <w:top w:val="single" w:sz="1" w:space="0" w:color="000000"/>
              <w:left w:val="single" w:sz="1" w:space="0" w:color="000000"/>
              <w:bottom w:val="single" w:sz="1" w:space="0" w:color="000000"/>
              <w:right w:val="single" w:sz="1" w:space="0" w:color="000000"/>
            </w:tcBorders>
            <w:shd w:val="clear" w:color="auto" w:fill="FFFFFF"/>
            <w:tcMar>
              <w:top w:w="60" w:type="dxa"/>
              <w:left w:w="60" w:type="dxa"/>
              <w:bottom w:w="60" w:type="dxa"/>
              <w:right w:w="60" w:type="dxa"/>
            </w:tcMar>
          </w:tcPr>
          <w:p w14:paraId="15DE703A" w14:textId="77777777" w:rsidR="009A57F3" w:rsidRPr="00E620FA" w:rsidRDefault="009A57F3" w:rsidP="004B56DC">
            <w:pPr>
              <w:rPr>
                <w:rFonts w:ascii="Calibri" w:eastAsia="Calibri" w:hAnsi="Calibri" w:cs="Times New Roman"/>
                <w:sz w:val="20"/>
                <w:szCs w:val="20"/>
              </w:rPr>
            </w:pPr>
            <w:r w:rsidRPr="00824549">
              <w:rPr>
                <w:rFonts w:ascii="Calibri" w:eastAsia="Calibri" w:hAnsi="Calibri" w:cs="Times New Roman"/>
                <w:color w:val="000000"/>
                <w:sz w:val="20"/>
                <w:szCs w:val="20"/>
              </w:rPr>
              <w:t>Component and/or process validation in relevant environment- Beta prototype (component): Thorough prototype testing of the component/process in relevant environment to the end user is performed. Basic technology elements are integrated with reasonably realistic supporting elements based on available technologies. Prototyping implementations conform to the target environment and interfaces.</w:t>
            </w:r>
            <w:r w:rsidRPr="00E620FA">
              <w:rPr>
                <w:rFonts w:ascii="Calibri" w:eastAsia="Calibri" w:hAnsi="Calibri" w:cs="Times New Roman"/>
                <w:color w:val="000000"/>
                <w:sz w:val="20"/>
                <w:szCs w:val="20"/>
              </w:rPr>
              <w:t xml:space="preserve"> </w:t>
            </w:r>
          </w:p>
        </w:tc>
        <w:tc>
          <w:tcPr>
            <w:tcW w:w="1260" w:type="dxa"/>
            <w:tcBorders>
              <w:top w:val="single" w:sz="1" w:space="0" w:color="000000"/>
              <w:left w:val="single" w:sz="1" w:space="0" w:color="000000"/>
              <w:bottom w:val="single" w:sz="1" w:space="0" w:color="000000"/>
              <w:right w:val="single" w:sz="1" w:space="0" w:color="000000"/>
            </w:tcBorders>
            <w:shd w:val="clear" w:color="auto" w:fill="FFFFFF"/>
            <w:tcMar>
              <w:top w:w="60" w:type="dxa"/>
              <w:left w:w="60" w:type="dxa"/>
              <w:bottom w:w="60" w:type="dxa"/>
              <w:right w:w="60" w:type="dxa"/>
            </w:tcMar>
          </w:tcPr>
          <w:p w14:paraId="11841466" w14:textId="77777777" w:rsidR="009A57F3" w:rsidRPr="00E620FA" w:rsidRDefault="009A57F3" w:rsidP="004B56DC">
            <w:pPr>
              <w:jc w:val="right"/>
              <w:rPr>
                <w:rFonts w:ascii="Calibri" w:eastAsia="Calibri" w:hAnsi="Calibri" w:cs="Times New Roman"/>
                <w:sz w:val="20"/>
                <w:szCs w:val="20"/>
              </w:rPr>
            </w:pPr>
            <w:r w:rsidRPr="00824549">
              <w:rPr>
                <w:rFonts w:ascii="Calibri" w:eastAsia="Calibri" w:hAnsi="Calibri" w:cs="Times New Roman"/>
                <w:color w:val="000000"/>
                <w:sz w:val="20"/>
                <w:szCs w:val="20"/>
              </w:rPr>
              <w:t>0</w:t>
            </w:r>
            <w:r w:rsidRPr="00E620FA">
              <w:rPr>
                <w:rFonts w:ascii="Calibri" w:eastAsia="Calibri" w:hAnsi="Calibri" w:cs="Times New Roman"/>
                <w:color w:val="000000"/>
                <w:sz w:val="20"/>
                <w:szCs w:val="20"/>
              </w:rPr>
              <w:t>%</w:t>
            </w:r>
          </w:p>
        </w:tc>
        <w:tc>
          <w:tcPr>
            <w:tcW w:w="1709" w:type="dxa"/>
            <w:tcBorders>
              <w:top w:val="single" w:sz="1" w:space="0" w:color="000000"/>
              <w:left w:val="single" w:sz="1" w:space="0" w:color="000000"/>
              <w:bottom w:val="single" w:sz="1" w:space="0" w:color="000000"/>
              <w:right w:val="single" w:sz="1" w:space="0" w:color="000000"/>
            </w:tcBorders>
            <w:shd w:val="clear" w:color="auto" w:fill="FFFFFF"/>
          </w:tcPr>
          <w:p w14:paraId="130F50CB" w14:textId="77777777" w:rsidR="009A57F3" w:rsidRPr="00824549" w:rsidRDefault="009A57F3" w:rsidP="004B56DC">
            <w:pPr>
              <w:jc w:val="right"/>
              <w:rPr>
                <w:rFonts w:ascii="Calibri" w:eastAsia="Calibri" w:hAnsi="Calibri" w:cs="Times New Roman"/>
                <w:color w:val="000000"/>
                <w:sz w:val="20"/>
                <w:szCs w:val="20"/>
              </w:rPr>
            </w:pPr>
          </w:p>
        </w:tc>
      </w:tr>
      <w:tr w:rsidR="009A57F3" w:rsidRPr="00E620FA" w14:paraId="4B640506" w14:textId="77777777" w:rsidTr="0023078C">
        <w:trPr>
          <w:jc w:val="center"/>
        </w:trPr>
        <w:tc>
          <w:tcPr>
            <w:tcW w:w="871" w:type="dxa"/>
            <w:vMerge/>
            <w:tcBorders>
              <w:left w:val="single" w:sz="1" w:space="0" w:color="000000"/>
              <w:bottom w:val="single" w:sz="1" w:space="0" w:color="000000"/>
              <w:right w:val="single" w:sz="1" w:space="0" w:color="000000"/>
            </w:tcBorders>
            <w:shd w:val="clear" w:color="auto" w:fill="FFFFFF"/>
            <w:tcMar>
              <w:top w:w="60" w:type="dxa"/>
              <w:left w:w="60" w:type="dxa"/>
              <w:bottom w:w="60" w:type="dxa"/>
              <w:right w:w="60" w:type="dxa"/>
            </w:tcMar>
          </w:tcPr>
          <w:p w14:paraId="569A61EE" w14:textId="77777777" w:rsidR="009A57F3" w:rsidRPr="00E620FA" w:rsidRDefault="009A57F3" w:rsidP="004B56DC">
            <w:pPr>
              <w:rPr>
                <w:rFonts w:ascii="Calibri" w:eastAsia="Calibri" w:hAnsi="Calibri" w:cs="Times New Roman"/>
                <w:sz w:val="20"/>
                <w:szCs w:val="20"/>
              </w:rPr>
            </w:pPr>
          </w:p>
        </w:tc>
        <w:tc>
          <w:tcPr>
            <w:tcW w:w="765" w:type="dxa"/>
            <w:tcBorders>
              <w:top w:val="single" w:sz="1" w:space="0" w:color="000000"/>
              <w:left w:val="single" w:sz="1" w:space="0" w:color="000000"/>
              <w:bottom w:val="single" w:sz="1" w:space="0" w:color="000000"/>
              <w:right w:val="single" w:sz="1" w:space="0" w:color="000000"/>
            </w:tcBorders>
            <w:shd w:val="clear" w:color="auto" w:fill="FFFFFF"/>
            <w:tcMar>
              <w:top w:w="60" w:type="dxa"/>
              <w:left w:w="60" w:type="dxa"/>
              <w:bottom w:w="60" w:type="dxa"/>
              <w:right w:w="60" w:type="dxa"/>
            </w:tcMar>
          </w:tcPr>
          <w:p w14:paraId="7BABBA41" w14:textId="77777777" w:rsidR="009A57F3" w:rsidRPr="00E620FA" w:rsidRDefault="009A57F3" w:rsidP="004B56DC">
            <w:pPr>
              <w:rPr>
                <w:rFonts w:ascii="Calibri" w:eastAsia="Calibri" w:hAnsi="Calibri" w:cs="Times New Roman"/>
                <w:sz w:val="20"/>
                <w:szCs w:val="20"/>
              </w:rPr>
            </w:pPr>
            <w:r w:rsidRPr="00E620FA">
              <w:rPr>
                <w:rFonts w:ascii="Calibri" w:eastAsia="Calibri" w:hAnsi="Calibri" w:cs="Times New Roman"/>
                <w:color w:val="000000"/>
                <w:sz w:val="20"/>
                <w:szCs w:val="20"/>
              </w:rPr>
              <w:t>TRL 6</w:t>
            </w:r>
          </w:p>
        </w:tc>
        <w:tc>
          <w:tcPr>
            <w:tcW w:w="6193" w:type="dxa"/>
            <w:tcBorders>
              <w:top w:val="single" w:sz="1" w:space="0" w:color="000000"/>
              <w:left w:val="single" w:sz="1" w:space="0" w:color="000000"/>
              <w:bottom w:val="single" w:sz="1" w:space="0" w:color="000000"/>
              <w:right w:val="single" w:sz="1" w:space="0" w:color="000000"/>
            </w:tcBorders>
            <w:shd w:val="clear" w:color="auto" w:fill="FFFFFF"/>
            <w:tcMar>
              <w:top w:w="60" w:type="dxa"/>
              <w:left w:w="60" w:type="dxa"/>
              <w:bottom w:w="60" w:type="dxa"/>
              <w:right w:w="60" w:type="dxa"/>
            </w:tcMar>
          </w:tcPr>
          <w:p w14:paraId="061544CE" w14:textId="77777777" w:rsidR="009A57F3" w:rsidRPr="00E620FA" w:rsidRDefault="009A57F3" w:rsidP="004B56DC">
            <w:pPr>
              <w:rPr>
                <w:rFonts w:ascii="Calibri" w:eastAsia="Calibri" w:hAnsi="Calibri" w:cs="Times New Roman"/>
                <w:sz w:val="20"/>
                <w:szCs w:val="20"/>
              </w:rPr>
            </w:pPr>
            <w:r w:rsidRPr="00824549">
              <w:rPr>
                <w:rFonts w:ascii="Calibri" w:eastAsia="Calibri" w:hAnsi="Calibri" w:cs="Times New Roman"/>
                <w:color w:val="000000"/>
                <w:sz w:val="20"/>
                <w:szCs w:val="20"/>
              </w:rPr>
              <w:t xml:space="preserve">System/process model or prototype demonstration in a relevant environment- Beta prototype (system): Prototyping implementations are partially integrated with existing systems. Engineering feasibility </w:t>
            </w:r>
            <w:proofErr w:type="gramStart"/>
            <w:r w:rsidRPr="00824549">
              <w:rPr>
                <w:rFonts w:ascii="Calibri" w:eastAsia="Calibri" w:hAnsi="Calibri" w:cs="Times New Roman"/>
                <w:color w:val="000000"/>
                <w:sz w:val="20"/>
                <w:szCs w:val="20"/>
              </w:rPr>
              <w:t>fully</w:t>
            </w:r>
            <w:proofErr w:type="gramEnd"/>
            <w:r w:rsidRPr="00824549">
              <w:rPr>
                <w:rFonts w:ascii="Calibri" w:eastAsia="Calibri" w:hAnsi="Calibri" w:cs="Times New Roman"/>
                <w:color w:val="000000"/>
                <w:sz w:val="20"/>
                <w:szCs w:val="20"/>
              </w:rPr>
              <w:t xml:space="preserve"> demonstrated in actual or high fidelity system applications in an environment relevant to the end user.</w:t>
            </w:r>
            <w:r w:rsidRPr="00E620FA">
              <w:rPr>
                <w:rFonts w:ascii="Calibri" w:eastAsia="Calibri" w:hAnsi="Calibri" w:cs="Times New Roman"/>
                <w:color w:val="000000"/>
                <w:sz w:val="20"/>
                <w:szCs w:val="20"/>
              </w:rPr>
              <w:t xml:space="preserve"> </w:t>
            </w:r>
          </w:p>
        </w:tc>
        <w:tc>
          <w:tcPr>
            <w:tcW w:w="1260" w:type="dxa"/>
            <w:tcBorders>
              <w:top w:val="single" w:sz="1" w:space="0" w:color="000000"/>
              <w:left w:val="single" w:sz="1" w:space="0" w:color="000000"/>
              <w:bottom w:val="single" w:sz="1" w:space="0" w:color="000000"/>
              <w:right w:val="single" w:sz="1" w:space="0" w:color="000000"/>
            </w:tcBorders>
            <w:shd w:val="clear" w:color="auto" w:fill="FFFFFF"/>
            <w:tcMar>
              <w:top w:w="60" w:type="dxa"/>
              <w:left w:w="60" w:type="dxa"/>
              <w:bottom w:w="60" w:type="dxa"/>
              <w:right w:w="60" w:type="dxa"/>
            </w:tcMar>
          </w:tcPr>
          <w:p w14:paraId="78FD499B" w14:textId="77777777" w:rsidR="009A57F3" w:rsidRPr="00E620FA" w:rsidRDefault="009A57F3" w:rsidP="004B56DC">
            <w:pPr>
              <w:jc w:val="right"/>
              <w:rPr>
                <w:rFonts w:ascii="Calibri" w:eastAsia="Calibri" w:hAnsi="Calibri" w:cs="Times New Roman"/>
                <w:sz w:val="20"/>
                <w:szCs w:val="20"/>
              </w:rPr>
            </w:pPr>
            <w:r w:rsidRPr="00824549">
              <w:rPr>
                <w:rFonts w:ascii="Calibri" w:eastAsia="Calibri" w:hAnsi="Calibri" w:cs="Times New Roman"/>
                <w:color w:val="000000"/>
                <w:sz w:val="20"/>
                <w:szCs w:val="20"/>
              </w:rPr>
              <w:t>0</w:t>
            </w:r>
            <w:r w:rsidRPr="00E620FA">
              <w:rPr>
                <w:rFonts w:ascii="Calibri" w:eastAsia="Calibri" w:hAnsi="Calibri" w:cs="Times New Roman"/>
                <w:color w:val="000000"/>
                <w:sz w:val="20"/>
                <w:szCs w:val="20"/>
              </w:rPr>
              <w:t>%</w:t>
            </w:r>
          </w:p>
        </w:tc>
        <w:tc>
          <w:tcPr>
            <w:tcW w:w="1709" w:type="dxa"/>
            <w:tcBorders>
              <w:top w:val="single" w:sz="1" w:space="0" w:color="000000"/>
              <w:left w:val="single" w:sz="1" w:space="0" w:color="000000"/>
              <w:bottom w:val="single" w:sz="1" w:space="0" w:color="000000"/>
              <w:right w:val="single" w:sz="1" w:space="0" w:color="000000"/>
            </w:tcBorders>
            <w:shd w:val="clear" w:color="auto" w:fill="FFFFFF"/>
          </w:tcPr>
          <w:p w14:paraId="27FDB70C" w14:textId="77777777" w:rsidR="009A57F3" w:rsidRPr="00824549" w:rsidRDefault="009A57F3" w:rsidP="004B56DC">
            <w:pPr>
              <w:jc w:val="right"/>
              <w:rPr>
                <w:rFonts w:ascii="Calibri" w:eastAsia="Calibri" w:hAnsi="Calibri" w:cs="Times New Roman"/>
                <w:color w:val="000000"/>
                <w:sz w:val="20"/>
                <w:szCs w:val="20"/>
              </w:rPr>
            </w:pPr>
          </w:p>
        </w:tc>
      </w:tr>
      <w:tr w:rsidR="009A57F3" w:rsidRPr="00E620FA" w14:paraId="42129B98" w14:textId="77777777" w:rsidTr="0023078C">
        <w:trPr>
          <w:jc w:val="center"/>
        </w:trPr>
        <w:tc>
          <w:tcPr>
            <w:tcW w:w="871" w:type="dxa"/>
            <w:vMerge w:val="restart"/>
            <w:tcBorders>
              <w:top w:val="single" w:sz="1" w:space="0" w:color="000000"/>
              <w:left w:val="single" w:sz="1" w:space="0" w:color="000000"/>
              <w:right w:val="single" w:sz="1" w:space="0" w:color="000000"/>
            </w:tcBorders>
            <w:shd w:val="clear" w:color="auto" w:fill="D9E1F2"/>
            <w:tcMar>
              <w:top w:w="60" w:type="dxa"/>
              <w:left w:w="60" w:type="dxa"/>
              <w:bottom w:w="60" w:type="dxa"/>
              <w:right w:w="60" w:type="dxa"/>
            </w:tcMar>
            <w:vAlign w:val="center"/>
          </w:tcPr>
          <w:p w14:paraId="5721A3D3" w14:textId="77777777" w:rsidR="009A57F3" w:rsidRPr="00E620FA" w:rsidRDefault="009A57F3" w:rsidP="004B56DC">
            <w:pPr>
              <w:jc w:val="center"/>
              <w:rPr>
                <w:rFonts w:ascii="Calibri" w:eastAsia="Calibri" w:hAnsi="Calibri" w:cs="Times New Roman"/>
                <w:sz w:val="20"/>
                <w:szCs w:val="20"/>
              </w:rPr>
            </w:pPr>
            <w:r w:rsidRPr="00824549">
              <w:rPr>
                <w:rFonts w:ascii="Calibri" w:eastAsia="Calibri" w:hAnsi="Calibri" w:cs="Times New Roman"/>
                <w:color w:val="000000"/>
                <w:sz w:val="20"/>
                <w:szCs w:val="20"/>
              </w:rPr>
              <w:t>3</w:t>
            </w:r>
          </w:p>
        </w:tc>
        <w:tc>
          <w:tcPr>
            <w:tcW w:w="8218" w:type="dxa"/>
            <w:gridSpan w:val="3"/>
            <w:tcBorders>
              <w:top w:val="single" w:sz="1" w:space="0" w:color="000000"/>
              <w:left w:val="single" w:sz="1" w:space="0" w:color="000000"/>
              <w:bottom w:val="single" w:sz="1" w:space="0" w:color="000000"/>
              <w:right w:val="single" w:sz="1" w:space="0" w:color="000000"/>
            </w:tcBorders>
            <w:shd w:val="clear" w:color="auto" w:fill="D9E1F2"/>
            <w:tcMar>
              <w:top w:w="60" w:type="dxa"/>
              <w:left w:w="60" w:type="dxa"/>
              <w:bottom w:w="60" w:type="dxa"/>
              <w:right w:w="60" w:type="dxa"/>
            </w:tcMar>
          </w:tcPr>
          <w:p w14:paraId="4096BE07" w14:textId="77777777" w:rsidR="009A57F3" w:rsidRPr="00E620FA" w:rsidRDefault="009A57F3" w:rsidP="004B56DC">
            <w:pPr>
              <w:rPr>
                <w:rFonts w:ascii="Calibri" w:eastAsia="Calibri" w:hAnsi="Calibri" w:cs="Times New Roman"/>
                <w:sz w:val="20"/>
                <w:szCs w:val="20"/>
              </w:rPr>
            </w:pPr>
            <w:r w:rsidRPr="00824549">
              <w:rPr>
                <w:rFonts w:ascii="Calibri" w:eastAsia="Calibri" w:hAnsi="Calibri" w:cs="Times New Roman"/>
                <w:sz w:val="20"/>
                <w:szCs w:val="20"/>
              </w:rPr>
              <w:t>Late-Stage RD&amp;D (TRL 7-8)</w:t>
            </w:r>
          </w:p>
        </w:tc>
        <w:tc>
          <w:tcPr>
            <w:tcW w:w="1709" w:type="dxa"/>
            <w:tcBorders>
              <w:top w:val="single" w:sz="1" w:space="0" w:color="000000"/>
              <w:left w:val="single" w:sz="1" w:space="0" w:color="000000"/>
              <w:bottom w:val="single" w:sz="1" w:space="0" w:color="000000"/>
              <w:right w:val="single" w:sz="1" w:space="0" w:color="000000"/>
            </w:tcBorders>
            <w:shd w:val="clear" w:color="auto" w:fill="D9E1F2"/>
          </w:tcPr>
          <w:p w14:paraId="7204ED5A" w14:textId="77777777" w:rsidR="009A57F3" w:rsidRPr="00824549" w:rsidRDefault="009A57F3" w:rsidP="004B56DC">
            <w:pPr>
              <w:rPr>
                <w:rFonts w:ascii="Calibri" w:eastAsia="Calibri" w:hAnsi="Calibri" w:cs="Times New Roman"/>
                <w:sz w:val="20"/>
                <w:szCs w:val="20"/>
              </w:rPr>
            </w:pPr>
          </w:p>
        </w:tc>
      </w:tr>
      <w:tr w:rsidR="009A57F3" w:rsidRPr="00E620FA" w14:paraId="3633A691" w14:textId="77777777" w:rsidTr="0023078C">
        <w:trPr>
          <w:jc w:val="center"/>
        </w:trPr>
        <w:tc>
          <w:tcPr>
            <w:tcW w:w="871" w:type="dxa"/>
            <w:vMerge/>
            <w:tcBorders>
              <w:left w:val="single" w:sz="1" w:space="0" w:color="000000"/>
              <w:right w:val="single" w:sz="1" w:space="0" w:color="000000"/>
            </w:tcBorders>
            <w:shd w:val="clear" w:color="auto" w:fill="D9E1F2"/>
            <w:tcMar>
              <w:top w:w="60" w:type="dxa"/>
              <w:left w:w="60" w:type="dxa"/>
              <w:bottom w:w="60" w:type="dxa"/>
              <w:right w:w="60" w:type="dxa"/>
            </w:tcMar>
          </w:tcPr>
          <w:p w14:paraId="5EE7E079" w14:textId="77777777" w:rsidR="009A57F3" w:rsidRPr="00E620FA" w:rsidRDefault="009A57F3" w:rsidP="004B56DC">
            <w:pPr>
              <w:rPr>
                <w:rFonts w:ascii="Calibri" w:eastAsia="Calibri" w:hAnsi="Calibri" w:cs="Times New Roman"/>
                <w:sz w:val="20"/>
                <w:szCs w:val="20"/>
              </w:rPr>
            </w:pPr>
          </w:p>
        </w:tc>
        <w:tc>
          <w:tcPr>
            <w:tcW w:w="765" w:type="dxa"/>
            <w:tcBorders>
              <w:top w:val="single" w:sz="1" w:space="0" w:color="000000"/>
              <w:left w:val="single" w:sz="1" w:space="0" w:color="000000"/>
              <w:bottom w:val="single" w:sz="1" w:space="0" w:color="000000"/>
              <w:right w:val="single" w:sz="1" w:space="0" w:color="000000"/>
            </w:tcBorders>
            <w:shd w:val="clear" w:color="auto" w:fill="FFFFFF"/>
            <w:tcMar>
              <w:top w:w="60" w:type="dxa"/>
              <w:left w:w="60" w:type="dxa"/>
              <w:bottom w:w="60" w:type="dxa"/>
              <w:right w:w="60" w:type="dxa"/>
            </w:tcMar>
          </w:tcPr>
          <w:p w14:paraId="009B5C06" w14:textId="77777777" w:rsidR="009A57F3" w:rsidRPr="00E620FA" w:rsidRDefault="009A57F3" w:rsidP="004B56DC">
            <w:pPr>
              <w:rPr>
                <w:rFonts w:ascii="Calibri" w:eastAsia="Calibri" w:hAnsi="Calibri" w:cs="Times New Roman"/>
                <w:sz w:val="20"/>
                <w:szCs w:val="20"/>
              </w:rPr>
            </w:pPr>
            <w:r w:rsidRPr="00824549">
              <w:rPr>
                <w:rFonts w:ascii="Calibri" w:eastAsia="Calibri" w:hAnsi="Calibri" w:cs="Times New Roman"/>
                <w:color w:val="000000"/>
                <w:sz w:val="20"/>
                <w:szCs w:val="20"/>
              </w:rPr>
              <w:t>TRL 7</w:t>
            </w:r>
          </w:p>
        </w:tc>
        <w:tc>
          <w:tcPr>
            <w:tcW w:w="6193" w:type="dxa"/>
            <w:tcBorders>
              <w:top w:val="single" w:sz="1" w:space="0" w:color="000000"/>
              <w:left w:val="single" w:sz="1" w:space="0" w:color="000000"/>
              <w:bottom w:val="single" w:sz="1" w:space="0" w:color="000000"/>
              <w:right w:val="single" w:sz="1" w:space="0" w:color="000000"/>
            </w:tcBorders>
            <w:shd w:val="clear" w:color="auto" w:fill="FFFFFF"/>
            <w:tcMar>
              <w:top w:w="60" w:type="dxa"/>
              <w:left w:w="60" w:type="dxa"/>
              <w:bottom w:w="60" w:type="dxa"/>
              <w:right w:w="60" w:type="dxa"/>
            </w:tcMar>
          </w:tcPr>
          <w:p w14:paraId="63261264" w14:textId="77777777" w:rsidR="009A57F3" w:rsidRPr="00E620FA" w:rsidRDefault="009A57F3" w:rsidP="004B56DC">
            <w:pPr>
              <w:rPr>
                <w:rFonts w:ascii="Calibri" w:eastAsia="Calibri" w:hAnsi="Calibri" w:cs="Times New Roman"/>
                <w:sz w:val="20"/>
                <w:szCs w:val="20"/>
              </w:rPr>
            </w:pPr>
            <w:r w:rsidRPr="00824549">
              <w:rPr>
                <w:rFonts w:ascii="Calibri" w:eastAsia="Calibri" w:hAnsi="Calibri" w:cs="Times New Roman"/>
                <w:color w:val="000000"/>
                <w:sz w:val="20"/>
                <w:szCs w:val="20"/>
              </w:rPr>
              <w:t xml:space="preserve">System/process prototype demonstration in an operational environment- Integrated pilot (system): System prototyping demonstration in operational environment. </w:t>
            </w:r>
            <w:proofErr w:type="gramStart"/>
            <w:r w:rsidRPr="00824549">
              <w:rPr>
                <w:rFonts w:ascii="Calibri" w:eastAsia="Calibri" w:hAnsi="Calibri" w:cs="Times New Roman"/>
                <w:color w:val="000000"/>
                <w:sz w:val="20"/>
                <w:szCs w:val="20"/>
              </w:rPr>
              <w:t>System</w:t>
            </w:r>
            <w:proofErr w:type="gramEnd"/>
            <w:r w:rsidRPr="00824549">
              <w:rPr>
                <w:rFonts w:ascii="Calibri" w:eastAsia="Calibri" w:hAnsi="Calibri" w:cs="Times New Roman"/>
                <w:color w:val="000000"/>
                <w:sz w:val="20"/>
                <w:szCs w:val="20"/>
              </w:rPr>
              <w:t xml:space="preserve"> is at or near full scale (pilot or engineering scale) of the operational system, with most functions available for demonstration and test. The system, component, or process is integrated with collateral and ancillary systems in a near production quality prototype.</w:t>
            </w:r>
            <w:r w:rsidRPr="00E620FA">
              <w:rPr>
                <w:rFonts w:ascii="Calibri" w:eastAsia="Calibri" w:hAnsi="Calibri" w:cs="Times New Roman"/>
                <w:color w:val="000000"/>
                <w:sz w:val="20"/>
                <w:szCs w:val="20"/>
              </w:rPr>
              <w:t xml:space="preserve"> </w:t>
            </w:r>
          </w:p>
        </w:tc>
        <w:tc>
          <w:tcPr>
            <w:tcW w:w="1260" w:type="dxa"/>
            <w:tcBorders>
              <w:top w:val="single" w:sz="1" w:space="0" w:color="000000"/>
              <w:left w:val="single" w:sz="1" w:space="0" w:color="000000"/>
              <w:bottom w:val="single" w:sz="1" w:space="0" w:color="000000"/>
              <w:right w:val="single" w:sz="1" w:space="0" w:color="000000"/>
            </w:tcBorders>
            <w:shd w:val="clear" w:color="auto" w:fill="FFFFFF"/>
            <w:tcMar>
              <w:top w:w="60" w:type="dxa"/>
              <w:left w:w="60" w:type="dxa"/>
              <w:bottom w:w="60" w:type="dxa"/>
              <w:right w:w="60" w:type="dxa"/>
            </w:tcMar>
          </w:tcPr>
          <w:p w14:paraId="469C79B8" w14:textId="77777777" w:rsidR="009A57F3" w:rsidRPr="00E620FA" w:rsidRDefault="009A57F3" w:rsidP="004B56DC">
            <w:pPr>
              <w:jc w:val="right"/>
              <w:rPr>
                <w:rFonts w:ascii="Calibri" w:eastAsia="Calibri" w:hAnsi="Calibri" w:cs="Times New Roman"/>
                <w:sz w:val="20"/>
                <w:szCs w:val="20"/>
              </w:rPr>
            </w:pPr>
            <w:r w:rsidRPr="00824549">
              <w:rPr>
                <w:rFonts w:ascii="Calibri" w:eastAsia="Calibri" w:hAnsi="Calibri" w:cs="Times New Roman"/>
                <w:color w:val="000000"/>
                <w:sz w:val="20"/>
                <w:szCs w:val="20"/>
              </w:rPr>
              <w:t>0</w:t>
            </w:r>
            <w:r w:rsidRPr="00E620FA">
              <w:rPr>
                <w:rFonts w:ascii="Calibri" w:eastAsia="Calibri" w:hAnsi="Calibri" w:cs="Times New Roman"/>
                <w:color w:val="000000"/>
                <w:sz w:val="20"/>
                <w:szCs w:val="20"/>
              </w:rPr>
              <w:t>%</w:t>
            </w:r>
          </w:p>
        </w:tc>
        <w:tc>
          <w:tcPr>
            <w:tcW w:w="1709" w:type="dxa"/>
            <w:tcBorders>
              <w:top w:val="single" w:sz="1" w:space="0" w:color="000000"/>
              <w:left w:val="single" w:sz="1" w:space="0" w:color="000000"/>
              <w:bottom w:val="single" w:sz="1" w:space="0" w:color="000000"/>
              <w:right w:val="single" w:sz="1" w:space="0" w:color="000000"/>
            </w:tcBorders>
            <w:shd w:val="clear" w:color="auto" w:fill="FFFFFF"/>
          </w:tcPr>
          <w:p w14:paraId="7BF662A7" w14:textId="77777777" w:rsidR="009A57F3" w:rsidRPr="00824549" w:rsidRDefault="009A57F3" w:rsidP="004B56DC">
            <w:pPr>
              <w:jc w:val="right"/>
              <w:rPr>
                <w:rFonts w:ascii="Calibri" w:eastAsia="Calibri" w:hAnsi="Calibri" w:cs="Times New Roman"/>
                <w:color w:val="000000"/>
                <w:sz w:val="20"/>
                <w:szCs w:val="20"/>
              </w:rPr>
            </w:pPr>
          </w:p>
        </w:tc>
      </w:tr>
      <w:tr w:rsidR="009A57F3" w:rsidRPr="00E620FA" w14:paraId="0A95DD14" w14:textId="77777777" w:rsidTr="0023078C">
        <w:trPr>
          <w:jc w:val="center"/>
        </w:trPr>
        <w:tc>
          <w:tcPr>
            <w:tcW w:w="871" w:type="dxa"/>
            <w:vMerge/>
            <w:tcBorders>
              <w:left w:val="single" w:sz="1" w:space="0" w:color="000000"/>
              <w:right w:val="single" w:sz="1" w:space="0" w:color="000000"/>
            </w:tcBorders>
            <w:shd w:val="clear" w:color="auto" w:fill="D9E1F2"/>
            <w:tcMar>
              <w:top w:w="60" w:type="dxa"/>
              <w:left w:w="60" w:type="dxa"/>
              <w:bottom w:w="60" w:type="dxa"/>
              <w:right w:w="60" w:type="dxa"/>
            </w:tcMar>
          </w:tcPr>
          <w:p w14:paraId="7689D2ED" w14:textId="77777777" w:rsidR="009A57F3" w:rsidRPr="00E620FA" w:rsidRDefault="009A57F3" w:rsidP="004B56DC">
            <w:pPr>
              <w:rPr>
                <w:rFonts w:ascii="Calibri" w:eastAsia="Calibri" w:hAnsi="Calibri" w:cs="Times New Roman"/>
                <w:sz w:val="20"/>
                <w:szCs w:val="20"/>
              </w:rPr>
            </w:pPr>
          </w:p>
        </w:tc>
        <w:tc>
          <w:tcPr>
            <w:tcW w:w="765" w:type="dxa"/>
            <w:tcBorders>
              <w:top w:val="single" w:sz="1" w:space="0" w:color="000000"/>
              <w:left w:val="single" w:sz="1" w:space="0" w:color="000000"/>
              <w:bottom w:val="single" w:sz="1" w:space="0" w:color="000000"/>
              <w:right w:val="single" w:sz="1" w:space="0" w:color="000000"/>
            </w:tcBorders>
            <w:shd w:val="clear" w:color="auto" w:fill="FFFFFF"/>
            <w:tcMar>
              <w:top w:w="60" w:type="dxa"/>
              <w:left w:w="60" w:type="dxa"/>
              <w:bottom w:w="60" w:type="dxa"/>
              <w:right w:w="60" w:type="dxa"/>
            </w:tcMar>
          </w:tcPr>
          <w:p w14:paraId="206DCE87" w14:textId="77777777" w:rsidR="009A57F3" w:rsidRPr="00E620FA" w:rsidRDefault="009A57F3" w:rsidP="004B56DC">
            <w:pPr>
              <w:rPr>
                <w:rFonts w:ascii="Calibri" w:eastAsia="Calibri" w:hAnsi="Calibri" w:cs="Times New Roman"/>
                <w:sz w:val="20"/>
                <w:szCs w:val="20"/>
              </w:rPr>
            </w:pPr>
            <w:r w:rsidRPr="00824549">
              <w:rPr>
                <w:rFonts w:ascii="Calibri" w:eastAsia="Calibri" w:hAnsi="Calibri" w:cs="Times New Roman"/>
                <w:color w:val="000000"/>
                <w:sz w:val="20"/>
                <w:szCs w:val="20"/>
              </w:rPr>
              <w:t>TRL 8</w:t>
            </w:r>
          </w:p>
        </w:tc>
        <w:tc>
          <w:tcPr>
            <w:tcW w:w="6193" w:type="dxa"/>
            <w:tcBorders>
              <w:top w:val="single" w:sz="1" w:space="0" w:color="000000"/>
              <w:left w:val="single" w:sz="1" w:space="0" w:color="000000"/>
              <w:bottom w:val="single" w:sz="1" w:space="0" w:color="000000"/>
              <w:right w:val="single" w:sz="1" w:space="0" w:color="000000"/>
            </w:tcBorders>
            <w:shd w:val="clear" w:color="auto" w:fill="FFFFFF"/>
            <w:tcMar>
              <w:top w:w="60" w:type="dxa"/>
              <w:left w:w="60" w:type="dxa"/>
              <w:bottom w:w="60" w:type="dxa"/>
              <w:right w:w="60" w:type="dxa"/>
            </w:tcMar>
          </w:tcPr>
          <w:p w14:paraId="2F98D168" w14:textId="77777777" w:rsidR="009A57F3" w:rsidRPr="00E620FA" w:rsidRDefault="009A57F3" w:rsidP="004B56DC">
            <w:pPr>
              <w:rPr>
                <w:rFonts w:ascii="Calibri" w:eastAsia="Calibri" w:hAnsi="Calibri" w:cs="Times New Roman"/>
                <w:sz w:val="20"/>
                <w:szCs w:val="20"/>
              </w:rPr>
            </w:pPr>
            <w:r w:rsidRPr="00824549">
              <w:rPr>
                <w:rFonts w:ascii="Calibri" w:eastAsia="Calibri" w:hAnsi="Calibri" w:cs="Times New Roman"/>
                <w:color w:val="000000"/>
                <w:sz w:val="20"/>
                <w:szCs w:val="20"/>
              </w:rPr>
              <w:t xml:space="preserve">Actual system/process completed and qualified through test and demonstration- </w:t>
            </w:r>
            <w:proofErr w:type="gramStart"/>
            <w:r w:rsidRPr="00824549">
              <w:rPr>
                <w:rFonts w:ascii="Calibri" w:eastAsia="Calibri" w:hAnsi="Calibri" w:cs="Times New Roman"/>
                <w:color w:val="000000"/>
                <w:sz w:val="20"/>
                <w:szCs w:val="20"/>
              </w:rPr>
              <w:t>Pre-commercial</w:t>
            </w:r>
            <w:proofErr w:type="gramEnd"/>
            <w:r w:rsidRPr="00824549">
              <w:rPr>
                <w:rFonts w:ascii="Calibri" w:eastAsia="Calibri" w:hAnsi="Calibri" w:cs="Times New Roman"/>
                <w:color w:val="000000"/>
                <w:sz w:val="20"/>
                <w:szCs w:val="20"/>
              </w:rPr>
              <w:t xml:space="preserve"> demonstration</w:t>
            </w:r>
            <w:proofErr w:type="gramStart"/>
            <w:r w:rsidRPr="00824549">
              <w:rPr>
                <w:rFonts w:ascii="Calibri" w:eastAsia="Calibri" w:hAnsi="Calibri" w:cs="Times New Roman"/>
                <w:color w:val="000000"/>
                <w:sz w:val="20"/>
                <w:szCs w:val="20"/>
              </w:rPr>
              <w:t>:  End</w:t>
            </w:r>
            <w:proofErr w:type="gramEnd"/>
            <w:r w:rsidRPr="00824549">
              <w:rPr>
                <w:rFonts w:ascii="Calibri" w:eastAsia="Calibri" w:hAnsi="Calibri" w:cs="Times New Roman"/>
                <w:color w:val="000000"/>
                <w:sz w:val="20"/>
                <w:szCs w:val="20"/>
              </w:rPr>
              <w:t xml:space="preserve"> of system development. Full-scale system is fully integrated into </w:t>
            </w:r>
            <w:proofErr w:type="gramStart"/>
            <w:r w:rsidRPr="00824549">
              <w:rPr>
                <w:rFonts w:ascii="Calibri" w:eastAsia="Calibri" w:hAnsi="Calibri" w:cs="Times New Roman"/>
                <w:color w:val="000000"/>
                <w:sz w:val="20"/>
                <w:szCs w:val="20"/>
              </w:rPr>
              <w:t>operational</w:t>
            </w:r>
            <w:proofErr w:type="gramEnd"/>
            <w:r w:rsidRPr="00824549">
              <w:rPr>
                <w:rFonts w:ascii="Calibri" w:eastAsia="Calibri" w:hAnsi="Calibri" w:cs="Times New Roman"/>
                <w:color w:val="000000"/>
                <w:sz w:val="20"/>
                <w:szCs w:val="20"/>
              </w:rPr>
              <w:t xml:space="preserve"> environment with fully operational hardware and software systems. All functionality is tested in simulated and operational scenarios with demonstrated achievement of end-user specifications.   Technology is ready to move from development to commercialization.</w:t>
            </w:r>
            <w:r w:rsidRPr="00E620FA">
              <w:rPr>
                <w:rFonts w:ascii="Calibri" w:eastAsia="Calibri" w:hAnsi="Calibri" w:cs="Times New Roman"/>
                <w:color w:val="000000"/>
                <w:sz w:val="20"/>
                <w:szCs w:val="20"/>
              </w:rPr>
              <w:t xml:space="preserve"> </w:t>
            </w:r>
          </w:p>
        </w:tc>
        <w:tc>
          <w:tcPr>
            <w:tcW w:w="1260" w:type="dxa"/>
            <w:tcBorders>
              <w:top w:val="single" w:sz="1" w:space="0" w:color="000000"/>
              <w:left w:val="single" w:sz="1" w:space="0" w:color="000000"/>
              <w:bottom w:val="single" w:sz="1" w:space="0" w:color="000000"/>
              <w:right w:val="single" w:sz="1" w:space="0" w:color="000000"/>
            </w:tcBorders>
            <w:shd w:val="clear" w:color="auto" w:fill="FFFFFF"/>
            <w:tcMar>
              <w:top w:w="60" w:type="dxa"/>
              <w:left w:w="60" w:type="dxa"/>
              <w:bottom w:w="60" w:type="dxa"/>
              <w:right w:w="60" w:type="dxa"/>
            </w:tcMar>
          </w:tcPr>
          <w:p w14:paraId="14A65DBF" w14:textId="77777777" w:rsidR="009A57F3" w:rsidRPr="00E620FA" w:rsidRDefault="009A57F3" w:rsidP="004B56DC">
            <w:pPr>
              <w:jc w:val="right"/>
              <w:rPr>
                <w:rFonts w:ascii="Calibri" w:eastAsia="Calibri" w:hAnsi="Calibri" w:cs="Times New Roman"/>
                <w:sz w:val="20"/>
                <w:szCs w:val="20"/>
              </w:rPr>
            </w:pPr>
            <w:r w:rsidRPr="00824549">
              <w:rPr>
                <w:rFonts w:ascii="Calibri" w:eastAsia="Calibri" w:hAnsi="Calibri" w:cs="Times New Roman"/>
                <w:color w:val="000000"/>
                <w:sz w:val="20"/>
                <w:szCs w:val="20"/>
              </w:rPr>
              <w:t>0</w:t>
            </w:r>
            <w:r w:rsidRPr="00E620FA">
              <w:rPr>
                <w:rFonts w:ascii="Calibri" w:eastAsia="Calibri" w:hAnsi="Calibri" w:cs="Times New Roman"/>
                <w:color w:val="000000"/>
                <w:sz w:val="20"/>
                <w:szCs w:val="20"/>
              </w:rPr>
              <w:t>%</w:t>
            </w:r>
          </w:p>
        </w:tc>
        <w:tc>
          <w:tcPr>
            <w:tcW w:w="1709" w:type="dxa"/>
            <w:tcBorders>
              <w:top w:val="single" w:sz="1" w:space="0" w:color="000000"/>
              <w:left w:val="single" w:sz="1" w:space="0" w:color="000000"/>
              <w:bottom w:val="single" w:sz="1" w:space="0" w:color="000000"/>
              <w:right w:val="single" w:sz="1" w:space="0" w:color="000000"/>
            </w:tcBorders>
            <w:shd w:val="clear" w:color="auto" w:fill="FFFFFF"/>
          </w:tcPr>
          <w:p w14:paraId="4D672F7E" w14:textId="77777777" w:rsidR="009A57F3" w:rsidRPr="00824549" w:rsidRDefault="009A57F3" w:rsidP="004B56DC">
            <w:pPr>
              <w:jc w:val="right"/>
              <w:rPr>
                <w:rFonts w:ascii="Calibri" w:eastAsia="Calibri" w:hAnsi="Calibri" w:cs="Times New Roman"/>
                <w:color w:val="000000"/>
                <w:sz w:val="20"/>
                <w:szCs w:val="20"/>
              </w:rPr>
            </w:pPr>
          </w:p>
        </w:tc>
      </w:tr>
      <w:tr w:rsidR="009A57F3" w:rsidRPr="00E620FA" w14:paraId="0E95F94C" w14:textId="77777777" w:rsidTr="0023078C">
        <w:trPr>
          <w:jc w:val="center"/>
        </w:trPr>
        <w:tc>
          <w:tcPr>
            <w:tcW w:w="871" w:type="dxa"/>
            <w:tcBorders>
              <w:top w:val="single" w:sz="1" w:space="0" w:color="000000"/>
              <w:left w:val="single" w:sz="1" w:space="0" w:color="000000"/>
              <w:bottom w:val="single" w:sz="1" w:space="0" w:color="000000"/>
              <w:right w:val="single" w:sz="1" w:space="0" w:color="000000"/>
            </w:tcBorders>
            <w:shd w:val="clear" w:color="auto" w:fill="D9E1F2"/>
            <w:tcMar>
              <w:top w:w="60" w:type="dxa"/>
              <w:left w:w="60" w:type="dxa"/>
              <w:bottom w:w="60" w:type="dxa"/>
              <w:right w:w="60" w:type="dxa"/>
            </w:tcMar>
            <w:vAlign w:val="center"/>
          </w:tcPr>
          <w:p w14:paraId="324EF5C0" w14:textId="77777777" w:rsidR="009A57F3" w:rsidRPr="00E620FA" w:rsidRDefault="009A57F3" w:rsidP="004B56DC">
            <w:pPr>
              <w:jc w:val="center"/>
              <w:rPr>
                <w:rFonts w:ascii="Calibri" w:eastAsia="Calibri" w:hAnsi="Calibri" w:cs="Times New Roman"/>
                <w:sz w:val="20"/>
                <w:szCs w:val="20"/>
              </w:rPr>
            </w:pPr>
            <w:r w:rsidRPr="00E620FA">
              <w:rPr>
                <w:rFonts w:ascii="Calibri" w:eastAsia="Calibri" w:hAnsi="Calibri" w:cs="Times New Roman"/>
                <w:color w:val="000000"/>
                <w:sz w:val="20"/>
                <w:szCs w:val="20"/>
              </w:rPr>
              <w:t>4</w:t>
            </w:r>
          </w:p>
        </w:tc>
        <w:tc>
          <w:tcPr>
            <w:tcW w:w="6958" w:type="dxa"/>
            <w:gridSpan w:val="2"/>
            <w:tcBorders>
              <w:top w:val="single" w:sz="1" w:space="0" w:color="000000"/>
              <w:left w:val="single" w:sz="1" w:space="0" w:color="000000"/>
              <w:bottom w:val="single" w:sz="1" w:space="0" w:color="000000"/>
              <w:right w:val="single" w:sz="1" w:space="0" w:color="000000"/>
            </w:tcBorders>
            <w:shd w:val="clear" w:color="auto" w:fill="D9E1F2"/>
            <w:tcMar>
              <w:top w:w="60" w:type="dxa"/>
              <w:left w:w="60" w:type="dxa"/>
              <w:bottom w:w="60" w:type="dxa"/>
              <w:right w:w="60" w:type="dxa"/>
            </w:tcMar>
          </w:tcPr>
          <w:p w14:paraId="1A36840B" w14:textId="77777777" w:rsidR="009A57F3" w:rsidRPr="00E620FA" w:rsidRDefault="009A57F3" w:rsidP="004B56DC">
            <w:pPr>
              <w:rPr>
                <w:rFonts w:ascii="Calibri" w:eastAsia="Calibri" w:hAnsi="Calibri" w:cs="Times New Roman"/>
                <w:sz w:val="20"/>
                <w:szCs w:val="20"/>
              </w:rPr>
            </w:pPr>
            <w:r w:rsidRPr="00824549">
              <w:rPr>
                <w:rFonts w:ascii="Calibri" w:eastAsia="Calibri" w:hAnsi="Calibri" w:cs="Times New Roman"/>
                <w:sz w:val="20"/>
                <w:szCs w:val="20"/>
              </w:rPr>
              <w:t>Testing, Data Collection and Data Dissemination</w:t>
            </w:r>
          </w:p>
        </w:tc>
        <w:tc>
          <w:tcPr>
            <w:tcW w:w="1260" w:type="dxa"/>
            <w:tcBorders>
              <w:top w:val="single" w:sz="1" w:space="0" w:color="000000"/>
              <w:left w:val="single" w:sz="1" w:space="0" w:color="000000"/>
              <w:bottom w:val="single" w:sz="1" w:space="0" w:color="000000"/>
              <w:right w:val="single" w:sz="1" w:space="0" w:color="000000"/>
            </w:tcBorders>
            <w:shd w:val="clear" w:color="auto" w:fill="D9E1F2"/>
            <w:tcMar>
              <w:top w:w="60" w:type="dxa"/>
              <w:left w:w="60" w:type="dxa"/>
              <w:bottom w:w="60" w:type="dxa"/>
              <w:right w:w="60" w:type="dxa"/>
            </w:tcMar>
          </w:tcPr>
          <w:p w14:paraId="387463CD" w14:textId="529F73A1" w:rsidR="009A57F3" w:rsidRPr="00E620FA" w:rsidRDefault="009A57F3" w:rsidP="004B56DC">
            <w:pPr>
              <w:jc w:val="right"/>
              <w:rPr>
                <w:rFonts w:ascii="Calibri" w:eastAsia="Calibri" w:hAnsi="Calibri" w:cs="Times New Roman"/>
                <w:sz w:val="20"/>
                <w:szCs w:val="20"/>
              </w:rPr>
            </w:pPr>
            <w:r w:rsidRPr="00824549">
              <w:rPr>
                <w:rFonts w:ascii="Calibri" w:eastAsia="Calibri" w:hAnsi="Calibri" w:cs="Times New Roman"/>
                <w:color w:val="000000"/>
                <w:sz w:val="20"/>
                <w:szCs w:val="20"/>
              </w:rPr>
              <w:t>0</w:t>
            </w:r>
            <w:r w:rsidRPr="00E620FA">
              <w:rPr>
                <w:rFonts w:ascii="Calibri" w:eastAsia="Calibri" w:hAnsi="Calibri" w:cs="Times New Roman"/>
                <w:color w:val="000000"/>
                <w:sz w:val="20"/>
                <w:szCs w:val="20"/>
              </w:rPr>
              <w:t>%</w:t>
            </w:r>
          </w:p>
        </w:tc>
        <w:tc>
          <w:tcPr>
            <w:tcW w:w="1709" w:type="dxa"/>
            <w:tcBorders>
              <w:top w:val="single" w:sz="1" w:space="0" w:color="000000"/>
              <w:left w:val="single" w:sz="1" w:space="0" w:color="000000"/>
              <w:bottom w:val="single" w:sz="1" w:space="0" w:color="000000"/>
              <w:right w:val="single" w:sz="1" w:space="0" w:color="000000"/>
            </w:tcBorders>
            <w:shd w:val="clear" w:color="auto" w:fill="D9E1F2"/>
          </w:tcPr>
          <w:p w14:paraId="64258616" w14:textId="77777777" w:rsidR="009A57F3" w:rsidRPr="00824549" w:rsidRDefault="009A57F3" w:rsidP="004B56DC">
            <w:pPr>
              <w:jc w:val="right"/>
              <w:rPr>
                <w:rFonts w:ascii="Calibri" w:eastAsia="Calibri" w:hAnsi="Calibri" w:cs="Times New Roman"/>
                <w:color w:val="000000"/>
                <w:sz w:val="20"/>
                <w:szCs w:val="20"/>
              </w:rPr>
            </w:pPr>
          </w:p>
        </w:tc>
      </w:tr>
      <w:tr w:rsidR="009A57F3" w:rsidRPr="00E620FA" w14:paraId="5D222A6A" w14:textId="77777777" w:rsidTr="0023078C">
        <w:trPr>
          <w:jc w:val="center"/>
        </w:trPr>
        <w:tc>
          <w:tcPr>
            <w:tcW w:w="871" w:type="dxa"/>
            <w:tcBorders>
              <w:top w:val="single" w:sz="1" w:space="0" w:color="000000"/>
              <w:left w:val="single" w:sz="1" w:space="0" w:color="000000"/>
              <w:bottom w:val="single" w:sz="1" w:space="0" w:color="000000"/>
              <w:right w:val="single" w:sz="1" w:space="0" w:color="000000"/>
            </w:tcBorders>
            <w:shd w:val="clear" w:color="auto" w:fill="D9E1F2"/>
            <w:tcMar>
              <w:top w:w="60" w:type="dxa"/>
              <w:left w:w="60" w:type="dxa"/>
              <w:bottom w:w="60" w:type="dxa"/>
              <w:right w:w="60" w:type="dxa"/>
            </w:tcMar>
            <w:vAlign w:val="center"/>
          </w:tcPr>
          <w:p w14:paraId="2A89A364" w14:textId="77777777" w:rsidR="009A57F3" w:rsidRPr="00E620FA" w:rsidRDefault="009A57F3" w:rsidP="004B56DC">
            <w:pPr>
              <w:jc w:val="center"/>
              <w:rPr>
                <w:rFonts w:ascii="Calibri" w:eastAsia="Calibri" w:hAnsi="Calibri" w:cs="Times New Roman"/>
                <w:sz w:val="20"/>
                <w:szCs w:val="20"/>
              </w:rPr>
            </w:pPr>
            <w:r w:rsidRPr="00E620FA">
              <w:rPr>
                <w:rFonts w:ascii="Calibri" w:eastAsia="Calibri" w:hAnsi="Calibri" w:cs="Times New Roman"/>
                <w:color w:val="000000"/>
                <w:sz w:val="20"/>
                <w:szCs w:val="20"/>
              </w:rPr>
              <w:t>5</w:t>
            </w:r>
          </w:p>
        </w:tc>
        <w:tc>
          <w:tcPr>
            <w:tcW w:w="6958" w:type="dxa"/>
            <w:gridSpan w:val="2"/>
            <w:tcBorders>
              <w:top w:val="single" w:sz="1" w:space="0" w:color="000000"/>
              <w:left w:val="single" w:sz="1" w:space="0" w:color="000000"/>
              <w:bottom w:val="single" w:sz="1" w:space="0" w:color="000000"/>
              <w:right w:val="single" w:sz="1" w:space="0" w:color="000000"/>
            </w:tcBorders>
            <w:shd w:val="clear" w:color="auto" w:fill="D9E1F2"/>
            <w:tcMar>
              <w:top w:w="60" w:type="dxa"/>
              <w:left w:w="60" w:type="dxa"/>
              <w:bottom w:w="60" w:type="dxa"/>
              <w:right w:w="60" w:type="dxa"/>
            </w:tcMar>
          </w:tcPr>
          <w:p w14:paraId="7D4DF171" w14:textId="77777777" w:rsidR="009A57F3" w:rsidRPr="00E620FA" w:rsidRDefault="009A57F3" w:rsidP="004B56DC">
            <w:pPr>
              <w:rPr>
                <w:rFonts w:ascii="Calibri" w:eastAsia="Calibri" w:hAnsi="Calibri" w:cs="Times New Roman"/>
                <w:sz w:val="20"/>
                <w:szCs w:val="20"/>
              </w:rPr>
            </w:pPr>
            <w:r w:rsidRPr="00824549">
              <w:rPr>
                <w:rFonts w:ascii="Calibri" w:eastAsia="Calibri" w:hAnsi="Calibri" w:cs="Times New Roman"/>
                <w:sz w:val="20"/>
                <w:szCs w:val="20"/>
              </w:rPr>
              <w:t>Strategic, Market and Techno-Economic Analysis</w:t>
            </w:r>
          </w:p>
        </w:tc>
        <w:tc>
          <w:tcPr>
            <w:tcW w:w="1260" w:type="dxa"/>
            <w:tcBorders>
              <w:top w:val="single" w:sz="1" w:space="0" w:color="000000"/>
              <w:left w:val="single" w:sz="1" w:space="0" w:color="000000"/>
              <w:bottom w:val="single" w:sz="1" w:space="0" w:color="000000"/>
              <w:right w:val="single" w:sz="1" w:space="0" w:color="000000"/>
            </w:tcBorders>
            <w:shd w:val="clear" w:color="auto" w:fill="D9E1F2"/>
            <w:tcMar>
              <w:top w:w="60" w:type="dxa"/>
              <w:left w:w="60" w:type="dxa"/>
              <w:bottom w:w="60" w:type="dxa"/>
              <w:right w:w="60" w:type="dxa"/>
            </w:tcMar>
          </w:tcPr>
          <w:p w14:paraId="32346C25" w14:textId="2C918170" w:rsidR="009A57F3" w:rsidRPr="00E620FA" w:rsidRDefault="009A57F3" w:rsidP="004B56DC">
            <w:pPr>
              <w:jc w:val="right"/>
              <w:rPr>
                <w:rFonts w:ascii="Calibri" w:eastAsia="Calibri" w:hAnsi="Calibri" w:cs="Times New Roman"/>
                <w:sz w:val="20"/>
                <w:szCs w:val="20"/>
              </w:rPr>
            </w:pPr>
            <w:r w:rsidRPr="00824549">
              <w:rPr>
                <w:rFonts w:ascii="Calibri" w:eastAsia="Calibri" w:hAnsi="Calibri" w:cs="Times New Roman"/>
                <w:color w:val="000000"/>
                <w:sz w:val="20"/>
                <w:szCs w:val="20"/>
              </w:rPr>
              <w:t>0</w:t>
            </w:r>
            <w:r w:rsidRPr="00E620FA">
              <w:rPr>
                <w:rFonts w:ascii="Calibri" w:eastAsia="Calibri" w:hAnsi="Calibri" w:cs="Times New Roman"/>
                <w:color w:val="000000"/>
                <w:sz w:val="20"/>
                <w:szCs w:val="20"/>
              </w:rPr>
              <w:t>%</w:t>
            </w:r>
          </w:p>
        </w:tc>
        <w:tc>
          <w:tcPr>
            <w:tcW w:w="1709" w:type="dxa"/>
            <w:tcBorders>
              <w:top w:val="single" w:sz="1" w:space="0" w:color="000000"/>
              <w:left w:val="single" w:sz="1" w:space="0" w:color="000000"/>
              <w:bottom w:val="single" w:sz="1" w:space="0" w:color="000000"/>
              <w:right w:val="single" w:sz="1" w:space="0" w:color="000000"/>
            </w:tcBorders>
            <w:shd w:val="clear" w:color="auto" w:fill="D9E1F2"/>
          </w:tcPr>
          <w:p w14:paraId="20259718" w14:textId="77777777" w:rsidR="009A57F3" w:rsidRPr="00824549" w:rsidRDefault="009A57F3" w:rsidP="004B56DC">
            <w:pPr>
              <w:jc w:val="right"/>
              <w:rPr>
                <w:rFonts w:ascii="Calibri" w:eastAsia="Calibri" w:hAnsi="Calibri" w:cs="Times New Roman"/>
                <w:color w:val="000000"/>
                <w:sz w:val="20"/>
                <w:szCs w:val="20"/>
              </w:rPr>
            </w:pPr>
          </w:p>
        </w:tc>
      </w:tr>
      <w:tr w:rsidR="009A57F3" w:rsidRPr="00E620FA" w14:paraId="2D5EAB92" w14:textId="77777777" w:rsidTr="0023078C">
        <w:trPr>
          <w:jc w:val="center"/>
        </w:trPr>
        <w:tc>
          <w:tcPr>
            <w:tcW w:w="871" w:type="dxa"/>
            <w:tcBorders>
              <w:top w:val="single" w:sz="1" w:space="0" w:color="000000"/>
              <w:left w:val="single" w:sz="1" w:space="0" w:color="000000"/>
              <w:bottom w:val="single" w:sz="1" w:space="0" w:color="000000"/>
              <w:right w:val="single" w:sz="1" w:space="0" w:color="000000"/>
            </w:tcBorders>
            <w:shd w:val="clear" w:color="auto" w:fill="D9E1F2"/>
            <w:tcMar>
              <w:top w:w="60" w:type="dxa"/>
              <w:left w:w="60" w:type="dxa"/>
              <w:bottom w:w="60" w:type="dxa"/>
              <w:right w:w="60" w:type="dxa"/>
            </w:tcMar>
            <w:vAlign w:val="center"/>
          </w:tcPr>
          <w:p w14:paraId="02C21547" w14:textId="77777777" w:rsidR="009A57F3" w:rsidRPr="00E620FA" w:rsidRDefault="009A57F3" w:rsidP="004B56DC">
            <w:pPr>
              <w:jc w:val="center"/>
              <w:rPr>
                <w:rFonts w:ascii="Calibri" w:eastAsia="Calibri" w:hAnsi="Calibri" w:cs="Times New Roman"/>
                <w:sz w:val="20"/>
                <w:szCs w:val="20"/>
              </w:rPr>
            </w:pPr>
            <w:r w:rsidRPr="00E620FA">
              <w:rPr>
                <w:rFonts w:ascii="Calibri" w:eastAsia="Calibri" w:hAnsi="Calibri" w:cs="Times New Roman"/>
                <w:color w:val="000000"/>
                <w:sz w:val="20"/>
                <w:szCs w:val="20"/>
              </w:rPr>
              <w:t>6</w:t>
            </w:r>
          </w:p>
        </w:tc>
        <w:tc>
          <w:tcPr>
            <w:tcW w:w="6958" w:type="dxa"/>
            <w:gridSpan w:val="2"/>
            <w:tcBorders>
              <w:top w:val="single" w:sz="1" w:space="0" w:color="000000"/>
              <w:left w:val="single" w:sz="1" w:space="0" w:color="000000"/>
              <w:bottom w:val="single" w:sz="1" w:space="0" w:color="000000"/>
              <w:right w:val="single" w:sz="1" w:space="0" w:color="000000"/>
            </w:tcBorders>
            <w:shd w:val="clear" w:color="auto" w:fill="D9E1F2"/>
            <w:tcMar>
              <w:top w:w="60" w:type="dxa"/>
              <w:left w:w="60" w:type="dxa"/>
              <w:bottom w:w="60" w:type="dxa"/>
              <w:right w:w="60" w:type="dxa"/>
            </w:tcMar>
          </w:tcPr>
          <w:p w14:paraId="6AB7066E" w14:textId="77777777" w:rsidR="009A57F3" w:rsidRPr="00E620FA" w:rsidRDefault="009A57F3" w:rsidP="004B56DC">
            <w:pPr>
              <w:rPr>
                <w:rFonts w:ascii="Calibri" w:eastAsia="Calibri" w:hAnsi="Calibri" w:cs="Times New Roman"/>
                <w:sz w:val="20"/>
                <w:szCs w:val="20"/>
              </w:rPr>
            </w:pPr>
            <w:r w:rsidRPr="00824549">
              <w:rPr>
                <w:rFonts w:ascii="Calibri" w:eastAsia="Calibri" w:hAnsi="Calibri" w:cs="Times New Roman"/>
                <w:sz w:val="20"/>
                <w:szCs w:val="20"/>
              </w:rPr>
              <w:t>Removing Deployment Barriers</w:t>
            </w:r>
          </w:p>
        </w:tc>
        <w:tc>
          <w:tcPr>
            <w:tcW w:w="1260" w:type="dxa"/>
            <w:tcBorders>
              <w:top w:val="single" w:sz="1" w:space="0" w:color="000000"/>
              <w:left w:val="single" w:sz="1" w:space="0" w:color="000000"/>
              <w:bottom w:val="single" w:sz="1" w:space="0" w:color="000000"/>
              <w:right w:val="single" w:sz="1" w:space="0" w:color="000000"/>
            </w:tcBorders>
            <w:shd w:val="clear" w:color="auto" w:fill="D9E1F2"/>
            <w:tcMar>
              <w:top w:w="60" w:type="dxa"/>
              <w:left w:w="60" w:type="dxa"/>
              <w:bottom w:w="60" w:type="dxa"/>
              <w:right w:w="60" w:type="dxa"/>
            </w:tcMar>
          </w:tcPr>
          <w:p w14:paraId="0A7E884D" w14:textId="77777777" w:rsidR="009A57F3" w:rsidRPr="00E620FA" w:rsidRDefault="009A57F3" w:rsidP="004B56DC">
            <w:pPr>
              <w:jc w:val="right"/>
              <w:rPr>
                <w:rFonts w:ascii="Calibri" w:eastAsia="Calibri" w:hAnsi="Calibri" w:cs="Times New Roman"/>
                <w:sz w:val="20"/>
                <w:szCs w:val="20"/>
              </w:rPr>
            </w:pPr>
            <w:r w:rsidRPr="00E620FA">
              <w:rPr>
                <w:rFonts w:ascii="Calibri" w:eastAsia="Calibri" w:hAnsi="Calibri" w:cs="Times New Roman"/>
                <w:color w:val="000000"/>
                <w:sz w:val="20"/>
                <w:szCs w:val="20"/>
              </w:rPr>
              <w:t>0%</w:t>
            </w:r>
          </w:p>
        </w:tc>
        <w:tc>
          <w:tcPr>
            <w:tcW w:w="1709" w:type="dxa"/>
            <w:tcBorders>
              <w:top w:val="single" w:sz="1" w:space="0" w:color="000000"/>
              <w:left w:val="single" w:sz="1" w:space="0" w:color="000000"/>
              <w:bottom w:val="single" w:sz="1" w:space="0" w:color="000000"/>
              <w:right w:val="single" w:sz="1" w:space="0" w:color="000000"/>
            </w:tcBorders>
            <w:shd w:val="clear" w:color="auto" w:fill="D9E1F2"/>
          </w:tcPr>
          <w:p w14:paraId="333FB064" w14:textId="77777777" w:rsidR="009A57F3" w:rsidRPr="00E620FA" w:rsidRDefault="009A57F3" w:rsidP="004B56DC">
            <w:pPr>
              <w:jc w:val="right"/>
              <w:rPr>
                <w:rFonts w:ascii="Calibri" w:eastAsia="Calibri" w:hAnsi="Calibri" w:cs="Times New Roman"/>
                <w:color w:val="000000"/>
                <w:sz w:val="20"/>
                <w:szCs w:val="20"/>
              </w:rPr>
            </w:pPr>
          </w:p>
        </w:tc>
      </w:tr>
      <w:tr w:rsidR="009A57F3" w:rsidRPr="00E620FA" w14:paraId="2E0C3707" w14:textId="77777777" w:rsidTr="0023078C">
        <w:trPr>
          <w:jc w:val="center"/>
        </w:trPr>
        <w:tc>
          <w:tcPr>
            <w:tcW w:w="871" w:type="dxa"/>
            <w:tcBorders>
              <w:top w:val="single" w:sz="1" w:space="0" w:color="000000"/>
              <w:left w:val="single" w:sz="1" w:space="0" w:color="000000"/>
              <w:bottom w:val="single" w:sz="1" w:space="0" w:color="000000"/>
              <w:right w:val="single" w:sz="1" w:space="0" w:color="000000"/>
            </w:tcBorders>
            <w:shd w:val="clear" w:color="auto" w:fill="D9E1F2"/>
            <w:tcMar>
              <w:top w:w="60" w:type="dxa"/>
              <w:left w:w="60" w:type="dxa"/>
              <w:bottom w:w="60" w:type="dxa"/>
              <w:right w:w="60" w:type="dxa"/>
            </w:tcMar>
            <w:vAlign w:val="center"/>
          </w:tcPr>
          <w:p w14:paraId="23E8BF35" w14:textId="77777777" w:rsidR="009A57F3" w:rsidRPr="00E620FA" w:rsidRDefault="009A57F3" w:rsidP="004B56DC">
            <w:pPr>
              <w:jc w:val="center"/>
              <w:rPr>
                <w:rFonts w:ascii="Calibri" w:eastAsia="Calibri" w:hAnsi="Calibri" w:cs="Times New Roman"/>
                <w:sz w:val="20"/>
                <w:szCs w:val="20"/>
              </w:rPr>
            </w:pPr>
            <w:r w:rsidRPr="00E620FA">
              <w:rPr>
                <w:rFonts w:ascii="Calibri" w:eastAsia="Calibri" w:hAnsi="Calibri" w:cs="Times New Roman"/>
                <w:color w:val="000000"/>
                <w:sz w:val="20"/>
                <w:szCs w:val="20"/>
              </w:rPr>
              <w:t>7</w:t>
            </w:r>
          </w:p>
        </w:tc>
        <w:tc>
          <w:tcPr>
            <w:tcW w:w="6958" w:type="dxa"/>
            <w:gridSpan w:val="2"/>
            <w:tcBorders>
              <w:top w:val="single" w:sz="1" w:space="0" w:color="000000"/>
              <w:left w:val="single" w:sz="1" w:space="0" w:color="000000"/>
              <w:bottom w:val="single" w:sz="1" w:space="0" w:color="000000"/>
              <w:right w:val="single" w:sz="1" w:space="0" w:color="000000"/>
            </w:tcBorders>
            <w:shd w:val="clear" w:color="auto" w:fill="D9E1F2"/>
            <w:tcMar>
              <w:top w:w="60" w:type="dxa"/>
              <w:left w:w="60" w:type="dxa"/>
              <w:bottom w:w="60" w:type="dxa"/>
              <w:right w:w="60" w:type="dxa"/>
            </w:tcMar>
          </w:tcPr>
          <w:p w14:paraId="32FC0C74" w14:textId="77777777" w:rsidR="009A57F3" w:rsidRPr="00E620FA" w:rsidRDefault="009A57F3" w:rsidP="004B56DC">
            <w:pPr>
              <w:rPr>
                <w:rFonts w:ascii="Calibri" w:eastAsia="Calibri" w:hAnsi="Calibri" w:cs="Times New Roman"/>
                <w:sz w:val="20"/>
                <w:szCs w:val="20"/>
              </w:rPr>
            </w:pPr>
            <w:r w:rsidRPr="00824549">
              <w:rPr>
                <w:rFonts w:ascii="Calibri" w:eastAsia="Calibri" w:hAnsi="Calibri" w:cs="Times New Roman"/>
                <w:sz w:val="20"/>
                <w:szCs w:val="20"/>
              </w:rPr>
              <w:t>Technical Management</w:t>
            </w:r>
          </w:p>
        </w:tc>
        <w:tc>
          <w:tcPr>
            <w:tcW w:w="1260" w:type="dxa"/>
            <w:tcBorders>
              <w:top w:val="single" w:sz="1" w:space="0" w:color="000000"/>
              <w:left w:val="single" w:sz="1" w:space="0" w:color="000000"/>
              <w:bottom w:val="single" w:sz="1" w:space="0" w:color="000000"/>
              <w:right w:val="single" w:sz="1" w:space="0" w:color="000000"/>
            </w:tcBorders>
            <w:shd w:val="clear" w:color="auto" w:fill="D9E1F2"/>
            <w:tcMar>
              <w:top w:w="60" w:type="dxa"/>
              <w:left w:w="60" w:type="dxa"/>
              <w:bottom w:w="60" w:type="dxa"/>
              <w:right w:w="60" w:type="dxa"/>
            </w:tcMar>
          </w:tcPr>
          <w:p w14:paraId="0A767A76" w14:textId="77777777" w:rsidR="009A57F3" w:rsidRPr="00E620FA" w:rsidRDefault="009A57F3" w:rsidP="004B56DC">
            <w:pPr>
              <w:jc w:val="right"/>
              <w:rPr>
                <w:rFonts w:ascii="Calibri" w:eastAsia="Calibri" w:hAnsi="Calibri" w:cs="Times New Roman"/>
                <w:sz w:val="20"/>
                <w:szCs w:val="20"/>
              </w:rPr>
            </w:pPr>
            <w:r w:rsidRPr="00824549">
              <w:rPr>
                <w:rFonts w:ascii="Calibri" w:eastAsia="Calibri" w:hAnsi="Calibri" w:cs="Times New Roman"/>
                <w:color w:val="000000"/>
                <w:sz w:val="20"/>
                <w:szCs w:val="20"/>
              </w:rPr>
              <w:t>0</w:t>
            </w:r>
            <w:r w:rsidRPr="00E620FA">
              <w:rPr>
                <w:rFonts w:ascii="Calibri" w:eastAsia="Calibri" w:hAnsi="Calibri" w:cs="Times New Roman"/>
                <w:color w:val="000000"/>
                <w:sz w:val="20"/>
                <w:szCs w:val="20"/>
              </w:rPr>
              <w:t>%</w:t>
            </w:r>
          </w:p>
        </w:tc>
        <w:tc>
          <w:tcPr>
            <w:tcW w:w="1709" w:type="dxa"/>
            <w:tcBorders>
              <w:top w:val="single" w:sz="1" w:space="0" w:color="000000"/>
              <w:left w:val="single" w:sz="1" w:space="0" w:color="000000"/>
              <w:bottom w:val="single" w:sz="1" w:space="0" w:color="000000"/>
              <w:right w:val="single" w:sz="1" w:space="0" w:color="000000"/>
            </w:tcBorders>
            <w:shd w:val="clear" w:color="auto" w:fill="D9E1F2"/>
          </w:tcPr>
          <w:p w14:paraId="7E44BCCE" w14:textId="77777777" w:rsidR="009A57F3" w:rsidRPr="00824549" w:rsidRDefault="009A57F3" w:rsidP="004B56DC">
            <w:pPr>
              <w:jc w:val="right"/>
              <w:rPr>
                <w:rFonts w:ascii="Calibri" w:eastAsia="Calibri" w:hAnsi="Calibri" w:cs="Times New Roman"/>
                <w:color w:val="000000"/>
                <w:sz w:val="20"/>
                <w:szCs w:val="20"/>
              </w:rPr>
            </w:pPr>
          </w:p>
        </w:tc>
      </w:tr>
      <w:tr w:rsidR="009A57F3" w:rsidRPr="00E620FA" w14:paraId="7F91CDA9" w14:textId="77777777" w:rsidTr="0023078C">
        <w:trPr>
          <w:jc w:val="center"/>
        </w:trPr>
        <w:tc>
          <w:tcPr>
            <w:tcW w:w="871" w:type="dxa"/>
            <w:tcBorders>
              <w:top w:val="single" w:sz="1" w:space="0" w:color="000000"/>
              <w:left w:val="single" w:sz="1" w:space="0" w:color="000000"/>
              <w:bottom w:val="single" w:sz="1" w:space="0" w:color="000000"/>
              <w:right w:val="single" w:sz="1" w:space="0" w:color="000000"/>
            </w:tcBorders>
            <w:shd w:val="clear" w:color="auto" w:fill="D9E1F2"/>
            <w:tcMar>
              <w:top w:w="60" w:type="dxa"/>
              <w:left w:w="60" w:type="dxa"/>
              <w:bottom w:w="60" w:type="dxa"/>
              <w:right w:w="60" w:type="dxa"/>
            </w:tcMar>
            <w:vAlign w:val="center"/>
          </w:tcPr>
          <w:p w14:paraId="25A7DBB0" w14:textId="77777777" w:rsidR="009A57F3" w:rsidRPr="00E620FA" w:rsidRDefault="009A57F3" w:rsidP="004B56DC">
            <w:pPr>
              <w:jc w:val="center"/>
              <w:rPr>
                <w:rFonts w:ascii="Calibri" w:eastAsia="Calibri" w:hAnsi="Calibri" w:cs="Times New Roman"/>
                <w:sz w:val="20"/>
                <w:szCs w:val="20"/>
              </w:rPr>
            </w:pPr>
            <w:r w:rsidRPr="00E620FA">
              <w:rPr>
                <w:rFonts w:ascii="Calibri" w:eastAsia="Calibri" w:hAnsi="Calibri" w:cs="Times New Roman"/>
                <w:color w:val="000000"/>
                <w:sz w:val="20"/>
                <w:szCs w:val="20"/>
              </w:rPr>
              <w:t>8</w:t>
            </w:r>
          </w:p>
        </w:tc>
        <w:tc>
          <w:tcPr>
            <w:tcW w:w="6958" w:type="dxa"/>
            <w:gridSpan w:val="2"/>
            <w:tcBorders>
              <w:top w:val="single" w:sz="1" w:space="0" w:color="000000"/>
              <w:left w:val="single" w:sz="1" w:space="0" w:color="000000"/>
              <w:bottom w:val="single" w:sz="1" w:space="0" w:color="000000"/>
              <w:right w:val="single" w:sz="1" w:space="0" w:color="000000"/>
            </w:tcBorders>
            <w:shd w:val="clear" w:color="auto" w:fill="D9E1F2"/>
            <w:tcMar>
              <w:top w:w="60" w:type="dxa"/>
              <w:left w:w="60" w:type="dxa"/>
              <w:bottom w:w="60" w:type="dxa"/>
              <w:right w:w="60" w:type="dxa"/>
            </w:tcMar>
          </w:tcPr>
          <w:p w14:paraId="33A3C81A" w14:textId="77777777" w:rsidR="009A57F3" w:rsidRPr="00E620FA" w:rsidRDefault="009A57F3" w:rsidP="004B56DC">
            <w:pPr>
              <w:rPr>
                <w:rFonts w:ascii="Calibri" w:eastAsia="Calibri" w:hAnsi="Calibri" w:cs="Times New Roman"/>
                <w:sz w:val="20"/>
                <w:szCs w:val="20"/>
              </w:rPr>
            </w:pPr>
            <w:r w:rsidRPr="00824549">
              <w:rPr>
                <w:rFonts w:ascii="Calibri" w:eastAsia="Calibri" w:hAnsi="Calibri" w:cs="Times New Roman"/>
                <w:sz w:val="20"/>
                <w:szCs w:val="20"/>
              </w:rPr>
              <w:t>Major Subcontracting</w:t>
            </w:r>
          </w:p>
        </w:tc>
        <w:tc>
          <w:tcPr>
            <w:tcW w:w="1260" w:type="dxa"/>
            <w:tcBorders>
              <w:top w:val="single" w:sz="1" w:space="0" w:color="000000"/>
              <w:left w:val="single" w:sz="1" w:space="0" w:color="000000"/>
              <w:bottom w:val="single" w:sz="1" w:space="0" w:color="000000"/>
              <w:right w:val="single" w:sz="1" w:space="0" w:color="000000"/>
            </w:tcBorders>
            <w:shd w:val="clear" w:color="auto" w:fill="D9E1F2"/>
            <w:tcMar>
              <w:top w:w="60" w:type="dxa"/>
              <w:left w:w="60" w:type="dxa"/>
              <w:bottom w:w="60" w:type="dxa"/>
              <w:right w:w="60" w:type="dxa"/>
            </w:tcMar>
          </w:tcPr>
          <w:p w14:paraId="2D406D21" w14:textId="77777777" w:rsidR="009A57F3" w:rsidRPr="00E620FA" w:rsidRDefault="009A57F3" w:rsidP="004B56DC">
            <w:pPr>
              <w:jc w:val="right"/>
              <w:rPr>
                <w:rFonts w:ascii="Calibri" w:eastAsia="Calibri" w:hAnsi="Calibri" w:cs="Times New Roman"/>
                <w:sz w:val="20"/>
                <w:szCs w:val="20"/>
              </w:rPr>
            </w:pPr>
            <w:r w:rsidRPr="00824549">
              <w:rPr>
                <w:rFonts w:ascii="Calibri" w:eastAsia="Calibri" w:hAnsi="Calibri" w:cs="Times New Roman"/>
                <w:color w:val="000000"/>
                <w:sz w:val="20"/>
                <w:szCs w:val="20"/>
              </w:rPr>
              <w:t>0</w:t>
            </w:r>
            <w:r w:rsidRPr="00E620FA">
              <w:rPr>
                <w:rFonts w:ascii="Calibri" w:eastAsia="Calibri" w:hAnsi="Calibri" w:cs="Times New Roman"/>
                <w:color w:val="000000"/>
                <w:sz w:val="20"/>
                <w:szCs w:val="20"/>
              </w:rPr>
              <w:t>%</w:t>
            </w:r>
          </w:p>
        </w:tc>
        <w:tc>
          <w:tcPr>
            <w:tcW w:w="1709" w:type="dxa"/>
            <w:tcBorders>
              <w:top w:val="single" w:sz="1" w:space="0" w:color="000000"/>
              <w:left w:val="single" w:sz="1" w:space="0" w:color="000000"/>
              <w:bottom w:val="single" w:sz="1" w:space="0" w:color="000000"/>
              <w:right w:val="single" w:sz="1" w:space="0" w:color="000000"/>
            </w:tcBorders>
            <w:shd w:val="clear" w:color="auto" w:fill="D9E1F2"/>
          </w:tcPr>
          <w:p w14:paraId="1BA7631B" w14:textId="77777777" w:rsidR="009A57F3" w:rsidRPr="00824549" w:rsidRDefault="009A57F3" w:rsidP="004B56DC">
            <w:pPr>
              <w:jc w:val="right"/>
              <w:rPr>
                <w:rFonts w:ascii="Calibri" w:eastAsia="Calibri" w:hAnsi="Calibri" w:cs="Times New Roman"/>
                <w:color w:val="000000"/>
                <w:sz w:val="20"/>
                <w:szCs w:val="20"/>
              </w:rPr>
            </w:pPr>
          </w:p>
        </w:tc>
      </w:tr>
      <w:tr w:rsidR="009A57F3" w:rsidRPr="00E620FA" w14:paraId="2AF77DCE" w14:textId="77777777" w:rsidTr="0023078C">
        <w:trPr>
          <w:jc w:val="center"/>
        </w:trPr>
        <w:tc>
          <w:tcPr>
            <w:tcW w:w="871" w:type="dxa"/>
            <w:tcBorders>
              <w:top w:val="single" w:sz="1" w:space="0" w:color="000000"/>
              <w:left w:val="single" w:sz="1" w:space="0" w:color="000000"/>
              <w:bottom w:val="single" w:sz="1" w:space="0" w:color="000000"/>
              <w:right w:val="single" w:sz="1" w:space="0" w:color="000000"/>
            </w:tcBorders>
            <w:shd w:val="clear" w:color="auto" w:fill="D9E1F2"/>
            <w:tcMar>
              <w:top w:w="60" w:type="dxa"/>
              <w:left w:w="60" w:type="dxa"/>
              <w:bottom w:w="60" w:type="dxa"/>
              <w:right w:w="60" w:type="dxa"/>
            </w:tcMar>
            <w:vAlign w:val="center"/>
          </w:tcPr>
          <w:p w14:paraId="178BB7D8" w14:textId="77777777" w:rsidR="009A57F3" w:rsidRPr="00E620FA" w:rsidRDefault="009A57F3" w:rsidP="004B56DC">
            <w:pPr>
              <w:jc w:val="center"/>
              <w:rPr>
                <w:rFonts w:ascii="Calibri" w:eastAsia="Calibri" w:hAnsi="Calibri" w:cs="Times New Roman"/>
                <w:sz w:val="20"/>
                <w:szCs w:val="20"/>
              </w:rPr>
            </w:pPr>
            <w:r w:rsidRPr="00E620FA">
              <w:rPr>
                <w:rFonts w:ascii="Calibri" w:eastAsia="Calibri" w:hAnsi="Calibri" w:cs="Times New Roman"/>
                <w:color w:val="000000"/>
                <w:sz w:val="20"/>
                <w:szCs w:val="20"/>
              </w:rPr>
              <w:t>9</w:t>
            </w:r>
          </w:p>
        </w:tc>
        <w:tc>
          <w:tcPr>
            <w:tcW w:w="6958" w:type="dxa"/>
            <w:gridSpan w:val="2"/>
            <w:tcBorders>
              <w:top w:val="single" w:sz="1" w:space="0" w:color="000000"/>
              <w:left w:val="single" w:sz="1" w:space="0" w:color="000000"/>
              <w:bottom w:val="single" w:sz="1" w:space="0" w:color="000000"/>
              <w:right w:val="single" w:sz="1" w:space="0" w:color="000000"/>
            </w:tcBorders>
            <w:shd w:val="clear" w:color="auto" w:fill="D9E1F2"/>
            <w:tcMar>
              <w:top w:w="60" w:type="dxa"/>
              <w:left w:w="60" w:type="dxa"/>
              <w:bottom w:w="60" w:type="dxa"/>
              <w:right w:w="60" w:type="dxa"/>
            </w:tcMar>
          </w:tcPr>
          <w:p w14:paraId="66189F3A" w14:textId="77777777" w:rsidR="009A57F3" w:rsidRPr="00E620FA" w:rsidRDefault="009A57F3" w:rsidP="004B56DC">
            <w:pPr>
              <w:rPr>
                <w:rFonts w:ascii="Calibri" w:eastAsia="Calibri" w:hAnsi="Calibri" w:cs="Times New Roman"/>
                <w:sz w:val="20"/>
                <w:szCs w:val="20"/>
              </w:rPr>
            </w:pPr>
            <w:r w:rsidRPr="00824549">
              <w:rPr>
                <w:rFonts w:ascii="Calibri" w:eastAsia="Calibri" w:hAnsi="Calibri" w:cs="Times New Roman"/>
                <w:sz w:val="20"/>
                <w:szCs w:val="20"/>
              </w:rPr>
              <w:t>Facility Costs</w:t>
            </w:r>
          </w:p>
        </w:tc>
        <w:tc>
          <w:tcPr>
            <w:tcW w:w="1260" w:type="dxa"/>
            <w:tcBorders>
              <w:top w:val="single" w:sz="1" w:space="0" w:color="000000"/>
              <w:left w:val="single" w:sz="1" w:space="0" w:color="000000"/>
              <w:bottom w:val="single" w:sz="1" w:space="0" w:color="000000"/>
              <w:right w:val="single" w:sz="1" w:space="0" w:color="000000"/>
            </w:tcBorders>
            <w:shd w:val="clear" w:color="auto" w:fill="D9E1F2"/>
            <w:tcMar>
              <w:top w:w="60" w:type="dxa"/>
              <w:left w:w="60" w:type="dxa"/>
              <w:bottom w:w="60" w:type="dxa"/>
              <w:right w:w="60" w:type="dxa"/>
            </w:tcMar>
          </w:tcPr>
          <w:p w14:paraId="59A15207" w14:textId="77777777" w:rsidR="009A57F3" w:rsidRPr="00E620FA" w:rsidRDefault="009A57F3" w:rsidP="004B56DC">
            <w:pPr>
              <w:jc w:val="right"/>
              <w:rPr>
                <w:rFonts w:ascii="Calibri" w:eastAsia="Calibri" w:hAnsi="Calibri" w:cs="Times New Roman"/>
                <w:sz w:val="20"/>
                <w:szCs w:val="20"/>
              </w:rPr>
            </w:pPr>
            <w:r w:rsidRPr="00824549">
              <w:rPr>
                <w:rFonts w:ascii="Calibri" w:eastAsia="Calibri" w:hAnsi="Calibri" w:cs="Times New Roman"/>
                <w:color w:val="000000"/>
                <w:sz w:val="20"/>
                <w:szCs w:val="20"/>
              </w:rPr>
              <w:t>0</w:t>
            </w:r>
            <w:r w:rsidRPr="00E620FA">
              <w:rPr>
                <w:rFonts w:ascii="Calibri" w:eastAsia="Calibri" w:hAnsi="Calibri" w:cs="Times New Roman"/>
                <w:color w:val="000000"/>
                <w:sz w:val="20"/>
                <w:szCs w:val="20"/>
              </w:rPr>
              <w:t>%</w:t>
            </w:r>
          </w:p>
        </w:tc>
        <w:tc>
          <w:tcPr>
            <w:tcW w:w="1709" w:type="dxa"/>
            <w:tcBorders>
              <w:top w:val="single" w:sz="1" w:space="0" w:color="000000"/>
              <w:left w:val="single" w:sz="1" w:space="0" w:color="000000"/>
              <w:bottom w:val="single" w:sz="1" w:space="0" w:color="000000"/>
              <w:right w:val="single" w:sz="1" w:space="0" w:color="000000"/>
            </w:tcBorders>
            <w:shd w:val="clear" w:color="auto" w:fill="D9E1F2"/>
          </w:tcPr>
          <w:p w14:paraId="1CD4CE35" w14:textId="77777777" w:rsidR="009A57F3" w:rsidRPr="00824549" w:rsidRDefault="009A57F3" w:rsidP="004B56DC">
            <w:pPr>
              <w:jc w:val="right"/>
              <w:rPr>
                <w:rFonts w:ascii="Calibri" w:eastAsia="Calibri" w:hAnsi="Calibri" w:cs="Times New Roman"/>
                <w:color w:val="000000"/>
                <w:sz w:val="20"/>
                <w:szCs w:val="20"/>
              </w:rPr>
            </w:pPr>
          </w:p>
        </w:tc>
      </w:tr>
      <w:tr w:rsidR="009A57F3" w:rsidRPr="00E620FA" w14:paraId="1368FC3D" w14:textId="77777777" w:rsidTr="0023078C">
        <w:trPr>
          <w:jc w:val="center"/>
        </w:trPr>
        <w:tc>
          <w:tcPr>
            <w:tcW w:w="7829" w:type="dxa"/>
            <w:gridSpan w:val="3"/>
            <w:tcBorders>
              <w:top w:val="single" w:sz="1" w:space="0" w:color="000000"/>
              <w:left w:val="single" w:sz="1" w:space="0" w:color="000000"/>
              <w:bottom w:val="single" w:sz="1" w:space="0" w:color="000000"/>
              <w:right w:val="single" w:sz="1" w:space="0" w:color="000000"/>
            </w:tcBorders>
            <w:shd w:val="clear" w:color="auto" w:fill="DDD9C4"/>
            <w:tcMar>
              <w:top w:w="60" w:type="dxa"/>
              <w:left w:w="60" w:type="dxa"/>
              <w:bottom w:w="60" w:type="dxa"/>
              <w:right w:w="60" w:type="dxa"/>
            </w:tcMar>
            <w:vAlign w:val="center"/>
          </w:tcPr>
          <w:p w14:paraId="73A2044D" w14:textId="77777777" w:rsidR="009A57F3" w:rsidRPr="00E620FA" w:rsidRDefault="009A57F3" w:rsidP="004B56DC">
            <w:pPr>
              <w:rPr>
                <w:rFonts w:ascii="Calibri" w:eastAsia="Calibri" w:hAnsi="Calibri" w:cs="Times New Roman"/>
                <w:sz w:val="20"/>
                <w:szCs w:val="20"/>
              </w:rPr>
            </w:pPr>
            <w:r w:rsidRPr="00824549">
              <w:rPr>
                <w:rFonts w:ascii="Calibri" w:eastAsia="Calibri" w:hAnsi="Calibri" w:cs="Times New Roman"/>
                <w:b/>
                <w:color w:val="000000"/>
                <w:sz w:val="20"/>
                <w:szCs w:val="20"/>
              </w:rPr>
              <w:t>Project</w:t>
            </w:r>
            <w:r w:rsidRPr="00E620FA">
              <w:rPr>
                <w:rFonts w:ascii="Calibri" w:eastAsia="Calibri" w:hAnsi="Calibri" w:cs="Times New Roman"/>
                <w:b/>
                <w:color w:val="000000"/>
                <w:sz w:val="20"/>
                <w:szCs w:val="20"/>
              </w:rPr>
              <w:t xml:space="preserve"> Total</w:t>
            </w:r>
          </w:p>
        </w:tc>
        <w:tc>
          <w:tcPr>
            <w:tcW w:w="1260" w:type="dxa"/>
            <w:tcBorders>
              <w:top w:val="single" w:sz="1" w:space="0" w:color="000000"/>
              <w:left w:val="single" w:sz="1" w:space="0" w:color="000000"/>
              <w:bottom w:val="single" w:sz="1" w:space="0" w:color="000000"/>
              <w:right w:val="single" w:sz="1" w:space="0" w:color="000000"/>
            </w:tcBorders>
            <w:shd w:val="clear" w:color="auto" w:fill="DDD9C4"/>
            <w:tcMar>
              <w:top w:w="60" w:type="dxa"/>
              <w:left w:w="60" w:type="dxa"/>
              <w:bottom w:w="60" w:type="dxa"/>
              <w:right w:w="60" w:type="dxa"/>
            </w:tcMar>
            <w:vAlign w:val="center"/>
          </w:tcPr>
          <w:p w14:paraId="298BEE38" w14:textId="77777777" w:rsidR="009A57F3" w:rsidRPr="00E620FA" w:rsidRDefault="009A57F3" w:rsidP="004B56DC">
            <w:pPr>
              <w:jc w:val="right"/>
              <w:rPr>
                <w:rFonts w:ascii="Calibri" w:eastAsia="Calibri" w:hAnsi="Calibri" w:cs="Times New Roman"/>
                <w:sz w:val="20"/>
                <w:szCs w:val="20"/>
              </w:rPr>
            </w:pPr>
            <w:r>
              <w:rPr>
                <w:rFonts w:ascii="Calibri" w:eastAsia="Calibri" w:hAnsi="Calibri" w:cs="Times New Roman"/>
                <w:b/>
                <w:color w:val="000000"/>
                <w:sz w:val="20"/>
                <w:szCs w:val="20"/>
              </w:rPr>
              <w:t>10</w:t>
            </w:r>
            <w:r w:rsidRPr="00E620FA">
              <w:rPr>
                <w:rFonts w:ascii="Calibri" w:eastAsia="Calibri" w:hAnsi="Calibri" w:cs="Times New Roman"/>
                <w:b/>
                <w:color w:val="000000"/>
                <w:sz w:val="20"/>
                <w:szCs w:val="20"/>
              </w:rPr>
              <w:t>0%</w:t>
            </w:r>
          </w:p>
        </w:tc>
        <w:tc>
          <w:tcPr>
            <w:tcW w:w="1709" w:type="dxa"/>
            <w:tcBorders>
              <w:top w:val="single" w:sz="1" w:space="0" w:color="000000"/>
              <w:left w:val="single" w:sz="1" w:space="0" w:color="000000"/>
              <w:bottom w:val="single" w:sz="1" w:space="0" w:color="000000"/>
              <w:right w:val="single" w:sz="1" w:space="0" w:color="000000"/>
            </w:tcBorders>
            <w:shd w:val="clear" w:color="auto" w:fill="DDD9C4"/>
          </w:tcPr>
          <w:p w14:paraId="783E91B6" w14:textId="5A74A330" w:rsidR="009A57F3" w:rsidRDefault="009A57F3" w:rsidP="004B56DC">
            <w:pPr>
              <w:jc w:val="right"/>
              <w:rPr>
                <w:rFonts w:ascii="Calibri" w:eastAsia="Calibri" w:hAnsi="Calibri" w:cs="Times New Roman"/>
                <w:b/>
                <w:color w:val="000000"/>
                <w:sz w:val="20"/>
                <w:szCs w:val="20"/>
              </w:rPr>
            </w:pPr>
            <w:r>
              <w:rPr>
                <w:rFonts w:ascii="Calibri" w:eastAsia="Calibri" w:hAnsi="Calibri" w:cs="Times New Roman"/>
                <w:b/>
                <w:color w:val="000000"/>
                <w:sz w:val="20"/>
                <w:szCs w:val="20"/>
              </w:rPr>
              <w:t>$</w:t>
            </w:r>
            <w:del w:id="15" w:author="Borlaug, Brennan" w:date="2024-08-27T16:29:00Z" w16du:dateUtc="2024-08-27T22:29:00Z">
              <w:r w:rsidR="007D601A" w:rsidDel="0034173A">
                <w:rPr>
                  <w:rFonts w:ascii="Calibri" w:eastAsia="Calibri" w:hAnsi="Calibri" w:cs="Times New Roman"/>
                  <w:b/>
                  <w:color w:val="000000"/>
                  <w:sz w:val="20"/>
                  <w:szCs w:val="20"/>
                </w:rPr>
                <w:delText>575</w:delText>
              </w:r>
            </w:del>
            <w:ins w:id="16" w:author="Borlaug, Brennan" w:date="2024-08-27T16:29:00Z" w16du:dateUtc="2024-08-27T22:29:00Z">
              <w:del w:id="17" w:author="Mills, Sarah" w:date="2024-09-16T15:51:00Z" w16du:dateUtc="2024-09-16T21:51:00Z">
                <w:r w:rsidR="0034173A" w:rsidDel="00041983">
                  <w:rPr>
                    <w:rFonts w:ascii="Calibri" w:eastAsia="Calibri" w:hAnsi="Calibri" w:cs="Times New Roman"/>
                    <w:b/>
                    <w:color w:val="000000"/>
                    <w:sz w:val="20"/>
                    <w:szCs w:val="20"/>
                  </w:rPr>
                  <w:delText>500</w:delText>
                </w:r>
              </w:del>
            </w:ins>
            <w:del w:id="18" w:author="Mills, Sarah" w:date="2024-09-16T15:51:00Z" w16du:dateUtc="2024-09-16T21:51:00Z">
              <w:r w:rsidR="007D601A" w:rsidDel="00041983">
                <w:rPr>
                  <w:rFonts w:ascii="Calibri" w:eastAsia="Calibri" w:hAnsi="Calibri" w:cs="Times New Roman"/>
                  <w:b/>
                  <w:color w:val="000000"/>
                  <w:sz w:val="20"/>
                  <w:szCs w:val="20"/>
                </w:rPr>
                <w:delText>,000</w:delText>
              </w:r>
            </w:del>
            <w:ins w:id="19" w:author="Mills, Sarah" w:date="2024-09-16T15:51:00Z" w16du:dateUtc="2024-09-16T21:51:00Z">
              <w:r w:rsidR="00041983">
                <w:rPr>
                  <w:rFonts w:ascii="Calibri" w:eastAsia="Calibri" w:hAnsi="Calibri" w:cs="Times New Roman"/>
                  <w:b/>
                  <w:color w:val="000000"/>
                  <w:sz w:val="20"/>
                  <w:szCs w:val="20"/>
                </w:rPr>
                <w:t>590,000</w:t>
              </w:r>
            </w:ins>
          </w:p>
        </w:tc>
      </w:tr>
    </w:tbl>
    <w:p w14:paraId="3DA17339" w14:textId="77777777" w:rsidR="009A57F3" w:rsidRDefault="009A57F3"/>
    <w:tbl>
      <w:tblPr>
        <w:tblW w:w="10799" w:type="dxa"/>
        <w:jc w:val="center"/>
        <w:tblLook w:val="04A0" w:firstRow="1" w:lastRow="0" w:firstColumn="1" w:lastColumn="0" w:noHBand="0" w:noVBand="1"/>
      </w:tblPr>
      <w:tblGrid>
        <w:gridCol w:w="10799"/>
      </w:tblGrid>
      <w:tr w:rsidR="009A57F3" w:rsidRPr="00E620FA" w14:paraId="7EEE281C" w14:textId="77777777" w:rsidTr="00694497">
        <w:trPr>
          <w:tblHeader/>
          <w:jc w:val="center"/>
        </w:trPr>
        <w:tc>
          <w:tcPr>
            <w:tcW w:w="10799" w:type="dxa"/>
            <w:tcBorders>
              <w:top w:val="single" w:sz="1" w:space="0" w:color="000000"/>
              <w:left w:val="single" w:sz="1" w:space="0" w:color="000000"/>
              <w:bottom w:val="single" w:sz="1" w:space="0" w:color="000000"/>
              <w:right w:val="single" w:sz="1" w:space="0" w:color="000000"/>
            </w:tcBorders>
            <w:shd w:val="clear" w:color="auto" w:fill="1F497D"/>
            <w:tcMar>
              <w:top w:w="60" w:type="dxa"/>
              <w:left w:w="60" w:type="dxa"/>
              <w:bottom w:w="60" w:type="dxa"/>
              <w:right w:w="60" w:type="dxa"/>
            </w:tcMar>
            <w:vAlign w:val="center"/>
          </w:tcPr>
          <w:p w14:paraId="75CE1AFC" w14:textId="77777777" w:rsidR="009A57F3" w:rsidRPr="002C4499" w:rsidRDefault="009A57F3" w:rsidP="00694497">
            <w:pPr>
              <w:ind w:left="-60"/>
              <w:jc w:val="center"/>
              <w:rPr>
                <w:b/>
                <w:bCs/>
                <w:color w:val="FFFFFF" w:themeColor="background1"/>
                <w:sz w:val="32"/>
                <w:szCs w:val="32"/>
              </w:rPr>
            </w:pPr>
            <w:r w:rsidRPr="002C4499">
              <w:rPr>
                <w:b/>
                <w:bCs/>
                <w:color w:val="FFFFFF" w:themeColor="background1"/>
                <w:sz w:val="32"/>
                <w:szCs w:val="32"/>
              </w:rPr>
              <w:t xml:space="preserve">Project </w:t>
            </w:r>
            <w:r>
              <w:rPr>
                <w:b/>
                <w:bCs/>
                <w:color w:val="FFFFFF" w:themeColor="background1"/>
                <w:sz w:val="32"/>
                <w:szCs w:val="32"/>
              </w:rPr>
              <w:t>Impact</w:t>
            </w:r>
          </w:p>
        </w:tc>
      </w:tr>
    </w:tbl>
    <w:p w14:paraId="1185B00A" w14:textId="77777777" w:rsidR="009A57F3" w:rsidRPr="00C37163" w:rsidRDefault="009A57F3" w:rsidP="00C37163">
      <w:pPr>
        <w:pBdr>
          <w:bottom w:val="single" w:sz="1" w:space="1" w:color="DBE5F1"/>
        </w:pBdr>
        <w:spacing w:before="240" w:after="240"/>
      </w:pPr>
      <w:r>
        <w:rPr>
          <w:b/>
          <w:color w:val="365F92"/>
          <w:sz w:val="24"/>
        </w:rPr>
        <w:t>Project Impacts</w:t>
      </w:r>
    </w:p>
    <w:p w14:paraId="50BF1878" w14:textId="77777777" w:rsidR="009A57F3" w:rsidRDefault="009A57F3">
      <w:r>
        <w:rPr>
          <w:i/>
          <w:color w:val="C45911" w:themeColor="accent2" w:themeShade="BF"/>
          <w:sz w:val="20"/>
          <w:szCs w:val="20"/>
        </w:rPr>
        <w:t>The purpose of this section</w:t>
      </w:r>
      <w:r w:rsidRPr="00105C91">
        <w:rPr>
          <w:i/>
          <w:color w:val="C45911" w:themeColor="accent2" w:themeShade="BF"/>
          <w:sz w:val="20"/>
          <w:szCs w:val="20"/>
        </w:rPr>
        <w:t xml:space="preserve"> is to identify and document how this newly planned/created project will impact the target </w:t>
      </w:r>
      <w:proofErr w:type="gramStart"/>
      <w:r w:rsidRPr="00105C91">
        <w:rPr>
          <w:i/>
          <w:color w:val="C45911" w:themeColor="accent2" w:themeShade="BF"/>
          <w:sz w:val="20"/>
          <w:szCs w:val="20"/>
        </w:rPr>
        <w:t>audiences</w:t>
      </w:r>
      <w:proofErr w:type="gramEnd"/>
      <w:r w:rsidRPr="00105C91">
        <w:rPr>
          <w:i/>
          <w:color w:val="C45911" w:themeColor="accent2" w:themeShade="BF"/>
          <w:sz w:val="20"/>
          <w:szCs w:val="20"/>
        </w:rPr>
        <w:t>.</w:t>
      </w:r>
      <w:r>
        <w:rPr>
          <w:i/>
          <w:color w:val="C45911" w:themeColor="accent2" w:themeShade="BF"/>
          <w:sz w:val="20"/>
          <w:szCs w:val="20"/>
        </w:rPr>
        <w:t xml:space="preserve"> Please include more details here than you have in the past.</w:t>
      </w:r>
    </w:p>
    <w:tbl>
      <w:tblPr>
        <w:tblStyle w:val="TableGrid"/>
        <w:tblW w:w="10980" w:type="dxa"/>
        <w:tblInd w:w="-5" w:type="dxa"/>
        <w:tblLayout w:type="fixed"/>
        <w:tblLook w:val="04A0" w:firstRow="1" w:lastRow="0" w:firstColumn="1" w:lastColumn="0" w:noHBand="0" w:noVBand="1"/>
      </w:tblPr>
      <w:tblGrid>
        <w:gridCol w:w="10980"/>
      </w:tblGrid>
      <w:tr w:rsidR="009A57F3" w:rsidRPr="00105C91" w14:paraId="29164E5B" w14:textId="77777777" w:rsidTr="00105C91">
        <w:tc>
          <w:tcPr>
            <w:tcW w:w="10980" w:type="dxa"/>
          </w:tcPr>
          <w:p w14:paraId="4E1A8D35" w14:textId="77777777" w:rsidR="009A57F3" w:rsidRPr="00334BA5" w:rsidRDefault="009A57F3" w:rsidP="00105C91">
            <w:pPr>
              <w:rPr>
                <w:rFonts w:ascii="Calibri" w:eastAsia="Calibri" w:hAnsi="Calibri" w:cs="Times New Roman"/>
                <w:b/>
                <w:bCs/>
                <w:color w:val="000000"/>
                <w:specVanish/>
              </w:rPr>
            </w:pPr>
            <w:r w:rsidRPr="00334BA5">
              <w:rPr>
                <w:rFonts w:ascii="Calibri" w:eastAsia="Calibri" w:hAnsi="Calibri" w:cs="Times New Roman"/>
                <w:b/>
                <w:bCs/>
                <w:color w:val="000000"/>
              </w:rPr>
              <w:t xml:space="preserve">Deliverable/Product or "output" </w:t>
            </w:r>
            <w:proofErr w:type="gramStart"/>
            <w:r w:rsidRPr="00334BA5">
              <w:rPr>
                <w:rFonts w:ascii="Calibri" w:eastAsia="Calibri" w:hAnsi="Calibri" w:cs="Times New Roman"/>
                <w:b/>
                <w:bCs/>
                <w:color w:val="000000"/>
              </w:rPr>
              <w:t>Description:</w:t>
            </w:r>
            <w:r w:rsidRPr="00023EDF">
              <w:rPr>
                <w:rFonts w:ascii="Calibri" w:eastAsia="Calibri" w:hAnsi="Calibri" w:cs="Times New Roman"/>
                <w:b/>
                <w:color w:val="FF0000"/>
              </w:rPr>
              <w:t>*</w:t>
            </w:r>
            <w:proofErr w:type="gramEnd"/>
          </w:p>
          <w:p w14:paraId="6BA80D62" w14:textId="0BE2CEFC" w:rsidR="009A57F3" w:rsidRPr="00B15AC7" w:rsidRDefault="00000000" w:rsidP="00105C91">
            <w:pPr>
              <w:rPr>
                <w:rFonts w:ascii="Calibri" w:eastAsia="Calibri" w:hAnsi="Calibri" w:cs="Times New Roman"/>
                <w:b/>
                <w:sz w:val="20"/>
                <w:szCs w:val="20"/>
              </w:rPr>
            </w:pPr>
            <w:sdt>
              <w:sdtPr>
                <w:rPr>
                  <w:rFonts w:ascii="Calibri" w:eastAsia="Calibri" w:hAnsi="Calibri" w:cs="Times New Roman"/>
                  <w:color w:val="262626"/>
                  <w:sz w:val="20"/>
                  <w:szCs w:val="20"/>
                </w:rPr>
                <w:id w:val="-452484770"/>
                <w:placeholder>
                  <w:docPart w:val="77636615B8C4E2458F400A4C847E7779"/>
                </w:placeholder>
              </w:sdtPr>
              <w:sdtEndPr>
                <w:rPr>
                  <w:color w:val="auto"/>
                </w:rPr>
              </w:sdtEndPr>
              <w:sdtContent>
                <w:r w:rsidR="009A57F3" w:rsidRPr="00262000">
                  <w:rPr>
                    <w:rStyle w:val="normaltextrun"/>
                    <w:rFonts w:ascii="Calibri" w:hAnsi="Calibri" w:cs="Calibri"/>
                    <w:color w:val="000000"/>
                    <w:sz w:val="20"/>
                    <w:szCs w:val="20"/>
                    <w:shd w:val="clear" w:color="auto" w:fill="FFFFFF"/>
                  </w:rPr>
                  <w:t xml:space="preserve">The activities under this AOP project </w:t>
                </w:r>
                <w:proofErr w:type="gramStart"/>
                <w:r w:rsidR="009A57F3" w:rsidRPr="00262000">
                  <w:rPr>
                    <w:rStyle w:val="normaltextrun"/>
                    <w:rFonts w:ascii="Calibri" w:hAnsi="Calibri" w:cs="Calibri"/>
                    <w:color w:val="000000"/>
                    <w:sz w:val="20"/>
                    <w:szCs w:val="20"/>
                    <w:shd w:val="clear" w:color="auto" w:fill="FFFFFF"/>
                  </w:rPr>
                  <w:t>see</w:t>
                </w:r>
                <w:proofErr w:type="gramEnd"/>
                <w:r w:rsidR="009A57F3" w:rsidRPr="00262000">
                  <w:rPr>
                    <w:rStyle w:val="normaltextrun"/>
                    <w:rFonts w:ascii="Calibri" w:hAnsi="Calibri" w:cs="Calibri"/>
                    <w:color w:val="000000"/>
                    <w:sz w:val="20"/>
                    <w:szCs w:val="20"/>
                    <w:shd w:val="clear" w:color="auto" w:fill="FFFFFF"/>
                  </w:rPr>
                  <w:t xml:space="preserve"> to develop, improve and apply vehicle technology-relate</w:t>
                </w:r>
                <w:r w:rsidR="00D6353F">
                  <w:rPr>
                    <w:rStyle w:val="normaltextrun"/>
                    <w:rFonts w:ascii="Calibri" w:hAnsi="Calibri" w:cs="Calibri"/>
                    <w:color w:val="000000"/>
                    <w:sz w:val="20"/>
                    <w:szCs w:val="20"/>
                    <w:shd w:val="clear" w:color="auto" w:fill="FFFFFF"/>
                  </w:rPr>
                  <w:t>d</w:t>
                </w:r>
                <w:r w:rsidR="009A57F3" w:rsidRPr="00262000">
                  <w:rPr>
                    <w:rStyle w:val="normaltextrun"/>
                    <w:rFonts w:ascii="Calibri" w:hAnsi="Calibri" w:cs="Calibri"/>
                    <w:color w:val="000000"/>
                    <w:sz w:val="20"/>
                    <w:szCs w:val="20"/>
                    <w:shd w:val="clear" w:color="auto" w:fill="FFFFFF"/>
                  </w:rPr>
                  <w:t xml:space="preserve"> analytical models.  The efforts include vehicle sales dynamics with integrated stock modeling and emphasis placed on sophistication in use segmentation and heterogeneity, model analysis capability, model transparency and defensibility and effective/innovative results communication.</w:t>
                </w:r>
                <w:r w:rsidR="009A57F3" w:rsidRPr="00262000">
                  <w:rPr>
                    <w:rStyle w:val="eop"/>
                    <w:rFonts w:ascii="Calibri" w:hAnsi="Calibri" w:cs="Calibri"/>
                    <w:color w:val="000000"/>
                    <w:sz w:val="20"/>
                    <w:szCs w:val="20"/>
                    <w:shd w:val="clear" w:color="auto" w:fill="FFFFFF"/>
                  </w:rPr>
                  <w:t> </w:t>
                </w:r>
              </w:sdtContent>
            </w:sdt>
          </w:p>
        </w:tc>
      </w:tr>
      <w:tr w:rsidR="009A57F3" w:rsidRPr="00105C91" w14:paraId="7F9A73D3" w14:textId="77777777" w:rsidTr="00105C91">
        <w:tc>
          <w:tcPr>
            <w:tcW w:w="10980" w:type="dxa"/>
          </w:tcPr>
          <w:p w14:paraId="57C8C64F" w14:textId="77777777" w:rsidR="009A57F3" w:rsidRPr="00105C91" w:rsidRDefault="009A57F3" w:rsidP="00105C91">
            <w:pPr>
              <w:rPr>
                <w:rFonts w:ascii="Calibri" w:eastAsia="Calibri" w:hAnsi="Calibri" w:cs="Times New Roman"/>
                <w:b/>
                <w:bCs/>
                <w:color w:val="000000"/>
                <w:sz w:val="20"/>
                <w:szCs w:val="20"/>
                <w:specVanish/>
              </w:rPr>
            </w:pPr>
            <w:r w:rsidRPr="00334BA5">
              <w:rPr>
                <w:rFonts w:ascii="Calibri" w:eastAsia="Calibri" w:hAnsi="Calibri" w:cs="Times New Roman"/>
                <w:b/>
                <w:bCs/>
                <w:color w:val="000000"/>
              </w:rPr>
              <w:t>Audience/Customer:</w:t>
            </w:r>
            <w:r w:rsidRPr="00023EDF">
              <w:rPr>
                <w:rFonts w:ascii="Calibri" w:eastAsia="Calibri" w:hAnsi="Calibri" w:cs="Times New Roman"/>
                <w:b/>
                <w:color w:val="FF0000"/>
              </w:rPr>
              <w:t xml:space="preserve"> *</w:t>
            </w:r>
          </w:p>
          <w:p w14:paraId="4C6CA8F4" w14:textId="77777777" w:rsidR="009A57F3" w:rsidRPr="00B15AC7" w:rsidRDefault="00000000" w:rsidP="00105C91">
            <w:pPr>
              <w:rPr>
                <w:rFonts w:ascii="Calibri" w:eastAsia="Calibri" w:hAnsi="Calibri" w:cs="Times New Roman"/>
                <w:b/>
                <w:sz w:val="20"/>
                <w:szCs w:val="20"/>
              </w:rPr>
            </w:pPr>
            <w:sdt>
              <w:sdtPr>
                <w:rPr>
                  <w:rFonts w:ascii="Calibri" w:eastAsia="Calibri" w:hAnsi="Calibri" w:cs="Times New Roman"/>
                  <w:color w:val="262626"/>
                  <w:sz w:val="20"/>
                  <w:szCs w:val="20"/>
                </w:rPr>
                <w:id w:val="160671054"/>
                <w:placeholder>
                  <w:docPart w:val="35225B0A2A7FAF468F89FA52A0540DE9"/>
                </w:placeholder>
              </w:sdtPr>
              <w:sdtEndPr>
                <w:rPr>
                  <w:color w:val="auto"/>
                </w:rPr>
              </w:sdtEndPr>
              <w:sdtContent>
                <w:r w:rsidR="009A57F3">
                  <w:rPr>
                    <w:rFonts w:ascii="Calibri" w:eastAsia="Calibri" w:hAnsi="Calibri" w:cs="Times New Roman"/>
                    <w:color w:val="262626"/>
                    <w:sz w:val="20"/>
                    <w:szCs w:val="20"/>
                  </w:rPr>
                  <w:t>DOE</w:t>
                </w:r>
              </w:sdtContent>
            </w:sdt>
          </w:p>
        </w:tc>
      </w:tr>
      <w:tr w:rsidR="009A57F3" w:rsidRPr="00105C91" w14:paraId="586033A7" w14:textId="77777777" w:rsidTr="00105C91">
        <w:tc>
          <w:tcPr>
            <w:tcW w:w="10980" w:type="dxa"/>
          </w:tcPr>
          <w:p w14:paraId="635A6807" w14:textId="77777777" w:rsidR="009A57F3" w:rsidRPr="00105C91" w:rsidRDefault="009A57F3" w:rsidP="00105C91">
            <w:pPr>
              <w:rPr>
                <w:rFonts w:ascii="Calibri" w:eastAsia="Calibri" w:hAnsi="Calibri" w:cs="Times New Roman"/>
                <w:b/>
                <w:bCs/>
                <w:color w:val="000000"/>
                <w:sz w:val="20"/>
                <w:szCs w:val="20"/>
                <w:specVanish/>
              </w:rPr>
            </w:pPr>
            <w:r w:rsidRPr="00334BA5">
              <w:rPr>
                <w:rFonts w:ascii="Calibri" w:eastAsia="Calibri" w:hAnsi="Calibri" w:cs="Times New Roman"/>
                <w:b/>
                <w:bCs/>
                <w:color w:val="000000"/>
              </w:rPr>
              <w:t>Audience Use: (Outcome, or Impact, what is the intended use of "output" by Audience/Customer)</w:t>
            </w:r>
            <w:r w:rsidRPr="00023EDF">
              <w:rPr>
                <w:rFonts w:ascii="Calibri" w:eastAsia="Calibri" w:hAnsi="Calibri" w:cs="Times New Roman"/>
                <w:b/>
                <w:color w:val="FF0000"/>
              </w:rPr>
              <w:t xml:space="preserve"> *</w:t>
            </w:r>
          </w:p>
          <w:p w14:paraId="1E55B07B" w14:textId="77777777" w:rsidR="009A57F3" w:rsidRPr="00B15AC7" w:rsidRDefault="00000000" w:rsidP="00105C91">
            <w:pPr>
              <w:rPr>
                <w:rFonts w:ascii="Calibri" w:eastAsia="Calibri" w:hAnsi="Calibri" w:cs="Times New Roman"/>
                <w:b/>
                <w:sz w:val="20"/>
                <w:szCs w:val="20"/>
              </w:rPr>
            </w:pPr>
            <w:sdt>
              <w:sdtPr>
                <w:rPr>
                  <w:rFonts w:ascii="Calibri" w:eastAsia="Calibri" w:hAnsi="Calibri" w:cs="Times New Roman"/>
                  <w:color w:val="262626"/>
                  <w:sz w:val="20"/>
                  <w:szCs w:val="20"/>
                </w:rPr>
                <w:id w:val="1360705609"/>
                <w:placeholder>
                  <w:docPart w:val="10724CFB1054164599DF090C56BDCF0C"/>
                </w:placeholder>
              </w:sdtPr>
              <w:sdtEndPr>
                <w:rPr>
                  <w:color w:val="auto"/>
                </w:rPr>
              </w:sdtEndPr>
              <w:sdtContent>
                <w:r w:rsidR="009A57F3">
                  <w:rPr>
                    <w:rFonts w:ascii="Calibri" w:eastAsia="Calibri" w:hAnsi="Calibri" w:cs="Times New Roman"/>
                    <w:color w:val="262626"/>
                    <w:sz w:val="20"/>
                    <w:szCs w:val="20"/>
                  </w:rPr>
                  <w:t>To inform and deepen knowledge</w:t>
                </w:r>
              </w:sdtContent>
            </w:sdt>
          </w:p>
        </w:tc>
      </w:tr>
      <w:tr w:rsidR="009A57F3" w:rsidRPr="00105C91" w14:paraId="4448A90A" w14:textId="77777777" w:rsidTr="00105C91">
        <w:tc>
          <w:tcPr>
            <w:tcW w:w="10980" w:type="dxa"/>
          </w:tcPr>
          <w:p w14:paraId="7DAA66C1" w14:textId="77777777" w:rsidR="009A57F3" w:rsidRPr="00105C91" w:rsidRDefault="009A57F3" w:rsidP="00105C91">
            <w:pPr>
              <w:rPr>
                <w:rFonts w:ascii="Calibri" w:eastAsia="Calibri" w:hAnsi="Calibri" w:cs="Times New Roman"/>
                <w:b/>
                <w:bCs/>
                <w:color w:val="000000"/>
                <w:sz w:val="20"/>
                <w:szCs w:val="20"/>
                <w:specVanish/>
              </w:rPr>
            </w:pPr>
            <w:r w:rsidRPr="00334BA5">
              <w:rPr>
                <w:rFonts w:ascii="Calibri" w:eastAsia="Calibri" w:hAnsi="Calibri" w:cs="Times New Roman"/>
                <w:b/>
                <w:bCs/>
                <w:color w:val="000000"/>
              </w:rPr>
              <w:t>Communications/Outreach Strategy (to reach target audience):</w:t>
            </w:r>
            <w:r w:rsidRPr="00023EDF">
              <w:rPr>
                <w:rFonts w:ascii="Calibri" w:eastAsia="Calibri" w:hAnsi="Calibri" w:cs="Times New Roman"/>
                <w:b/>
                <w:color w:val="FF0000"/>
              </w:rPr>
              <w:t xml:space="preserve"> *</w:t>
            </w:r>
          </w:p>
          <w:p w14:paraId="0D34F932" w14:textId="77777777" w:rsidR="009A57F3" w:rsidRPr="00B15AC7" w:rsidRDefault="00000000" w:rsidP="00105C91">
            <w:pPr>
              <w:rPr>
                <w:rFonts w:ascii="Calibri" w:eastAsia="Calibri" w:hAnsi="Calibri" w:cs="Times New Roman"/>
                <w:b/>
                <w:sz w:val="20"/>
                <w:szCs w:val="20"/>
              </w:rPr>
            </w:pPr>
            <w:sdt>
              <w:sdtPr>
                <w:rPr>
                  <w:rFonts w:ascii="Calibri" w:eastAsia="Calibri" w:hAnsi="Calibri" w:cs="Times New Roman"/>
                  <w:color w:val="262626"/>
                  <w:sz w:val="20"/>
                  <w:szCs w:val="20"/>
                </w:rPr>
                <w:id w:val="1942954180"/>
                <w:placeholder>
                  <w:docPart w:val="3DA8CA7CC325664CB111BE1F55326F60"/>
                </w:placeholder>
              </w:sdtPr>
              <w:sdtEndPr>
                <w:rPr>
                  <w:color w:val="auto"/>
                </w:rPr>
              </w:sdtEndPr>
              <w:sdtContent>
                <w:r w:rsidR="009A57F3">
                  <w:rPr>
                    <w:rFonts w:ascii="Calibri" w:eastAsia="Calibri" w:hAnsi="Calibri" w:cs="Times New Roman"/>
                    <w:color w:val="262626"/>
                    <w:sz w:val="20"/>
                    <w:szCs w:val="20"/>
                  </w:rPr>
                  <w:t>Presentation draft publications and reports</w:t>
                </w:r>
              </w:sdtContent>
            </w:sdt>
          </w:p>
        </w:tc>
      </w:tr>
      <w:tr w:rsidR="009A57F3" w:rsidRPr="00105C91" w14:paraId="607EA34A" w14:textId="77777777" w:rsidTr="00105C91">
        <w:tc>
          <w:tcPr>
            <w:tcW w:w="10980" w:type="dxa"/>
          </w:tcPr>
          <w:p w14:paraId="3289AF1D" w14:textId="77777777" w:rsidR="009A57F3" w:rsidRPr="00334BA5" w:rsidRDefault="009A57F3" w:rsidP="00105C91">
            <w:pPr>
              <w:rPr>
                <w:rFonts w:ascii="Calibri" w:eastAsia="Calibri" w:hAnsi="Calibri" w:cs="Times New Roman"/>
                <w:b/>
                <w:bCs/>
                <w:color w:val="000000"/>
              </w:rPr>
            </w:pPr>
            <w:r w:rsidRPr="00334BA5">
              <w:rPr>
                <w:rFonts w:ascii="Calibri" w:eastAsia="Calibri" w:hAnsi="Calibri" w:cs="Times New Roman"/>
                <w:b/>
                <w:bCs/>
                <w:color w:val="000000"/>
              </w:rPr>
              <w:t xml:space="preserve">Does this project involve significant industry engagement?   </w:t>
            </w:r>
            <w:sdt>
              <w:sdtPr>
                <w:rPr>
                  <w:rFonts w:ascii="Calibri" w:eastAsia="Calibri" w:hAnsi="Calibri" w:cs="Times New Roman"/>
                  <w:bCs/>
                  <w:color w:val="000000"/>
                  <w:sz w:val="20"/>
                  <w:szCs w:val="20"/>
                </w:rPr>
                <w:id w:val="-535506705"/>
                <w14:checkbox>
                  <w14:checked w14:val="0"/>
                  <w14:checkedState w14:val="221A" w14:font="Times New Roman"/>
                  <w14:uncheckedState w14:val="2610" w14:font="MS Gothic"/>
                </w14:checkbox>
              </w:sdtPr>
              <w:sdtContent>
                <w:r>
                  <w:rPr>
                    <w:rFonts w:ascii="MS Gothic" w:eastAsia="MS Gothic" w:hAnsi="MS Gothic" w:cs="Times New Roman" w:hint="eastAsia"/>
                    <w:bCs/>
                    <w:color w:val="000000"/>
                    <w:sz w:val="20"/>
                    <w:szCs w:val="20"/>
                  </w:rPr>
                  <w:t>☐</w:t>
                </w:r>
              </w:sdtContent>
            </w:sdt>
          </w:p>
          <w:p w14:paraId="670FB423" w14:textId="77777777" w:rsidR="009A57F3" w:rsidRPr="00105C91" w:rsidRDefault="009A57F3" w:rsidP="00105C91">
            <w:pPr>
              <w:rPr>
                <w:rFonts w:ascii="Calibri" w:eastAsia="Calibri" w:hAnsi="Calibri" w:cs="Times New Roman"/>
                <w:b/>
                <w:bCs/>
                <w:color w:val="000000"/>
                <w:sz w:val="20"/>
                <w:szCs w:val="20"/>
              </w:rPr>
            </w:pPr>
            <w:r w:rsidRPr="00105C91">
              <w:rPr>
                <w:rFonts w:ascii="Calibri" w:eastAsia="Calibri" w:hAnsi="Calibri" w:cs="Times New Roman"/>
                <w:i/>
                <w:iCs/>
                <w:color w:val="000000"/>
                <w:sz w:val="18"/>
                <w:szCs w:val="18"/>
              </w:rPr>
              <w:lastRenderedPageBreak/>
              <w:t>(Significant industry engagement is defined as any direct contact, input, or collaboration with)</w:t>
            </w:r>
          </w:p>
        </w:tc>
      </w:tr>
      <w:tr w:rsidR="009A57F3" w:rsidRPr="00105C91" w14:paraId="041C935C" w14:textId="77777777" w:rsidTr="00105C91">
        <w:tc>
          <w:tcPr>
            <w:tcW w:w="10980" w:type="dxa"/>
          </w:tcPr>
          <w:p w14:paraId="754B4265" w14:textId="77777777" w:rsidR="009A57F3" w:rsidRPr="00105C91" w:rsidRDefault="009A57F3" w:rsidP="00105C91">
            <w:pPr>
              <w:rPr>
                <w:rFonts w:ascii="Calibri" w:eastAsia="Calibri" w:hAnsi="Calibri" w:cs="Times New Roman"/>
                <w:b/>
                <w:bCs/>
                <w:color w:val="000000"/>
                <w:sz w:val="20"/>
                <w:szCs w:val="20"/>
                <w:specVanish/>
              </w:rPr>
            </w:pPr>
            <w:r w:rsidRPr="00334BA5">
              <w:rPr>
                <w:rFonts w:ascii="Calibri" w:eastAsia="Calibri" w:hAnsi="Calibri" w:cs="Times New Roman"/>
                <w:b/>
                <w:bCs/>
                <w:color w:val="000000"/>
              </w:rPr>
              <w:lastRenderedPageBreak/>
              <w:t>Description of Engagement:</w:t>
            </w:r>
          </w:p>
          <w:p w14:paraId="633F07D6" w14:textId="77777777" w:rsidR="009A57F3" w:rsidRPr="00B15AC7" w:rsidRDefault="00000000" w:rsidP="00105C91">
            <w:pPr>
              <w:rPr>
                <w:rFonts w:ascii="Calibri" w:eastAsia="Calibri" w:hAnsi="Calibri" w:cs="Times New Roman"/>
                <w:b/>
                <w:bCs/>
                <w:color w:val="000000"/>
                <w:sz w:val="20"/>
                <w:szCs w:val="20"/>
                <w:specVanish/>
              </w:rPr>
            </w:pPr>
            <w:sdt>
              <w:sdtPr>
                <w:rPr>
                  <w:rFonts w:ascii="Calibri" w:eastAsia="Calibri" w:hAnsi="Calibri" w:cs="Times New Roman"/>
                  <w:color w:val="262626"/>
                  <w:sz w:val="20"/>
                  <w:szCs w:val="20"/>
                </w:rPr>
                <w:id w:val="252090867"/>
                <w:placeholder>
                  <w:docPart w:val="E13D4DBAE5E6CA449591607A5AE88903"/>
                </w:placeholder>
                <w:showingPlcHdr/>
              </w:sdtPr>
              <w:sdtEndPr>
                <w:rPr>
                  <w:color w:val="auto"/>
                </w:rPr>
              </w:sdtEndPr>
              <w:sdtContent>
                <w:r w:rsidR="009A57F3" w:rsidRPr="00B15AC7">
                  <w:rPr>
                    <w:rFonts w:ascii="Calibri" w:eastAsia="Calibri" w:hAnsi="Calibri" w:cs="Times New Roman"/>
                    <w:color w:val="808080"/>
                    <w:sz w:val="20"/>
                    <w:szCs w:val="20"/>
                  </w:rPr>
                  <w:t>Click here to enter text.</w:t>
                </w:r>
              </w:sdtContent>
            </w:sdt>
          </w:p>
        </w:tc>
      </w:tr>
    </w:tbl>
    <w:p w14:paraId="574DD223" w14:textId="77777777" w:rsidR="009A57F3" w:rsidRDefault="009A57F3"/>
    <w:tbl>
      <w:tblPr>
        <w:tblW w:w="10799" w:type="dxa"/>
        <w:jc w:val="center"/>
        <w:tblLook w:val="04A0" w:firstRow="1" w:lastRow="0" w:firstColumn="1" w:lastColumn="0" w:noHBand="0" w:noVBand="1"/>
      </w:tblPr>
      <w:tblGrid>
        <w:gridCol w:w="10799"/>
      </w:tblGrid>
      <w:tr w:rsidR="009A57F3" w:rsidRPr="00E620FA" w14:paraId="52A7425F" w14:textId="77777777" w:rsidTr="00694497">
        <w:trPr>
          <w:tblHeader/>
          <w:jc w:val="center"/>
        </w:trPr>
        <w:tc>
          <w:tcPr>
            <w:tcW w:w="10799" w:type="dxa"/>
            <w:tcBorders>
              <w:top w:val="single" w:sz="1" w:space="0" w:color="000000"/>
              <w:left w:val="single" w:sz="1" w:space="0" w:color="000000"/>
              <w:bottom w:val="single" w:sz="1" w:space="0" w:color="000000"/>
              <w:right w:val="single" w:sz="1" w:space="0" w:color="000000"/>
            </w:tcBorders>
            <w:shd w:val="clear" w:color="auto" w:fill="1F497D"/>
            <w:tcMar>
              <w:top w:w="60" w:type="dxa"/>
              <w:left w:w="60" w:type="dxa"/>
              <w:bottom w:w="60" w:type="dxa"/>
              <w:right w:w="60" w:type="dxa"/>
            </w:tcMar>
            <w:vAlign w:val="center"/>
          </w:tcPr>
          <w:p w14:paraId="5F837EE0" w14:textId="77777777" w:rsidR="009A57F3" w:rsidRPr="002C4499" w:rsidRDefault="009A57F3" w:rsidP="00694497">
            <w:pPr>
              <w:ind w:left="-60"/>
              <w:jc w:val="center"/>
              <w:rPr>
                <w:b/>
                <w:bCs/>
                <w:color w:val="FFFFFF" w:themeColor="background1"/>
                <w:sz w:val="32"/>
                <w:szCs w:val="32"/>
              </w:rPr>
            </w:pPr>
            <w:r>
              <w:rPr>
                <w:b/>
                <w:bCs/>
                <w:color w:val="FFFFFF" w:themeColor="background1"/>
                <w:sz w:val="32"/>
                <w:szCs w:val="32"/>
              </w:rPr>
              <w:t>Tasks and Subs</w:t>
            </w:r>
            <w:r w:rsidRPr="002C4499">
              <w:rPr>
                <w:b/>
                <w:bCs/>
                <w:color w:val="FFFFFF" w:themeColor="background1"/>
                <w:sz w:val="32"/>
                <w:szCs w:val="32"/>
              </w:rPr>
              <w:t xml:space="preserve"> Section</w:t>
            </w:r>
          </w:p>
        </w:tc>
      </w:tr>
    </w:tbl>
    <w:p w14:paraId="75AA1F09" w14:textId="77777777" w:rsidR="009A57F3" w:rsidRDefault="009A57F3" w:rsidP="00C37163">
      <w:pPr>
        <w:pBdr>
          <w:bottom w:val="single" w:sz="1" w:space="1" w:color="DBE5F1"/>
        </w:pBdr>
        <w:spacing w:before="240" w:after="240"/>
        <w:rPr>
          <w:b/>
          <w:color w:val="365F92"/>
          <w:sz w:val="24"/>
        </w:rPr>
      </w:pPr>
      <w:r>
        <w:rPr>
          <w:b/>
          <w:color w:val="365F92"/>
          <w:sz w:val="24"/>
        </w:rPr>
        <w:t>Tasks</w:t>
      </w:r>
    </w:p>
    <w:p w14:paraId="1A758506" w14:textId="77777777" w:rsidR="009A57F3" w:rsidRDefault="009A57F3" w:rsidP="00C37163">
      <w:pPr>
        <w:pBdr>
          <w:bottom w:val="single" w:sz="1" w:space="1" w:color="DBE5F1"/>
        </w:pBdr>
        <w:spacing w:before="240" w:after="240"/>
        <w:rPr>
          <w:i/>
          <w:color w:val="C45911" w:themeColor="accent2" w:themeShade="BF"/>
          <w:sz w:val="20"/>
          <w:szCs w:val="20"/>
        </w:rPr>
      </w:pPr>
      <w:r w:rsidRPr="00194D44">
        <w:rPr>
          <w:i/>
          <w:color w:val="C45911" w:themeColor="accent2" w:themeShade="BF"/>
          <w:sz w:val="20"/>
          <w:szCs w:val="20"/>
        </w:rPr>
        <w:t>The purpose of this page is to identify and document any tasks</w:t>
      </w:r>
      <w:r>
        <w:rPr>
          <w:i/>
          <w:color w:val="C45911" w:themeColor="accent2" w:themeShade="BF"/>
          <w:sz w:val="20"/>
          <w:szCs w:val="20"/>
        </w:rPr>
        <w:t xml:space="preserve"> and subcontractors </w:t>
      </w:r>
      <w:r w:rsidRPr="00194D44">
        <w:rPr>
          <w:i/>
          <w:color w:val="C45911" w:themeColor="accent2" w:themeShade="BF"/>
          <w:sz w:val="20"/>
          <w:szCs w:val="20"/>
        </w:rPr>
        <w:t xml:space="preserve">that are associated with the AOP project. </w:t>
      </w:r>
      <w:r>
        <w:rPr>
          <w:i/>
          <w:color w:val="C45911" w:themeColor="accent2" w:themeShade="BF"/>
          <w:sz w:val="20"/>
          <w:szCs w:val="20"/>
        </w:rPr>
        <w:t xml:space="preserve">There should be a greater level of detail provided than has been in the past. </w:t>
      </w:r>
      <w:r w:rsidRPr="00357D96">
        <w:rPr>
          <w:b/>
          <w:i/>
          <w:color w:val="C45911" w:themeColor="accent2" w:themeShade="BF"/>
          <w:sz w:val="20"/>
          <w:szCs w:val="20"/>
          <w:u w:val="single"/>
        </w:rPr>
        <w:t>There should be at LEAST a page of description for each task.</w:t>
      </w:r>
      <w:r>
        <w:rPr>
          <w:i/>
          <w:color w:val="C45911" w:themeColor="accent2" w:themeShade="BF"/>
          <w:sz w:val="20"/>
          <w:szCs w:val="20"/>
        </w:rPr>
        <w:t xml:space="preserve"> </w:t>
      </w:r>
      <w:proofErr w:type="gramStart"/>
      <w:r>
        <w:rPr>
          <w:i/>
          <w:color w:val="C45911" w:themeColor="accent2" w:themeShade="BF"/>
          <w:sz w:val="20"/>
          <w:szCs w:val="20"/>
        </w:rPr>
        <w:t>Think</w:t>
      </w:r>
      <w:proofErr w:type="gramEnd"/>
      <w:r>
        <w:rPr>
          <w:i/>
          <w:color w:val="C45911" w:themeColor="accent2" w:themeShade="BF"/>
          <w:sz w:val="20"/>
          <w:szCs w:val="20"/>
        </w:rPr>
        <w:t xml:space="preserve"> the same level of detail as a SOW. I find adding a page of text in the description box extremely hard to read.  For this template, please fill out the table except for the description and then below the table add each task and its description. Note: Planned Cost amounts provided in this AOP write up are </w:t>
      </w:r>
      <w:r w:rsidRPr="008233E0">
        <w:rPr>
          <w:i/>
          <w:color w:val="C45911" w:themeColor="accent2" w:themeShade="BF"/>
          <w:sz w:val="20"/>
          <w:szCs w:val="20"/>
        </w:rPr>
        <w:t>initial</w:t>
      </w:r>
      <w:r>
        <w:rPr>
          <w:i/>
          <w:color w:val="C45911" w:themeColor="accent2" w:themeShade="BF"/>
          <w:sz w:val="20"/>
          <w:szCs w:val="20"/>
        </w:rPr>
        <w:t xml:space="preserve"> estimates and final cost plans will be submitted </w:t>
      </w:r>
      <w:proofErr w:type="gramStart"/>
      <w:r>
        <w:rPr>
          <w:i/>
          <w:color w:val="C45911" w:themeColor="accent2" w:themeShade="BF"/>
          <w:sz w:val="20"/>
          <w:szCs w:val="20"/>
        </w:rPr>
        <w:t>into</w:t>
      </w:r>
      <w:proofErr w:type="gramEnd"/>
      <w:r>
        <w:rPr>
          <w:i/>
          <w:color w:val="C45911" w:themeColor="accent2" w:themeShade="BF"/>
          <w:sz w:val="20"/>
          <w:szCs w:val="20"/>
        </w:rPr>
        <w:t xml:space="preserve"> the EERE AOP SharePoint site.</w:t>
      </w:r>
    </w:p>
    <w:p w14:paraId="297CE842" w14:textId="77777777" w:rsidR="009A57F3" w:rsidRDefault="009A57F3">
      <w:pPr>
        <w:rPr>
          <w:b/>
          <w:bCs/>
          <w:i/>
          <w:iCs/>
        </w:rPr>
      </w:pPr>
    </w:p>
    <w:p w14:paraId="37E704D8" w14:textId="77777777" w:rsidR="009A57F3" w:rsidRDefault="009A57F3">
      <w:pPr>
        <w:rPr>
          <w:b/>
          <w:bCs/>
          <w:i/>
          <w:iCs/>
        </w:rPr>
      </w:pPr>
    </w:p>
    <w:p w14:paraId="34B19648" w14:textId="77777777" w:rsidR="009A57F3" w:rsidRPr="00E84AEE" w:rsidRDefault="009A57F3">
      <w:pPr>
        <w:rPr>
          <w:b/>
          <w:bCs/>
          <w:i/>
          <w:iCs/>
        </w:rPr>
      </w:pPr>
      <w:r>
        <w:rPr>
          <w:b/>
          <w:bCs/>
          <w:i/>
          <w:iCs/>
        </w:rPr>
        <w:t>Ad</w:t>
      </w:r>
      <w:r w:rsidRPr="004F6BAA">
        <w:rPr>
          <w:b/>
          <w:bCs/>
          <w:i/>
          <w:iCs/>
        </w:rPr>
        <w:t>d a New Task</w:t>
      </w:r>
    </w:p>
    <w:tbl>
      <w:tblPr>
        <w:tblW w:w="5000" w:type="pct"/>
        <w:tblLook w:val="04A0" w:firstRow="1" w:lastRow="0" w:firstColumn="1" w:lastColumn="0" w:noHBand="0" w:noVBand="1"/>
      </w:tblPr>
      <w:tblGrid>
        <w:gridCol w:w="1866"/>
        <w:gridCol w:w="3966"/>
        <w:gridCol w:w="1700"/>
        <w:gridCol w:w="961"/>
        <w:gridCol w:w="865"/>
      </w:tblGrid>
      <w:tr w:rsidR="009A57F3" w14:paraId="4C635E8D" w14:textId="77777777" w:rsidTr="00D2482F">
        <w:trPr>
          <w:tblHeader/>
        </w:trPr>
        <w:tc>
          <w:tcPr>
            <w:tcW w:w="1127" w:type="pct"/>
            <w:tcBorders>
              <w:top w:val="single" w:sz="1" w:space="0" w:color="000000"/>
              <w:left w:val="single" w:sz="1" w:space="0" w:color="000000"/>
              <w:bottom w:val="single" w:sz="1" w:space="0" w:color="000000"/>
              <w:right w:val="single" w:sz="1" w:space="0" w:color="000000"/>
            </w:tcBorders>
            <w:shd w:val="clear" w:color="auto" w:fill="1F497D"/>
            <w:tcMar>
              <w:top w:w="60" w:type="dxa"/>
              <w:left w:w="60" w:type="dxa"/>
              <w:bottom w:w="60" w:type="dxa"/>
              <w:right w:w="60" w:type="dxa"/>
            </w:tcMar>
            <w:vAlign w:val="center"/>
          </w:tcPr>
          <w:p w14:paraId="1BDF0A65" w14:textId="77777777" w:rsidR="009A57F3" w:rsidRDefault="009A57F3" w:rsidP="00395A0F">
            <w:pPr>
              <w:jc w:val="center"/>
            </w:pPr>
            <w:r>
              <w:rPr>
                <w:b/>
                <w:color w:val="FFFFFF"/>
              </w:rPr>
              <w:t>Name</w:t>
            </w:r>
            <w:r w:rsidRPr="00023EDF">
              <w:rPr>
                <w:rFonts w:ascii="Calibri" w:eastAsia="Calibri" w:hAnsi="Calibri" w:cs="Times New Roman"/>
                <w:b/>
                <w:color w:val="FF0000"/>
              </w:rPr>
              <w:t>*</w:t>
            </w:r>
          </w:p>
        </w:tc>
        <w:tc>
          <w:tcPr>
            <w:tcW w:w="2248" w:type="pct"/>
            <w:tcBorders>
              <w:top w:val="single" w:sz="1" w:space="0" w:color="000000"/>
              <w:left w:val="single" w:sz="1" w:space="0" w:color="000000"/>
              <w:bottom w:val="single" w:sz="1" w:space="0" w:color="000000"/>
              <w:right w:val="single" w:sz="1" w:space="0" w:color="000000"/>
            </w:tcBorders>
            <w:shd w:val="clear" w:color="auto" w:fill="1F497D"/>
            <w:tcMar>
              <w:top w:w="60" w:type="dxa"/>
              <w:left w:w="60" w:type="dxa"/>
              <w:bottom w:w="60" w:type="dxa"/>
              <w:right w:w="60" w:type="dxa"/>
            </w:tcMar>
            <w:vAlign w:val="center"/>
          </w:tcPr>
          <w:p w14:paraId="569E8E0C" w14:textId="77777777" w:rsidR="009A57F3" w:rsidRDefault="009A57F3" w:rsidP="00395A0F">
            <w:pPr>
              <w:jc w:val="center"/>
            </w:pPr>
            <w:r>
              <w:rPr>
                <w:b/>
                <w:color w:val="FFFFFF"/>
              </w:rPr>
              <w:t>Description</w:t>
            </w:r>
          </w:p>
        </w:tc>
        <w:tc>
          <w:tcPr>
            <w:tcW w:w="542" w:type="pct"/>
            <w:tcBorders>
              <w:top w:val="single" w:sz="1" w:space="0" w:color="000000"/>
              <w:left w:val="single" w:sz="1" w:space="0" w:color="000000"/>
              <w:bottom w:val="single" w:sz="1" w:space="0" w:color="000000"/>
              <w:right w:val="single" w:sz="1" w:space="0" w:color="000000"/>
            </w:tcBorders>
            <w:shd w:val="clear" w:color="auto" w:fill="1F497D"/>
          </w:tcPr>
          <w:p w14:paraId="1BBC3588" w14:textId="77777777" w:rsidR="009A57F3" w:rsidRDefault="009A57F3" w:rsidP="00395A0F">
            <w:pPr>
              <w:jc w:val="center"/>
              <w:rPr>
                <w:b/>
                <w:color w:val="FFFFFF"/>
              </w:rPr>
            </w:pPr>
            <w:r>
              <w:rPr>
                <w:b/>
                <w:color w:val="FFFFFF"/>
              </w:rPr>
              <w:t>FY25 Planned Cost</w:t>
            </w:r>
            <w:r w:rsidRPr="00023EDF">
              <w:rPr>
                <w:rFonts w:ascii="Calibri" w:eastAsia="Calibri" w:hAnsi="Calibri" w:cs="Times New Roman"/>
                <w:b/>
                <w:color w:val="FF0000"/>
              </w:rPr>
              <w:t>*</w:t>
            </w:r>
          </w:p>
        </w:tc>
        <w:tc>
          <w:tcPr>
            <w:tcW w:w="543" w:type="pct"/>
            <w:tcBorders>
              <w:top w:val="single" w:sz="1" w:space="0" w:color="000000"/>
              <w:left w:val="single" w:sz="1" w:space="0" w:color="000000"/>
              <w:bottom w:val="single" w:sz="1" w:space="0" w:color="000000"/>
              <w:right w:val="single" w:sz="1" w:space="0" w:color="000000"/>
            </w:tcBorders>
            <w:shd w:val="clear" w:color="auto" w:fill="1F497D"/>
          </w:tcPr>
          <w:p w14:paraId="1E5E6DB6" w14:textId="77777777" w:rsidR="009A57F3" w:rsidRDefault="009A57F3" w:rsidP="00395A0F">
            <w:pPr>
              <w:jc w:val="center"/>
              <w:rPr>
                <w:b/>
                <w:color w:val="FFFFFF"/>
              </w:rPr>
            </w:pPr>
            <w:r>
              <w:rPr>
                <w:b/>
                <w:color w:val="FFFFFF"/>
              </w:rPr>
              <w:t>FY26 Planned Cost</w:t>
            </w:r>
          </w:p>
        </w:tc>
        <w:tc>
          <w:tcPr>
            <w:tcW w:w="540" w:type="pct"/>
            <w:tcBorders>
              <w:top w:val="single" w:sz="1" w:space="0" w:color="000000"/>
              <w:left w:val="single" w:sz="1" w:space="0" w:color="000000"/>
              <w:bottom w:val="single" w:sz="1" w:space="0" w:color="000000"/>
              <w:right w:val="single" w:sz="1" w:space="0" w:color="000000"/>
            </w:tcBorders>
            <w:shd w:val="clear" w:color="auto" w:fill="1F497D"/>
            <w:tcMar>
              <w:top w:w="60" w:type="dxa"/>
              <w:left w:w="60" w:type="dxa"/>
              <w:bottom w:w="60" w:type="dxa"/>
              <w:right w:w="60" w:type="dxa"/>
            </w:tcMar>
            <w:vAlign w:val="center"/>
          </w:tcPr>
          <w:p w14:paraId="27A3A7A6" w14:textId="77777777" w:rsidR="009A57F3" w:rsidRDefault="009A57F3" w:rsidP="00395A0F">
            <w:pPr>
              <w:jc w:val="center"/>
            </w:pPr>
            <w:r>
              <w:rPr>
                <w:b/>
                <w:color w:val="FFFFFF"/>
              </w:rPr>
              <w:t>FY27 Planned Cost</w:t>
            </w:r>
          </w:p>
        </w:tc>
      </w:tr>
      <w:tr w:rsidR="009A57F3" w14:paraId="647EAA70" w14:textId="77777777" w:rsidTr="00D2482F">
        <w:tc>
          <w:tcPr>
            <w:tcW w:w="1127" w:type="pct"/>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p w14:paraId="1B2F197F" w14:textId="1C4742AA" w:rsidR="009A57F3" w:rsidRPr="00D2482F" w:rsidRDefault="00000000" w:rsidP="00D2482F">
            <w:pPr>
              <w:rPr>
                <w:sz w:val="20"/>
                <w:szCs w:val="20"/>
              </w:rPr>
            </w:pPr>
            <w:sdt>
              <w:sdtPr>
                <w:rPr>
                  <w:rStyle w:val="MainBodyStyle"/>
                  <w:sz w:val="20"/>
                  <w:szCs w:val="20"/>
                </w:rPr>
                <w:id w:val="69850284"/>
                <w:placeholder>
                  <w:docPart w:val="0A02ED3E0BE0FC458C4FEC25CE9BC551"/>
                </w:placeholder>
              </w:sdtPr>
              <w:sdtEndPr>
                <w:rPr>
                  <w:rStyle w:val="DefaultParagraphFont"/>
                  <w:color w:val="auto"/>
                </w:rPr>
              </w:sdtEndPr>
              <w:sdtContent>
                <w:r w:rsidR="009A57F3">
                  <w:rPr>
                    <w:rStyle w:val="MainBodyStyle"/>
                    <w:sz w:val="20"/>
                    <w:szCs w:val="20"/>
                  </w:rPr>
                  <w:t>Holistic Modeling of Future Transportation Energy Use</w:t>
                </w:r>
                <w:del w:id="20" w:author="Jadun, Paige" w:date="2025-02-04T09:22:00Z" w16du:dateUtc="2025-02-04T14:22:00Z">
                  <w:r w:rsidR="009A57F3" w:rsidDel="00317DE1">
                    <w:rPr>
                      <w:rStyle w:val="MainBodyStyle"/>
                      <w:sz w:val="20"/>
                      <w:szCs w:val="20"/>
                    </w:rPr>
                    <w:delText xml:space="preserve"> and Emissions</w:delText>
                  </w:r>
                </w:del>
              </w:sdtContent>
            </w:sdt>
          </w:p>
        </w:tc>
        <w:tc>
          <w:tcPr>
            <w:tcW w:w="2248" w:type="pct"/>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sdt>
            <w:sdtPr>
              <w:rPr>
                <w:rStyle w:val="MainBodyStyle"/>
                <w:rFonts w:eastAsiaTheme="minorHAnsi" w:cstheme="minorHAnsi"/>
                <w:sz w:val="18"/>
                <w:szCs w:val="18"/>
              </w:rPr>
              <w:id w:val="-988704084"/>
              <w:placeholder>
                <w:docPart w:val="F7479FA8A675C3419F466084066E2693"/>
              </w:placeholder>
            </w:sdtPr>
            <w:sdtEndPr>
              <w:rPr>
                <w:rStyle w:val="DefaultParagraphFont"/>
                <w:rFonts w:eastAsia="SimSun" w:cstheme="minorBidi"/>
                <w:color w:val="auto"/>
                <w:sz w:val="20"/>
                <w:szCs w:val="20"/>
              </w:rPr>
            </w:sdtEndPr>
            <w:sdtContent>
              <w:p w14:paraId="78F1E18B" w14:textId="77777777" w:rsidR="009A57F3" w:rsidRPr="004859D2" w:rsidRDefault="009A57F3" w:rsidP="004859D2">
                <w:pPr>
                  <w:pStyle w:val="paragraph"/>
                  <w:spacing w:before="0" w:after="0"/>
                  <w:textAlignment w:val="baseline"/>
                  <w:rPr>
                    <w:rFonts w:asciiTheme="minorHAnsi" w:hAnsiTheme="minorHAnsi" w:cstheme="minorHAnsi"/>
                    <w:sz w:val="16"/>
                    <w:szCs w:val="16"/>
                  </w:rPr>
                </w:pPr>
                <w:r w:rsidRPr="004859D2">
                  <w:rPr>
                    <w:rStyle w:val="normaltextrun"/>
                    <w:rFonts w:asciiTheme="minorHAnsi" w:eastAsiaTheme="majorEastAsia" w:hAnsiTheme="minorHAnsi" w:cstheme="minorHAnsi"/>
                    <w:sz w:val="20"/>
                    <w:szCs w:val="20"/>
                  </w:rPr>
                  <w:t xml:space="preserve">Implement TEMPO modeling enhancements and perform upkeep—including staff training, model maintenance, documentation, and data updates. Respond to VTO’s quick turnaround strategic requests and be available to run scenarios requiring alternative input assumptions, and produce key metrics, insights, and/or visualizations in a short timeframe. </w:t>
                </w:r>
                <w:proofErr w:type="gramStart"/>
                <w:r w:rsidRPr="004859D2">
                  <w:rPr>
                    <w:rStyle w:val="normaltextrun"/>
                    <w:rFonts w:asciiTheme="minorHAnsi" w:eastAsiaTheme="majorEastAsia" w:hAnsiTheme="minorHAnsi" w:cstheme="minorHAnsi"/>
                    <w:sz w:val="20"/>
                    <w:szCs w:val="20"/>
                  </w:rPr>
                  <w:t>Additionally</w:t>
                </w:r>
                <w:proofErr w:type="gramEnd"/>
                <w:r w:rsidRPr="004859D2">
                  <w:rPr>
                    <w:rStyle w:val="normaltextrun"/>
                    <w:rFonts w:asciiTheme="minorHAnsi" w:eastAsiaTheme="majorEastAsia" w:hAnsiTheme="minorHAnsi" w:cstheme="minorHAnsi"/>
                    <w:sz w:val="20"/>
                    <w:szCs w:val="20"/>
                  </w:rPr>
                  <w:t xml:space="preserve"> perform communication and project management, including engagement with the TEMPO steering committee and regular check-ins with DOE-VTO.</w:t>
                </w:r>
                <w:r w:rsidRPr="004859D2">
                  <w:rPr>
                    <w:rStyle w:val="eop"/>
                    <w:rFonts w:asciiTheme="minorHAnsi" w:eastAsiaTheme="majorEastAsia" w:hAnsiTheme="minorHAnsi" w:cstheme="minorHAnsi"/>
                    <w:sz w:val="20"/>
                    <w:szCs w:val="20"/>
                  </w:rPr>
                  <w:t> </w:t>
                </w:r>
              </w:p>
              <w:p w14:paraId="72668B7A" w14:textId="77777777" w:rsidR="009A57F3" w:rsidRPr="004859D2" w:rsidRDefault="009A57F3" w:rsidP="004859D2">
                <w:pPr>
                  <w:pStyle w:val="paragraph"/>
                  <w:spacing w:before="0" w:after="0"/>
                  <w:textAlignment w:val="baseline"/>
                  <w:rPr>
                    <w:rFonts w:asciiTheme="minorHAnsi" w:hAnsiTheme="minorHAnsi" w:cstheme="minorHAnsi"/>
                    <w:sz w:val="16"/>
                    <w:szCs w:val="16"/>
                  </w:rPr>
                </w:pPr>
                <w:r w:rsidRPr="004859D2">
                  <w:rPr>
                    <w:rStyle w:val="normaltextrun"/>
                    <w:rFonts w:asciiTheme="minorHAnsi" w:eastAsiaTheme="majorEastAsia" w:hAnsiTheme="minorHAnsi" w:cstheme="minorHAnsi"/>
                    <w:sz w:val="20"/>
                    <w:szCs w:val="20"/>
                  </w:rPr>
                  <w:t>Leads: Matteo Muratori and Paige Jadun</w:t>
                </w:r>
                <w:r w:rsidRPr="004859D2">
                  <w:rPr>
                    <w:rStyle w:val="eop"/>
                    <w:rFonts w:asciiTheme="minorHAnsi" w:eastAsiaTheme="majorEastAsia" w:hAnsiTheme="minorHAnsi" w:cstheme="minorHAnsi"/>
                    <w:sz w:val="20"/>
                    <w:szCs w:val="20"/>
                  </w:rPr>
                  <w:t> </w:t>
                </w:r>
              </w:p>
              <w:p w14:paraId="6301BC6E" w14:textId="77777777" w:rsidR="009A57F3" w:rsidRPr="004859D2" w:rsidRDefault="009A57F3" w:rsidP="004859D2">
                <w:pPr>
                  <w:pStyle w:val="paragraph"/>
                  <w:spacing w:before="0" w:beforeAutospacing="0" w:after="0" w:afterAutospacing="0"/>
                  <w:textAlignment w:val="baseline"/>
                  <w:rPr>
                    <w:rFonts w:asciiTheme="minorHAnsi" w:hAnsiTheme="minorHAnsi" w:cstheme="minorHAnsi"/>
                    <w:sz w:val="16"/>
                    <w:szCs w:val="16"/>
                  </w:rPr>
                </w:pPr>
                <w:r w:rsidRPr="004859D2">
                  <w:rPr>
                    <w:rStyle w:val="normaltextrun"/>
                    <w:rFonts w:asciiTheme="minorHAnsi" w:eastAsiaTheme="majorEastAsia" w:hAnsiTheme="minorHAnsi" w:cstheme="minorHAnsi"/>
                    <w:sz w:val="20"/>
                    <w:szCs w:val="20"/>
                  </w:rPr>
                  <w:t>Cross-project collaborations within VTO-Analysis:</w:t>
                </w:r>
                <w:r w:rsidRPr="004859D2">
                  <w:rPr>
                    <w:rStyle w:val="eop"/>
                    <w:rFonts w:asciiTheme="minorHAnsi" w:eastAsiaTheme="majorEastAsia" w:hAnsiTheme="minorHAnsi" w:cstheme="minorHAnsi"/>
                    <w:sz w:val="20"/>
                    <w:szCs w:val="20"/>
                  </w:rPr>
                  <w:t> </w:t>
                </w:r>
              </w:p>
              <w:p w14:paraId="54A6C491" w14:textId="4EB5A7D2" w:rsidR="009A57F3" w:rsidRPr="004859D2" w:rsidRDefault="009A57F3" w:rsidP="00731A71">
                <w:pPr>
                  <w:pStyle w:val="paragraph"/>
                  <w:numPr>
                    <w:ilvl w:val="0"/>
                    <w:numId w:val="15"/>
                  </w:numPr>
                  <w:spacing w:before="0" w:beforeAutospacing="0" w:after="0" w:afterAutospacing="0"/>
                  <w:ind w:left="735" w:firstLine="0"/>
                  <w:textAlignment w:val="baseline"/>
                  <w:rPr>
                    <w:rFonts w:asciiTheme="minorHAnsi" w:hAnsiTheme="minorHAnsi" w:cstheme="minorHAnsi"/>
                    <w:sz w:val="20"/>
                    <w:szCs w:val="20"/>
                  </w:rPr>
                </w:pPr>
                <w:r w:rsidRPr="004859D2">
                  <w:rPr>
                    <w:rStyle w:val="normaltextrun"/>
                    <w:rFonts w:asciiTheme="minorHAnsi" w:eastAsiaTheme="majorEastAsia" w:hAnsiTheme="minorHAnsi" w:cstheme="minorHAnsi"/>
                    <w:sz w:val="20"/>
                    <w:szCs w:val="20"/>
                  </w:rPr>
                  <w:t xml:space="preserve">Ensure alignment, consistency and leverage capabilities with “Managing Increased Electric Vehicle Shares on </w:t>
                </w:r>
                <w:del w:id="21" w:author="Jadun, Paige" w:date="2025-02-04T09:21:00Z" w16du:dateUtc="2025-02-04T14:21:00Z">
                  <w:r w:rsidRPr="004859D2" w:rsidDel="00317DE1">
                    <w:rPr>
                      <w:rStyle w:val="normaltextrun"/>
                      <w:rFonts w:asciiTheme="minorHAnsi" w:eastAsiaTheme="majorEastAsia" w:hAnsiTheme="minorHAnsi" w:cstheme="minorHAnsi"/>
                      <w:sz w:val="20"/>
                      <w:szCs w:val="20"/>
                    </w:rPr>
                    <w:delText xml:space="preserve">Decarbonized </w:delText>
                  </w:r>
                </w:del>
                <w:r w:rsidRPr="004859D2">
                  <w:rPr>
                    <w:rStyle w:val="normaltextrun"/>
                    <w:rFonts w:asciiTheme="minorHAnsi" w:eastAsiaTheme="majorEastAsia" w:hAnsiTheme="minorHAnsi" w:cstheme="minorHAnsi"/>
                    <w:sz w:val="20"/>
                    <w:szCs w:val="20"/>
                  </w:rPr>
                  <w:t>Bulk Power Systems” at NREL</w:t>
                </w:r>
                <w:r w:rsidRPr="004859D2">
                  <w:rPr>
                    <w:rStyle w:val="eop"/>
                    <w:rFonts w:asciiTheme="minorHAnsi" w:eastAsiaTheme="majorEastAsia" w:hAnsiTheme="minorHAnsi" w:cstheme="minorHAnsi"/>
                    <w:sz w:val="20"/>
                    <w:szCs w:val="20"/>
                  </w:rPr>
                  <w:t> </w:t>
                </w:r>
              </w:p>
              <w:p w14:paraId="1CCFCB24" w14:textId="36206CB6" w:rsidR="009A57F3" w:rsidRPr="004859D2" w:rsidRDefault="009A57F3" w:rsidP="00731A71">
                <w:pPr>
                  <w:pStyle w:val="paragraph"/>
                  <w:numPr>
                    <w:ilvl w:val="0"/>
                    <w:numId w:val="15"/>
                  </w:numPr>
                  <w:spacing w:before="0" w:beforeAutospacing="0" w:after="0" w:afterAutospacing="0"/>
                  <w:ind w:left="735" w:firstLine="0"/>
                  <w:textAlignment w:val="baseline"/>
                  <w:rPr>
                    <w:rFonts w:asciiTheme="minorHAnsi" w:hAnsiTheme="minorHAnsi" w:cstheme="minorHAnsi"/>
                    <w:sz w:val="20"/>
                    <w:szCs w:val="20"/>
                  </w:rPr>
                </w:pPr>
                <w:r w:rsidRPr="004859D2">
                  <w:rPr>
                    <w:rStyle w:val="normaltextrun"/>
                    <w:rFonts w:asciiTheme="minorHAnsi" w:eastAsiaTheme="majorEastAsia" w:hAnsiTheme="minorHAnsi" w:cstheme="minorHAnsi"/>
                    <w:sz w:val="20"/>
                    <w:szCs w:val="20"/>
                  </w:rPr>
                  <w:lastRenderedPageBreak/>
                  <w:t>Ensure alignment, consistency and leverage capabilities with “Assessing Opportunities for Travel Demand</w:t>
                </w:r>
                <w:del w:id="22" w:author="Jadun, Paige" w:date="2025-02-04T09:21:00Z" w16du:dateUtc="2025-02-04T14:21:00Z">
                  <w:r w:rsidRPr="004859D2" w:rsidDel="00317DE1">
                    <w:rPr>
                      <w:rStyle w:val="normaltextrun"/>
                      <w:rFonts w:asciiTheme="minorHAnsi" w:eastAsiaTheme="majorEastAsia" w:hAnsiTheme="minorHAnsi" w:cstheme="minorHAnsi"/>
                      <w:sz w:val="20"/>
                      <w:szCs w:val="20"/>
                    </w:rPr>
                    <w:delText xml:space="preserve"> Management in the Context of Decarbonization and Equity</w:delText>
                  </w:r>
                </w:del>
                <w:r w:rsidRPr="004859D2">
                  <w:rPr>
                    <w:rStyle w:val="normaltextrun"/>
                    <w:rFonts w:asciiTheme="minorHAnsi" w:eastAsiaTheme="majorEastAsia" w:hAnsiTheme="minorHAnsi" w:cstheme="minorHAnsi"/>
                    <w:sz w:val="20"/>
                    <w:szCs w:val="20"/>
                  </w:rPr>
                  <w:t>” at NREL</w:t>
                </w:r>
                <w:r w:rsidRPr="004859D2">
                  <w:rPr>
                    <w:rStyle w:val="eop"/>
                    <w:rFonts w:asciiTheme="minorHAnsi" w:eastAsiaTheme="majorEastAsia" w:hAnsiTheme="minorHAnsi" w:cstheme="minorHAnsi"/>
                    <w:sz w:val="20"/>
                    <w:szCs w:val="20"/>
                  </w:rPr>
                  <w:t> </w:t>
                </w:r>
              </w:p>
              <w:p w14:paraId="6AB0DD19" w14:textId="77777777" w:rsidR="009A57F3" w:rsidRPr="004859D2" w:rsidRDefault="009A57F3" w:rsidP="00731A71">
                <w:pPr>
                  <w:pStyle w:val="paragraph"/>
                  <w:numPr>
                    <w:ilvl w:val="0"/>
                    <w:numId w:val="15"/>
                  </w:numPr>
                  <w:spacing w:before="0" w:beforeAutospacing="0" w:after="0" w:afterAutospacing="0"/>
                  <w:ind w:left="735" w:firstLine="0"/>
                  <w:textAlignment w:val="baseline"/>
                  <w:rPr>
                    <w:rFonts w:asciiTheme="minorHAnsi" w:hAnsiTheme="minorHAnsi" w:cstheme="minorHAnsi"/>
                    <w:sz w:val="20"/>
                    <w:szCs w:val="20"/>
                  </w:rPr>
                </w:pPr>
                <w:r w:rsidRPr="004859D2">
                  <w:rPr>
                    <w:rStyle w:val="normaltextrun"/>
                    <w:rFonts w:asciiTheme="minorHAnsi" w:eastAsiaTheme="majorEastAsia" w:hAnsiTheme="minorHAnsi" w:cstheme="minorHAnsi"/>
                    <w:sz w:val="20"/>
                    <w:szCs w:val="20"/>
                  </w:rPr>
                  <w:t>Ensure alignment, consistency and leverage capabilities with “Enhancing the EVI-X National Framework to Address Emerging Questions on Charging Infrastructure Deployment” at NREL</w:t>
                </w:r>
                <w:r w:rsidRPr="004859D2">
                  <w:rPr>
                    <w:rStyle w:val="eop"/>
                    <w:rFonts w:asciiTheme="minorHAnsi" w:eastAsiaTheme="majorEastAsia" w:hAnsiTheme="minorHAnsi" w:cstheme="minorHAnsi"/>
                    <w:sz w:val="20"/>
                    <w:szCs w:val="20"/>
                  </w:rPr>
                  <w:t> </w:t>
                </w:r>
              </w:p>
              <w:p w14:paraId="1E1EEAB1" w14:textId="77777777" w:rsidR="009A57F3" w:rsidRPr="004859D2" w:rsidRDefault="009A57F3" w:rsidP="00731A71">
                <w:pPr>
                  <w:pStyle w:val="paragraph"/>
                  <w:numPr>
                    <w:ilvl w:val="0"/>
                    <w:numId w:val="15"/>
                  </w:numPr>
                  <w:spacing w:before="0" w:beforeAutospacing="0" w:after="0" w:afterAutospacing="0"/>
                  <w:ind w:left="735" w:firstLine="0"/>
                  <w:textAlignment w:val="baseline"/>
                  <w:rPr>
                    <w:rFonts w:asciiTheme="minorHAnsi" w:hAnsiTheme="minorHAnsi" w:cstheme="minorHAnsi"/>
                    <w:sz w:val="20"/>
                    <w:szCs w:val="20"/>
                  </w:rPr>
                </w:pPr>
                <w:r w:rsidRPr="004859D2">
                  <w:rPr>
                    <w:rStyle w:val="normaltextrun"/>
                    <w:rFonts w:asciiTheme="minorHAnsi" w:eastAsiaTheme="majorEastAsia" w:hAnsiTheme="minorHAnsi" w:cstheme="minorHAnsi"/>
                    <w:sz w:val="20"/>
                    <w:szCs w:val="20"/>
                  </w:rPr>
                  <w:t>Coordinate with “Applied Vehicle Modeling and Simulation” at ANL to jointly develop scenarios of EV adoption and leverage TEMPO to estimate stock turnover, energy use, emissions, and other implications</w:t>
                </w:r>
                <w:r w:rsidRPr="004859D2">
                  <w:rPr>
                    <w:rStyle w:val="eop"/>
                    <w:rFonts w:asciiTheme="minorHAnsi" w:eastAsiaTheme="majorEastAsia" w:hAnsiTheme="minorHAnsi" w:cstheme="minorHAnsi"/>
                    <w:sz w:val="20"/>
                    <w:szCs w:val="20"/>
                  </w:rPr>
                  <w:t> </w:t>
                </w:r>
              </w:p>
              <w:p w14:paraId="5089F39A" w14:textId="560417C5" w:rsidR="00317DE1" w:rsidRPr="00317DE1" w:rsidDel="00317DE1" w:rsidRDefault="009A57F3" w:rsidP="00317DE1">
                <w:pPr>
                  <w:pStyle w:val="paragraph"/>
                  <w:numPr>
                    <w:ilvl w:val="0"/>
                    <w:numId w:val="15"/>
                  </w:numPr>
                  <w:spacing w:before="0" w:beforeAutospacing="0" w:after="0" w:afterAutospacing="0"/>
                  <w:ind w:left="735" w:firstLine="0"/>
                  <w:textAlignment w:val="baseline"/>
                  <w:rPr>
                    <w:del w:id="23" w:author="Jadun, Paige" w:date="2025-02-04T09:23:00Z" w16du:dateUtc="2025-02-04T14:23:00Z"/>
                    <w:rFonts w:asciiTheme="minorHAnsi" w:hAnsiTheme="minorHAnsi" w:cstheme="minorHAnsi"/>
                    <w:sz w:val="20"/>
                    <w:szCs w:val="20"/>
                  </w:rPr>
                </w:pPr>
                <w:r w:rsidRPr="00317DE1">
                  <w:rPr>
                    <w:rStyle w:val="normaltextrun"/>
                    <w:rFonts w:asciiTheme="minorHAnsi" w:eastAsiaTheme="majorEastAsia" w:hAnsiTheme="minorHAnsi" w:cstheme="minorHAnsi"/>
                    <w:sz w:val="20"/>
                    <w:szCs w:val="20"/>
                  </w:rPr>
                  <w:t>Coordinate as applicable (per VTO directions) with “Energy, Emissions, and Environmental Modeling of Vehicle/Fuel Technologies with the GREET Life-Cycle Analysis Model” at ANL</w:t>
                </w:r>
                <w:r w:rsidRPr="00317DE1">
                  <w:rPr>
                    <w:rStyle w:val="eop"/>
                    <w:rFonts w:asciiTheme="minorHAnsi" w:eastAsiaTheme="majorEastAsia" w:hAnsiTheme="minorHAnsi" w:cstheme="minorHAnsi"/>
                    <w:sz w:val="20"/>
                    <w:szCs w:val="20"/>
                  </w:rPr>
                  <w:t> </w:t>
                </w:r>
              </w:p>
              <w:p w14:paraId="5A219061" w14:textId="77777777" w:rsidR="009A57F3" w:rsidRPr="00C437A5" w:rsidRDefault="00000000" w:rsidP="00D2482F">
                <w:pPr>
                  <w:rPr>
                    <w:sz w:val="20"/>
                    <w:szCs w:val="20"/>
                  </w:rPr>
                </w:pPr>
              </w:p>
            </w:sdtContent>
          </w:sdt>
        </w:tc>
        <w:tc>
          <w:tcPr>
            <w:tcW w:w="542" w:type="pct"/>
            <w:tcBorders>
              <w:top w:val="single" w:sz="1" w:space="0" w:color="000000"/>
              <w:left w:val="single" w:sz="1" w:space="0" w:color="000000"/>
              <w:bottom w:val="single" w:sz="1" w:space="0" w:color="000000"/>
              <w:right w:val="single" w:sz="1" w:space="0" w:color="000000"/>
            </w:tcBorders>
          </w:tcPr>
          <w:p w14:paraId="54ACACEF" w14:textId="267BAA97" w:rsidR="009A57F3" w:rsidRPr="00D2482F" w:rsidRDefault="009A57F3" w:rsidP="00D2482F">
            <w:pPr>
              <w:jc w:val="right"/>
              <w:rPr>
                <w:color w:val="000000"/>
                <w:sz w:val="20"/>
                <w:szCs w:val="20"/>
              </w:rPr>
            </w:pPr>
            <w:r>
              <w:rPr>
                <w:rStyle w:val="MainBodyStyle"/>
                <w:sz w:val="20"/>
                <w:szCs w:val="20"/>
              </w:rPr>
              <w:lastRenderedPageBreak/>
              <w:t>$</w:t>
            </w:r>
            <w:sdt>
              <w:sdtPr>
                <w:rPr>
                  <w:rStyle w:val="MainBodyStyle"/>
                  <w:sz w:val="20"/>
                  <w:szCs w:val="20"/>
                </w:rPr>
                <w:id w:val="-1456784067"/>
                <w:placeholder>
                  <w:docPart w:val="255FF730E24DD7419036BE2CCA5C9D2A"/>
                </w:placeholder>
              </w:sdtPr>
              <w:sdtEndPr>
                <w:rPr>
                  <w:rStyle w:val="DefaultParagraphFont"/>
                  <w:color w:val="auto"/>
                </w:rPr>
              </w:sdtEndPr>
              <w:sdtContent>
                <w:del w:id="24" w:author="Jadun, Paige" w:date="2024-09-10T09:51:00Z" w16du:dateUtc="2024-09-10T13:51:00Z">
                  <w:r w:rsidDel="000B0AF7">
                    <w:rPr>
                      <w:rStyle w:val="MainBodyStyle"/>
                      <w:sz w:val="20"/>
                      <w:szCs w:val="20"/>
                    </w:rPr>
                    <w:delText>500</w:delText>
                  </w:r>
                </w:del>
                <w:ins w:id="25" w:author="Jadun, Paige" w:date="2024-09-10T09:51:00Z" w16du:dateUtc="2024-09-10T13:51:00Z">
                  <w:r w:rsidR="000B0AF7">
                    <w:rPr>
                      <w:rStyle w:val="MainBodyStyle"/>
                      <w:sz w:val="20"/>
                      <w:szCs w:val="20"/>
                    </w:rPr>
                    <w:t>53</w:t>
                  </w:r>
                </w:ins>
                <w:ins w:id="26" w:author="Jadun, Paige" w:date="2024-09-10T09:52:00Z" w16du:dateUtc="2024-09-10T13:52:00Z">
                  <w:r w:rsidR="000B0AF7">
                    <w:rPr>
                      <w:rStyle w:val="MainBodyStyle"/>
                      <w:sz w:val="20"/>
                      <w:szCs w:val="20"/>
                    </w:rPr>
                    <w:t>5</w:t>
                  </w:r>
                </w:ins>
                <w:r>
                  <w:rPr>
                    <w:rStyle w:val="MainBodyStyle"/>
                    <w:sz w:val="20"/>
                    <w:szCs w:val="20"/>
                  </w:rPr>
                  <w:t>,000</w:t>
                </w:r>
              </w:sdtContent>
            </w:sdt>
          </w:p>
        </w:tc>
        <w:tc>
          <w:tcPr>
            <w:tcW w:w="543" w:type="pct"/>
            <w:tcBorders>
              <w:top w:val="single" w:sz="1" w:space="0" w:color="000000"/>
              <w:left w:val="single" w:sz="1" w:space="0" w:color="000000"/>
              <w:bottom w:val="single" w:sz="1" w:space="0" w:color="000000"/>
              <w:right w:val="single" w:sz="1" w:space="0" w:color="000000"/>
            </w:tcBorders>
          </w:tcPr>
          <w:p w14:paraId="7F73228A" w14:textId="695F98CE" w:rsidR="009A57F3" w:rsidRPr="00D2482F" w:rsidRDefault="009A57F3" w:rsidP="00D2482F">
            <w:pPr>
              <w:jc w:val="right"/>
              <w:rPr>
                <w:color w:val="000000"/>
                <w:sz w:val="20"/>
                <w:szCs w:val="20"/>
              </w:rPr>
            </w:pPr>
            <w:r>
              <w:rPr>
                <w:rStyle w:val="MainBodyStyle"/>
              </w:rPr>
              <w:t>$</w:t>
            </w:r>
            <w:r>
              <w:rPr>
                <w:rStyle w:val="MainBodyStyle"/>
                <w:sz w:val="20"/>
                <w:szCs w:val="20"/>
              </w:rPr>
              <w:t xml:space="preserve"> </w:t>
            </w:r>
            <w:sdt>
              <w:sdtPr>
                <w:rPr>
                  <w:rStyle w:val="MainBodyStyle"/>
                  <w:sz w:val="20"/>
                  <w:szCs w:val="20"/>
                </w:rPr>
                <w:id w:val="991214309"/>
                <w:placeholder>
                  <w:docPart w:val="0C81EF982ADA644B8928F589A7BF7417"/>
                </w:placeholder>
              </w:sdtPr>
              <w:sdtEndPr>
                <w:rPr>
                  <w:rStyle w:val="DefaultParagraphFont"/>
                  <w:color w:val="auto"/>
                </w:rPr>
              </w:sdtEndPr>
              <w:sdtContent>
                <w:ins w:id="27" w:author="Jadun, Paige" w:date="2024-09-10T09:50:00Z" w16du:dateUtc="2024-09-10T13:50:00Z">
                  <w:r w:rsidR="000B0AF7">
                    <w:rPr>
                      <w:rStyle w:val="MainBodyStyle"/>
                      <w:sz w:val="20"/>
                      <w:szCs w:val="20"/>
                    </w:rPr>
                    <w:t>1</w:t>
                  </w:r>
                </w:ins>
                <w:ins w:id="28" w:author="Jadun, Paige" w:date="2024-09-10T09:51:00Z" w16du:dateUtc="2024-09-10T13:51:00Z">
                  <w:r w:rsidR="000B0AF7">
                    <w:rPr>
                      <w:rStyle w:val="MainBodyStyle"/>
                      <w:sz w:val="20"/>
                      <w:szCs w:val="20"/>
                    </w:rPr>
                    <w:t>00,000</w:t>
                  </w:r>
                </w:ins>
              </w:sdtContent>
            </w:sdt>
          </w:p>
        </w:tc>
        <w:tc>
          <w:tcPr>
            <w:tcW w:w="540" w:type="pct"/>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p w14:paraId="7F01008A" w14:textId="77777777" w:rsidR="009A57F3" w:rsidRPr="00D2482F" w:rsidRDefault="009A57F3" w:rsidP="00D2482F">
            <w:pPr>
              <w:jc w:val="right"/>
              <w:rPr>
                <w:color w:val="000000"/>
                <w:sz w:val="20"/>
                <w:szCs w:val="20"/>
              </w:rPr>
            </w:pPr>
            <w:r>
              <w:rPr>
                <w:rStyle w:val="MainBodyStyle"/>
                <w:sz w:val="20"/>
                <w:szCs w:val="20"/>
              </w:rPr>
              <w:t xml:space="preserve">$ </w:t>
            </w:r>
            <w:sdt>
              <w:sdtPr>
                <w:rPr>
                  <w:rStyle w:val="MainBodyStyle"/>
                  <w:sz w:val="20"/>
                  <w:szCs w:val="20"/>
                </w:rPr>
                <w:id w:val="1813142281"/>
                <w:placeholder>
                  <w:docPart w:val="3C8943D60ADA4043B9F83B15893C1402"/>
                </w:placeholder>
                <w:showingPlcHdr/>
              </w:sdtPr>
              <w:sdtEndPr>
                <w:rPr>
                  <w:rStyle w:val="DefaultParagraphFont"/>
                  <w:color w:val="auto"/>
                </w:rPr>
              </w:sdtEndPr>
              <w:sdtContent>
                <w:r>
                  <w:rPr>
                    <w:rStyle w:val="PlaceholderText"/>
                  </w:rPr>
                  <w:t>Enter Cost</w:t>
                </w:r>
              </w:sdtContent>
            </w:sdt>
          </w:p>
        </w:tc>
      </w:tr>
      <w:tr w:rsidR="009A57F3" w:rsidRPr="00D2482F" w14:paraId="4CB52985" w14:textId="77777777" w:rsidTr="00D2482F">
        <w:tc>
          <w:tcPr>
            <w:tcW w:w="1127" w:type="pct"/>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p w14:paraId="6A5D71B6" w14:textId="737AF14F" w:rsidR="009A57F3" w:rsidRPr="00D2482F" w:rsidRDefault="00000000" w:rsidP="00D2482F">
            <w:pPr>
              <w:rPr>
                <w:sz w:val="20"/>
                <w:szCs w:val="20"/>
              </w:rPr>
            </w:pPr>
            <w:sdt>
              <w:sdtPr>
                <w:rPr>
                  <w:rStyle w:val="MainBodyStyle"/>
                  <w:sz w:val="20"/>
                  <w:szCs w:val="20"/>
                </w:rPr>
                <w:id w:val="-209571742"/>
                <w:placeholder>
                  <w:docPart w:val="6C1873A5394E4701B8476B1038FD60BC"/>
                </w:placeholder>
              </w:sdtPr>
              <w:sdtEndPr>
                <w:rPr>
                  <w:rStyle w:val="DefaultParagraphFont"/>
                  <w:color w:val="auto"/>
                </w:rPr>
              </w:sdtEndPr>
              <w:sdtContent>
                <w:r w:rsidR="001371D5" w:rsidRPr="001371D5">
                  <w:rPr>
                    <w:rStyle w:val="MainBodyStyle"/>
                    <w:sz w:val="20"/>
                    <w:szCs w:val="20"/>
                  </w:rPr>
                  <w:t>Used Vehicle Market</w:t>
                </w:r>
              </w:sdtContent>
            </w:sdt>
          </w:p>
        </w:tc>
        <w:tc>
          <w:tcPr>
            <w:tcW w:w="2248" w:type="pct"/>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p w14:paraId="1DE049F5" w14:textId="5942C872" w:rsidR="009A57F3" w:rsidRPr="00C437A5" w:rsidRDefault="00000000" w:rsidP="00D2482F">
            <w:pPr>
              <w:rPr>
                <w:sz w:val="20"/>
                <w:szCs w:val="20"/>
              </w:rPr>
            </w:pPr>
            <w:sdt>
              <w:sdtPr>
                <w:rPr>
                  <w:rStyle w:val="MainBodyStyle"/>
                  <w:sz w:val="20"/>
                  <w:szCs w:val="20"/>
                </w:rPr>
                <w:id w:val="1867021121"/>
                <w:placeholder>
                  <w:docPart w:val="059F674C06914419ABA2A8D4E8D338E6"/>
                </w:placeholder>
              </w:sdtPr>
              <w:sdtEndPr>
                <w:rPr>
                  <w:rStyle w:val="DefaultParagraphFont"/>
                  <w:color w:val="auto"/>
                </w:rPr>
              </w:sdtEndPr>
              <w:sdtContent>
                <w:r w:rsidR="006E10C4" w:rsidRPr="006E10C4">
                  <w:rPr>
                    <w:rStyle w:val="MainBodyStyle"/>
                    <w:sz w:val="20"/>
                    <w:szCs w:val="20"/>
                  </w:rPr>
                  <w:t>Process and analyze LDV vehicle registration data to develop regional survival statistics and analyses, in collaboration with Ruixiao Sun at ORNL and David Greene and Benjamin Leard at University of Tennessee – Knoxville. Test and implement regional LDV survival curves developed in this project to represent the used vehicle market and explore implications on overall stock modeling, subnational – national result consistency, and applicable analyses</w:t>
                </w:r>
                <w:r w:rsidR="00B10E5F">
                  <w:rPr>
                    <w:rStyle w:val="MainBodyStyle"/>
                    <w:sz w:val="20"/>
                    <w:szCs w:val="20"/>
                  </w:rPr>
                  <w:t xml:space="preserve"> e.g. </w:t>
                </w:r>
                <w:r w:rsidR="006E10C4" w:rsidRPr="006E10C4">
                  <w:rPr>
                    <w:rStyle w:val="MainBodyStyle"/>
                    <w:sz w:val="20"/>
                    <w:szCs w:val="20"/>
                  </w:rPr>
                  <w:t xml:space="preserve"> technology adoption </w:t>
                </w:r>
                <w:del w:id="29" w:author="Jadun, Paige" w:date="2025-02-03T15:00:00Z" w16du:dateUtc="2025-02-03T20:00:00Z">
                  <w:r w:rsidR="006E10C4" w:rsidRPr="006E10C4" w:rsidDel="00E02465">
                    <w:rPr>
                      <w:rStyle w:val="MainBodyStyle"/>
                      <w:sz w:val="20"/>
                      <w:szCs w:val="20"/>
                    </w:rPr>
                    <w:delText xml:space="preserve">equity </w:delText>
                  </w:r>
                </w:del>
                <w:ins w:id="30" w:author="Jadun, Paige" w:date="2025-02-03T15:00:00Z" w16du:dateUtc="2025-02-03T20:00:00Z">
                  <w:r w:rsidR="00E02465">
                    <w:rPr>
                      <w:rStyle w:val="MainBodyStyle"/>
                      <w:sz w:val="20"/>
                      <w:szCs w:val="20"/>
                    </w:rPr>
                    <w:t>implications across households</w:t>
                  </w:r>
                  <w:r w:rsidR="00E02465" w:rsidRPr="006E10C4">
                    <w:rPr>
                      <w:rStyle w:val="MainBodyStyle"/>
                      <w:sz w:val="20"/>
                      <w:szCs w:val="20"/>
                    </w:rPr>
                    <w:t xml:space="preserve"> </w:t>
                  </w:r>
                </w:ins>
                <w:r w:rsidR="006E10C4" w:rsidRPr="006E10C4">
                  <w:rPr>
                    <w:rStyle w:val="MainBodyStyle"/>
                    <w:sz w:val="20"/>
                    <w:szCs w:val="20"/>
                  </w:rPr>
                  <w:t>enabled by these modeling upgrades.</w:t>
                </w:r>
              </w:sdtContent>
            </w:sdt>
          </w:p>
        </w:tc>
        <w:tc>
          <w:tcPr>
            <w:tcW w:w="542" w:type="pct"/>
            <w:tcBorders>
              <w:top w:val="single" w:sz="1" w:space="0" w:color="000000"/>
              <w:left w:val="single" w:sz="1" w:space="0" w:color="000000"/>
              <w:bottom w:val="single" w:sz="1" w:space="0" w:color="000000"/>
              <w:right w:val="single" w:sz="1" w:space="0" w:color="000000"/>
            </w:tcBorders>
          </w:tcPr>
          <w:p w14:paraId="4081F2A0" w14:textId="0C27437C" w:rsidR="009A57F3" w:rsidRPr="00D2482F" w:rsidRDefault="00223528" w:rsidP="00D2482F">
            <w:pPr>
              <w:jc w:val="right"/>
              <w:rPr>
                <w:color w:val="000000"/>
                <w:sz w:val="20"/>
                <w:szCs w:val="20"/>
              </w:rPr>
            </w:pPr>
            <w:ins w:id="31" w:author="Yip, Arthur" w:date="2024-08-27T11:32:00Z" w16du:dateUtc="2024-08-27T17:32:00Z">
              <w:r>
                <w:rPr>
                  <w:rStyle w:val="MainBodyStyle"/>
                  <w:sz w:val="20"/>
                  <w:szCs w:val="20"/>
                </w:rPr>
                <w:t>$</w:t>
              </w:r>
            </w:ins>
            <w:del w:id="32" w:author="Yip, Arthur" w:date="2024-08-27T11:32:00Z" w16du:dateUtc="2024-08-27T17:32:00Z">
              <w:r w:rsidR="009A57F3" w:rsidDel="00223528">
                <w:rPr>
                  <w:rStyle w:val="MainBodyStyle"/>
                  <w:sz w:val="20"/>
                  <w:szCs w:val="20"/>
                </w:rPr>
                <w:delText>$</w:delText>
              </w:r>
            </w:del>
            <w:customXmlDelRangeStart w:id="33" w:author="Yip, Arthur" w:date="2024-08-27T11:32:00Z"/>
            <w:sdt>
              <w:sdtPr>
                <w:rPr>
                  <w:rStyle w:val="MainBodyStyle"/>
                  <w:sz w:val="20"/>
                  <w:szCs w:val="20"/>
                </w:rPr>
                <w:id w:val="-1173184661"/>
                <w:placeholder>
                  <w:docPart w:val="5CDF9E792C944B1E84019B66D9A1DC5C"/>
                </w:placeholder>
              </w:sdtPr>
              <w:sdtEndPr>
                <w:rPr>
                  <w:rStyle w:val="DefaultParagraphFont"/>
                  <w:color w:val="auto"/>
                </w:rPr>
              </w:sdtEndPr>
              <w:sdtContent>
                <w:customXmlDelRangeEnd w:id="33"/>
                <w:del w:id="34" w:author="Yip, Arthur" w:date="2024-08-27T11:32:00Z" w16du:dateUtc="2024-08-27T17:32:00Z">
                  <w:r w:rsidR="006E10C4" w:rsidDel="00223528">
                    <w:rPr>
                      <w:rStyle w:val="MainBodyStyle"/>
                      <w:sz w:val="20"/>
                      <w:szCs w:val="20"/>
                    </w:rPr>
                    <w:delText>75,000</w:delText>
                  </w:r>
                </w:del>
                <w:customXmlDelRangeStart w:id="35" w:author="Yip, Arthur" w:date="2024-08-27T11:32:00Z"/>
              </w:sdtContent>
            </w:sdt>
            <w:customXmlDelRangeEnd w:id="35"/>
            <w:ins w:id="36" w:author="Yip, Arthur" w:date="2024-08-27T11:32:00Z" w16du:dateUtc="2024-08-27T17:32:00Z">
              <w:del w:id="37" w:author="Jadun, Paige" w:date="2024-09-10T15:32:00Z" w16du:dateUtc="2024-09-10T19:32:00Z">
                <w:r w:rsidDel="004B6B77">
                  <w:rPr>
                    <w:rStyle w:val="MainBodyStyle"/>
                  </w:rPr>
                  <w:delText>0</w:delText>
                </w:r>
              </w:del>
            </w:ins>
            <w:ins w:id="38" w:author="Jadun, Paige" w:date="2024-09-10T15:32:00Z" w16du:dateUtc="2024-09-10T19:32:00Z">
              <w:r w:rsidR="004B6B77">
                <w:rPr>
                  <w:rStyle w:val="MainBodyStyle"/>
                </w:rPr>
                <w:t>55,000</w:t>
              </w:r>
            </w:ins>
          </w:p>
        </w:tc>
        <w:tc>
          <w:tcPr>
            <w:tcW w:w="543" w:type="pct"/>
            <w:tcBorders>
              <w:top w:val="single" w:sz="1" w:space="0" w:color="000000"/>
              <w:left w:val="single" w:sz="1" w:space="0" w:color="000000"/>
              <w:bottom w:val="single" w:sz="1" w:space="0" w:color="000000"/>
              <w:right w:val="single" w:sz="1" w:space="0" w:color="000000"/>
            </w:tcBorders>
          </w:tcPr>
          <w:p w14:paraId="5445CDEC" w14:textId="77777777" w:rsidR="009A57F3" w:rsidRPr="00D2482F" w:rsidRDefault="009A57F3" w:rsidP="00D2482F">
            <w:pPr>
              <w:jc w:val="right"/>
              <w:rPr>
                <w:color w:val="000000"/>
                <w:sz w:val="20"/>
                <w:szCs w:val="20"/>
              </w:rPr>
            </w:pPr>
            <w:r>
              <w:rPr>
                <w:rStyle w:val="MainBodyStyle"/>
                <w:sz w:val="20"/>
                <w:szCs w:val="20"/>
              </w:rPr>
              <w:t>$</w:t>
            </w:r>
            <w:sdt>
              <w:sdtPr>
                <w:rPr>
                  <w:rStyle w:val="MainBodyStyle"/>
                  <w:sz w:val="20"/>
                  <w:szCs w:val="20"/>
                </w:rPr>
                <w:id w:val="898711923"/>
                <w:placeholder>
                  <w:docPart w:val="2273FB2B3DBA83469E1EFFB6F3224039"/>
                </w:placeholder>
                <w:showingPlcHdr/>
              </w:sdtPr>
              <w:sdtEndPr>
                <w:rPr>
                  <w:rStyle w:val="DefaultParagraphFont"/>
                  <w:color w:val="auto"/>
                </w:rPr>
              </w:sdtEndPr>
              <w:sdtContent>
                <w:r>
                  <w:rPr>
                    <w:rStyle w:val="PlaceholderText"/>
                  </w:rPr>
                  <w:t>Enter Cost</w:t>
                </w:r>
              </w:sdtContent>
            </w:sdt>
          </w:p>
        </w:tc>
        <w:tc>
          <w:tcPr>
            <w:tcW w:w="540" w:type="pct"/>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p w14:paraId="14F9C2DC" w14:textId="77777777" w:rsidR="009A57F3" w:rsidRPr="00D2482F" w:rsidRDefault="009A57F3" w:rsidP="00D2482F">
            <w:pPr>
              <w:jc w:val="right"/>
              <w:rPr>
                <w:color w:val="000000"/>
                <w:sz w:val="20"/>
                <w:szCs w:val="20"/>
              </w:rPr>
            </w:pPr>
            <w:r>
              <w:rPr>
                <w:rStyle w:val="MainBodyStyle"/>
                <w:sz w:val="20"/>
                <w:szCs w:val="20"/>
              </w:rPr>
              <w:t>$</w:t>
            </w:r>
            <w:sdt>
              <w:sdtPr>
                <w:rPr>
                  <w:rStyle w:val="MainBodyStyle"/>
                  <w:sz w:val="20"/>
                  <w:szCs w:val="20"/>
                </w:rPr>
                <w:id w:val="619346292"/>
                <w:placeholder>
                  <w:docPart w:val="9B79A7FAE7BE8E49A812A81992A4715E"/>
                </w:placeholder>
                <w:showingPlcHdr/>
              </w:sdtPr>
              <w:sdtEndPr>
                <w:rPr>
                  <w:rStyle w:val="DefaultParagraphFont"/>
                  <w:color w:val="auto"/>
                </w:rPr>
              </w:sdtEndPr>
              <w:sdtContent>
                <w:r>
                  <w:rPr>
                    <w:rStyle w:val="PlaceholderText"/>
                  </w:rPr>
                  <w:t>Enter Cost</w:t>
                </w:r>
              </w:sdtContent>
            </w:sdt>
          </w:p>
        </w:tc>
      </w:tr>
    </w:tbl>
    <w:p w14:paraId="2A1DA0B8" w14:textId="77777777" w:rsidR="009A57F3" w:rsidRDefault="009A57F3"/>
    <w:p w14:paraId="4DAB814B" w14:textId="3E7C1583" w:rsidR="009A57F3" w:rsidRDefault="009A57F3">
      <w:r w:rsidRPr="00731A71">
        <w:rPr>
          <w:b/>
          <w:bCs/>
        </w:rPr>
        <w:t>Task 1</w:t>
      </w:r>
      <w:proofErr w:type="gramStart"/>
      <w:r w:rsidR="00C575D9" w:rsidRPr="00731A71">
        <w:rPr>
          <w:b/>
          <w:bCs/>
        </w:rPr>
        <w:t xml:space="preserve">: </w:t>
      </w:r>
      <w:r w:rsidRPr="00731A71">
        <w:rPr>
          <w:b/>
          <w:bCs/>
        </w:rPr>
        <w:t xml:space="preserve"> </w:t>
      </w:r>
      <w:r w:rsidR="00C575D9" w:rsidRPr="00731A71">
        <w:rPr>
          <w:b/>
          <w:bCs/>
        </w:rPr>
        <w:t>Holistic</w:t>
      </w:r>
      <w:proofErr w:type="gramEnd"/>
      <w:r w:rsidR="00C575D9" w:rsidRPr="00731A71">
        <w:rPr>
          <w:b/>
          <w:bCs/>
        </w:rPr>
        <w:t xml:space="preserve"> Modeling of Future Transportation Energy Use</w:t>
      </w:r>
      <w:del w:id="39" w:author="Jadun, Paige" w:date="2025-02-04T09:23:00Z" w16du:dateUtc="2025-02-04T14:23:00Z">
        <w:r w:rsidR="00C575D9" w:rsidRPr="00731A71" w:rsidDel="00317DE1">
          <w:rPr>
            <w:b/>
            <w:bCs/>
          </w:rPr>
          <w:delText xml:space="preserve"> and Emissions</w:delText>
        </w:r>
      </w:del>
    </w:p>
    <w:p w14:paraId="02AB81F1" w14:textId="24238CE7" w:rsidR="00A83A6A" w:rsidRDefault="00A83A6A" w:rsidP="005736AC">
      <w:r w:rsidRPr="00A83A6A">
        <w:t xml:space="preserve">Transportation is the largest source of </w:t>
      </w:r>
      <w:del w:id="40" w:author="Jadun, Paige" w:date="2025-02-04T09:24:00Z" w16du:dateUtc="2025-02-04T14:24:00Z">
        <w:r w:rsidRPr="00A83A6A" w:rsidDel="00317DE1">
          <w:delText>greenhouse gas (GHG) emissions</w:delText>
        </w:r>
      </w:del>
      <w:ins w:id="41" w:author="Jadun, Paige" w:date="2025-02-04T09:24:00Z" w16du:dateUtc="2025-02-04T14:24:00Z">
        <w:r w:rsidR="00317DE1">
          <w:t>energy use</w:t>
        </w:r>
      </w:ins>
      <w:r w:rsidRPr="00A83A6A">
        <w:t xml:space="preserve"> </w:t>
      </w:r>
      <w:ins w:id="42" w:author="Jadun, Paige" w:date="2025-02-04T09:25:00Z" w16du:dateUtc="2025-02-04T14:25:00Z">
        <w:r w:rsidR="00317DE1">
          <w:t xml:space="preserve">across end-use sectors </w:t>
        </w:r>
      </w:ins>
      <w:r w:rsidRPr="00A83A6A">
        <w:t xml:space="preserve">in the United States and </w:t>
      </w:r>
      <w:del w:id="43" w:author="Jadun, Paige" w:date="2025-02-04T09:28:00Z" w16du:dateUtc="2025-02-04T14:28:00Z">
        <w:r w:rsidRPr="00A83A6A" w:rsidDel="00317DE1">
          <w:delText xml:space="preserve">is largely responsible for the criteria pollutants that disproportionately </w:delText>
        </w:r>
        <w:r w:rsidRPr="00A83A6A" w:rsidDel="00317DE1">
          <w:lastRenderedPageBreak/>
          <w:delText>impact disadvantaged commun</w:delText>
        </w:r>
      </w:del>
      <w:ins w:id="44" w:author="Jadun, Paige" w:date="2025-02-04T09:28:00Z" w16du:dateUtc="2025-02-04T14:28:00Z">
        <w:r w:rsidR="00317DE1">
          <w:t>the second largest household expense</w:t>
        </w:r>
      </w:ins>
      <w:del w:id="45" w:author="Jadun, Paige" w:date="2025-02-04T09:28:00Z" w16du:dateUtc="2025-02-04T14:28:00Z">
        <w:r w:rsidRPr="00A83A6A" w:rsidDel="00317DE1">
          <w:delText>ities</w:delText>
        </w:r>
      </w:del>
      <w:r w:rsidRPr="00A83A6A">
        <w:t>.</w:t>
      </w:r>
      <w:del w:id="46" w:author="Jadun, Paige" w:date="2025-02-04T09:28:00Z" w16du:dateUtc="2025-02-04T14:28:00Z">
        <w:r w:rsidRPr="00A83A6A" w:rsidDel="00317DE1">
          <w:delText>1</w:delText>
        </w:r>
      </w:del>
      <w:r w:rsidRPr="00A83A6A">
        <w:t xml:space="preserve"> </w:t>
      </w:r>
      <w:ins w:id="47" w:author="Jadun, Paige" w:date="2025-02-04T09:29:00Z" w16du:dateUtc="2025-02-04T14:29:00Z">
        <w:r w:rsidR="00317DE1">
          <w:t xml:space="preserve">At the same time, the transportation system is rapidly changing, driven by advancements in vehicle and fuel technologies, new mobility options and business models, and evolving consumer preferences. </w:t>
        </w:r>
      </w:ins>
      <w:del w:id="48" w:author="Jadun, Paige" w:date="2025-02-04T09:30:00Z" w16du:dateUtc="2025-02-04T14:30:00Z">
        <w:r w:rsidRPr="00A83A6A" w:rsidDel="00317DE1">
          <w:delText xml:space="preserve">Achieving economy-wide net-zero emissions will require a major transformation of passenger and freight transportation systems across all travel modes and will involve a plethora of solutions including vehicle/fuel technologies that leverage clean energy sources like sustainable biofuels, clean hydrogen, and electricity, mobility and behavior changes, and policies. </w:delText>
        </w:r>
      </w:del>
      <w:r w:rsidRPr="00A83A6A">
        <w:t xml:space="preserve">Rigorous and comprehensive analysis tools are critical to </w:t>
      </w:r>
      <w:del w:id="49" w:author="Jadun, Paige" w:date="2025-02-04T09:30:00Z" w16du:dateUtc="2025-02-04T14:30:00Z">
        <w:r w:rsidRPr="00A83A6A" w:rsidDel="00317DE1">
          <w:delText>inform decisions to achieve long-term goals</w:delText>
        </w:r>
      </w:del>
      <w:ins w:id="50" w:author="Jadun, Paige" w:date="2025-02-04T09:30:00Z" w16du:dateUtc="2025-02-04T14:30:00Z">
        <w:r w:rsidR="00317DE1">
          <w:t xml:space="preserve">understand the implications of </w:t>
        </w:r>
        <w:r w:rsidR="0038719A">
          <w:t xml:space="preserve">potential </w:t>
        </w:r>
        <w:r w:rsidR="00317DE1">
          <w:t xml:space="preserve">future </w:t>
        </w:r>
        <w:proofErr w:type="spellStart"/>
        <w:r w:rsidR="00317DE1">
          <w:t>transistions</w:t>
        </w:r>
      </w:ins>
      <w:proofErr w:type="spellEnd"/>
      <w:r w:rsidRPr="00A83A6A">
        <w:t xml:space="preserve">. Modeling tools can be used to develop scenarios of technology adoption and simulate market dynamics for various communities to ultimately estimate energy use and emissions across the transportation sector as well as implications for the larger energy system. </w:t>
      </w:r>
    </w:p>
    <w:p w14:paraId="47ADA840" w14:textId="5D42617C" w:rsidR="00DC13F9" w:rsidRDefault="00DC13F9" w:rsidP="005736AC">
      <w:r w:rsidRPr="00DC13F9">
        <w:t xml:space="preserve">This </w:t>
      </w:r>
      <w:r>
        <w:t>task</w:t>
      </w:r>
      <w:r w:rsidRPr="00DC13F9">
        <w:t xml:space="preserve"> will marshal the world-class resources and expertise of a multi-disciplinary team at the National Renewable Energy Laboratory (NREL) to maintain, update, and enhance NREL’s Transportation Energy &amp; Mobility Pathway Options (TEMPO) model so that it may continue to provide valuable insights to VTO and other stakeholders through rapid answers to timely questions as they</w:t>
      </w:r>
      <w:r>
        <w:t xml:space="preserve"> </w:t>
      </w:r>
      <w:r w:rsidR="00B35052">
        <w:t>arise</w:t>
      </w:r>
      <w:r w:rsidRPr="00DC13F9">
        <w:t>.</w:t>
      </w:r>
    </w:p>
    <w:p w14:paraId="23CE3FCD" w14:textId="3DF95338" w:rsidR="005736AC" w:rsidRDefault="00DC13F9" w:rsidP="005736AC">
      <w:r>
        <w:t>Specifically, t</w:t>
      </w:r>
      <w:r w:rsidR="005736AC">
        <w:t xml:space="preserve">his task </w:t>
      </w:r>
      <w:r w:rsidR="002156C1">
        <w:t>includes</w:t>
      </w:r>
      <w:r w:rsidR="005736AC">
        <w:t xml:space="preserve"> maintain</w:t>
      </w:r>
      <w:r w:rsidR="002156C1">
        <w:t>ing</w:t>
      </w:r>
      <w:r w:rsidR="005736AC">
        <w:t xml:space="preserve"> and continu</w:t>
      </w:r>
      <w:r w:rsidR="002156C1">
        <w:t>ing</w:t>
      </w:r>
      <w:r w:rsidR="005736AC">
        <w:t xml:space="preserve"> development of NREL’s TEMPO model. The transportation and energy modeling landscapes are rapidly changing, requiring the continuous development of tools to tackle new research questions as they arise. To address these challenges, the </w:t>
      </w:r>
      <w:r w:rsidR="002156C1">
        <w:t>objectives of this task are</w:t>
      </w:r>
      <w:r w:rsidR="005736AC">
        <w:t>:</w:t>
      </w:r>
    </w:p>
    <w:p w14:paraId="3A7270F7" w14:textId="1176A7BE" w:rsidR="005736AC" w:rsidRDefault="005736AC" w:rsidP="00731A71">
      <w:pPr>
        <w:ind w:left="720"/>
      </w:pPr>
      <w:r>
        <w:t xml:space="preserve">1. Capability building and model enhancements: The team will continue to innovate and enhance the TEMPO model through the refinement of existing elements, addition of new capabilities (e.g., include aspects not currently modeled endogenously in TEMPO), and by ensuring the model can answer relevant questions as they arise over the next three years. The enhancements will be informed by the TEMPO steering committee and prioritized by VTO to identify areas of more immediate relevance and ensure that the model is able </w:t>
      </w:r>
      <w:proofErr w:type="gramStart"/>
      <w:r>
        <w:t>address</w:t>
      </w:r>
      <w:proofErr w:type="gramEnd"/>
      <w:r>
        <w:t xml:space="preserve"> critical questions. This project will develop </w:t>
      </w:r>
      <w:proofErr w:type="gramStart"/>
      <w:r>
        <w:t>the modeling</w:t>
      </w:r>
      <w:proofErr w:type="gramEnd"/>
      <w:r>
        <w:t xml:space="preserve"> capabilities to quickly perform analysis on pressing topics of interest to DOE, further enabling TEMPO to be leveraged in future analysis efforts.</w:t>
      </w:r>
    </w:p>
    <w:p w14:paraId="5364973C" w14:textId="77777777" w:rsidR="005736AC" w:rsidRDefault="005736AC" w:rsidP="00731A71">
      <w:pPr>
        <w:ind w:left="720"/>
      </w:pPr>
      <w:r>
        <w:t xml:space="preserve">2. Model upkeep: The team will maintain a functional and up-to-date TEMPO modeling capability at NREL, train staff (including interns) to run the model and interpret model </w:t>
      </w:r>
      <w:proofErr w:type="gramStart"/>
      <w:r>
        <w:t>results, and</w:t>
      </w:r>
      <w:proofErr w:type="gramEnd"/>
      <w:r>
        <w:t xml:space="preserve"> update inputs to reflect the most recent trends and best available data.</w:t>
      </w:r>
    </w:p>
    <w:p w14:paraId="550ABB07" w14:textId="77777777" w:rsidR="005736AC" w:rsidRDefault="005736AC" w:rsidP="00731A71">
      <w:pPr>
        <w:ind w:left="720"/>
      </w:pPr>
      <w:r>
        <w:t>3. Respond to quick-turnaround strategic requests: The team will respond to urgent analysis requests from VTO as they arise over time, such as quickly generating vehicle adoption scenarios to estimate sales, stock, energy use and emissions under differing assumptions, that can be answered with simple runs (TEMPO models national level scenarios in a few hours, and multiple scenarios can be run simultaneously utilizing NREL’s High Performance Computing [HPC] capabilities).</w:t>
      </w:r>
    </w:p>
    <w:p w14:paraId="75E3205A" w14:textId="17B5DA68" w:rsidR="00C575D9" w:rsidRDefault="005736AC" w:rsidP="005736AC">
      <w:r>
        <w:t>This support will further cement TEMPO’s positioning as a best-in-class transportation modeling tool, contribute to the modeling and analysis state-of-the-art, and allow DOE to answer critical questions on the future evolution of the transportation sector.</w:t>
      </w:r>
    </w:p>
    <w:p w14:paraId="478BFAE7" w14:textId="77777777" w:rsidR="009A57F3" w:rsidRDefault="009A57F3"/>
    <w:p w14:paraId="4BB5C2E0" w14:textId="402E703F" w:rsidR="00AC11CC" w:rsidRDefault="009A57F3" w:rsidP="00AC11CC">
      <w:pPr>
        <w:spacing w:after="120"/>
        <w:rPr>
          <w:rFonts w:ascii="Aptos" w:hAnsi="Aptos"/>
          <w:color w:val="242424"/>
        </w:rPr>
      </w:pPr>
      <w:r w:rsidRPr="00731A71">
        <w:rPr>
          <w:b/>
        </w:rPr>
        <w:t>Task 2</w:t>
      </w:r>
      <w:r w:rsidR="00AC11CC" w:rsidRPr="00731A71">
        <w:rPr>
          <w:b/>
          <w:bCs/>
        </w:rPr>
        <w:t>: Used Vehicle Market</w:t>
      </w:r>
      <w:r w:rsidR="00B35052">
        <w:rPr>
          <w:b/>
          <w:bCs/>
        </w:rPr>
        <w:t xml:space="preserve"> </w:t>
      </w:r>
      <w:r w:rsidR="00AC11CC">
        <w:rPr>
          <w:bdr w:val="none" w:sz="0" w:space="0" w:color="auto" w:frame="1"/>
        </w:rPr>
        <w:t xml:space="preserve">The ability to model used vehicle markets is becoming more and more important, especially to assess </w:t>
      </w:r>
      <w:del w:id="51" w:author="Jadun, Paige" w:date="2025-02-03T15:02:00Z" w16du:dateUtc="2025-02-03T20:02:00Z">
        <w:r w:rsidR="00AC11CC" w:rsidDel="00B56FCA">
          <w:rPr>
            <w:bdr w:val="none" w:sz="0" w:space="0" w:color="auto" w:frame="1"/>
          </w:rPr>
          <w:delText>equity implications of decarbonization pathways</w:delText>
        </w:r>
      </w:del>
      <w:ins w:id="52" w:author="Jadun, Paige" w:date="2025-02-03T15:02:00Z" w16du:dateUtc="2025-02-03T20:02:00Z">
        <w:r w:rsidR="00B56FCA">
          <w:rPr>
            <w:bdr w:val="none" w:sz="0" w:space="0" w:color="auto" w:frame="1"/>
          </w:rPr>
          <w:t xml:space="preserve">varying impacts </w:t>
        </w:r>
      </w:ins>
      <w:ins w:id="53" w:author="Jadun, Paige" w:date="2025-02-03T15:03:00Z" w16du:dateUtc="2025-02-03T20:03:00Z">
        <w:r w:rsidR="006E45E8">
          <w:rPr>
            <w:bdr w:val="none" w:sz="0" w:space="0" w:color="auto" w:frame="1"/>
          </w:rPr>
          <w:t xml:space="preserve">of alternative </w:t>
        </w:r>
        <w:r w:rsidR="00B00683">
          <w:rPr>
            <w:bdr w:val="none" w:sz="0" w:space="0" w:color="auto" w:frame="1"/>
          </w:rPr>
          <w:t>t</w:t>
        </w:r>
        <w:r w:rsidR="006E45E8">
          <w:rPr>
            <w:bdr w:val="none" w:sz="0" w:space="0" w:color="auto" w:frame="1"/>
          </w:rPr>
          <w:t xml:space="preserve">echnology adoption scenarios </w:t>
        </w:r>
        <w:r w:rsidR="00B00683">
          <w:rPr>
            <w:bdr w:val="none" w:sz="0" w:space="0" w:color="auto" w:frame="1"/>
          </w:rPr>
          <w:t>across</w:t>
        </w:r>
      </w:ins>
      <w:ins w:id="54" w:author="Jadun, Paige" w:date="2025-02-03T15:02:00Z" w16du:dateUtc="2025-02-03T20:02:00Z">
        <w:r w:rsidR="00B56FCA">
          <w:rPr>
            <w:bdr w:val="none" w:sz="0" w:space="0" w:color="auto" w:frame="1"/>
          </w:rPr>
          <w:t xml:space="preserve"> consumers</w:t>
        </w:r>
      </w:ins>
      <w:r w:rsidR="00AC11CC">
        <w:rPr>
          <w:bdr w:val="none" w:sz="0" w:space="0" w:color="auto" w:frame="1"/>
        </w:rPr>
        <w:t xml:space="preserve"> (e.g., estimate costs and benefits for different segments of the population). Funded by VTAP, ORNL is developing key modeling and analysis capabilities in this space, in collaboration with David Greene and Benjamin Leard at the University of Tennessee – Knoxville (UTK). NREL has data and resources to offer that the ORNL team has requested, particularly the vehicle registration data from Experian, and we are interested in supporting ORNL and in ensuring that we can implement the methodology in TEMPO.</w:t>
      </w:r>
    </w:p>
    <w:p w14:paraId="1701DEA0" w14:textId="605D0B8C" w:rsidR="00AC11CC" w:rsidRDefault="00AC11CC" w:rsidP="00AC11CC">
      <w:pPr>
        <w:spacing w:after="120"/>
        <w:rPr>
          <w:rFonts w:ascii="Aptos" w:hAnsi="Aptos"/>
          <w:color w:val="242424"/>
        </w:rPr>
      </w:pPr>
      <w:r>
        <w:rPr>
          <w:bdr w:val="none" w:sz="0" w:space="0" w:color="auto" w:frame="1"/>
        </w:rPr>
        <w:t>Because the </w:t>
      </w:r>
      <w:r>
        <w:rPr>
          <w:bdr w:val="none" w:sz="0" w:space="0" w:color="auto" w:frame="1"/>
          <w:shd w:val="clear" w:color="auto" w:fill="FFFFFF"/>
        </w:rPr>
        <w:t>Experian LDV registration data is under license to NREL, the requested data must be processed and analyzed into a data product and approved for sharing. The work outlined here includes the planning, negotiation, and execution of that analysis. The core data product to be exchanged between NREL and ORNL/UTK will be LDV </w:t>
      </w:r>
      <w:r>
        <w:rPr>
          <w:bdr w:val="none" w:sz="0" w:space="0" w:color="auto" w:frame="1"/>
        </w:rPr>
        <w:t xml:space="preserve">survival rates, by state, vehicle type, and powertrain type, for </w:t>
      </w:r>
      <w:r w:rsidR="00CC140E">
        <w:rPr>
          <w:bdr w:val="none" w:sz="0" w:space="0" w:color="auto" w:frame="1"/>
        </w:rPr>
        <w:t>multiple pairs of years, including at least 2022-2023, 2021-2022, 2018-2019, and potentially data for other historical year pairs.</w:t>
      </w:r>
    </w:p>
    <w:p w14:paraId="3DC6577F" w14:textId="77777777" w:rsidR="00AC11CC" w:rsidRDefault="00AC11CC" w:rsidP="00AC11CC">
      <w:pPr>
        <w:spacing w:after="120"/>
        <w:rPr>
          <w:rFonts w:ascii="Aptos" w:hAnsi="Aptos"/>
          <w:color w:val="242424"/>
        </w:rPr>
      </w:pPr>
      <w:r>
        <w:rPr>
          <w:bdr w:val="none" w:sz="0" w:space="0" w:color="auto" w:frame="1"/>
        </w:rPr>
        <w:t>Additional analysis will include statistics related to survival by state (and county, where data resolution allows), vehicle type, and powertrain type, including age distributions and % stock as new sales (insights on turnover/longevity), and characterization of expected data features and anomalies of interest (e.g. deviations from average or national), such as the age, transfer, and survival of leased vehicles of age 2-4 years, and electric vehicles. Comparisons will be made to EIA's methodology on their version of regional survival statistics and how they are implementing them in the next NEMS/AEO. The NREL team will also implement </w:t>
      </w:r>
      <w:r>
        <w:rPr>
          <w:bdr w:val="none" w:sz="0" w:space="0" w:color="auto" w:frame="1"/>
          <w:shd w:val="clear" w:color="auto" w:fill="FFFFFF"/>
        </w:rPr>
        <w:t>the regional LDV survival curves developed in this project in TEMPO to represent the used vehicle market and explore implications.</w:t>
      </w:r>
    </w:p>
    <w:p w14:paraId="135D1433" w14:textId="77777777" w:rsidR="009A57F3" w:rsidRDefault="009A57F3"/>
    <w:p w14:paraId="1A7ADE03" w14:textId="77777777" w:rsidR="009A57F3" w:rsidRDefault="009A57F3">
      <w:pPr>
        <w:pBdr>
          <w:bottom w:val="single" w:sz="1" w:space="1" w:color="DBE5F1"/>
        </w:pBdr>
        <w:spacing w:before="240" w:after="240"/>
      </w:pPr>
      <w:r>
        <w:rPr>
          <w:b/>
          <w:color w:val="365F92"/>
          <w:sz w:val="24"/>
        </w:rPr>
        <w:t>Subcontractors</w:t>
      </w:r>
    </w:p>
    <w:p w14:paraId="76A3CC30" w14:textId="77777777" w:rsidR="009A57F3" w:rsidRDefault="009A57F3">
      <w:pPr>
        <w:rPr>
          <w:i/>
          <w:color w:val="C45911" w:themeColor="accent2" w:themeShade="BF"/>
          <w:sz w:val="20"/>
          <w:szCs w:val="20"/>
        </w:rPr>
      </w:pPr>
      <w:r w:rsidRPr="00154951">
        <w:rPr>
          <w:i/>
          <w:color w:val="C45911" w:themeColor="accent2" w:themeShade="BF"/>
          <w:sz w:val="20"/>
          <w:szCs w:val="20"/>
        </w:rPr>
        <w:t>The purpose of this page is to identif</w:t>
      </w:r>
      <w:r>
        <w:rPr>
          <w:i/>
          <w:color w:val="C45911" w:themeColor="accent2" w:themeShade="BF"/>
          <w:sz w:val="20"/>
          <w:szCs w:val="20"/>
        </w:rPr>
        <w:t xml:space="preserve">y and document any </w:t>
      </w:r>
      <w:r w:rsidRPr="00154951">
        <w:rPr>
          <w:i/>
          <w:color w:val="C45911" w:themeColor="accent2" w:themeShade="BF"/>
          <w:sz w:val="20"/>
          <w:szCs w:val="20"/>
        </w:rPr>
        <w:t>subcontractors that are associated with the AOP project.</w:t>
      </w:r>
      <w:r w:rsidRPr="00340BB6">
        <w:t xml:space="preserve"> </w:t>
      </w:r>
      <w:r w:rsidRPr="00340BB6">
        <w:rPr>
          <w:i/>
          <w:color w:val="C45911" w:themeColor="accent2" w:themeShade="BF"/>
          <w:sz w:val="20"/>
          <w:szCs w:val="20"/>
        </w:rPr>
        <w:t xml:space="preserve">Note: Planned Cost amounts provided in this AOP write up are </w:t>
      </w:r>
      <w:r w:rsidRPr="008233E0">
        <w:rPr>
          <w:i/>
          <w:color w:val="C45911" w:themeColor="accent2" w:themeShade="BF"/>
          <w:sz w:val="20"/>
          <w:szCs w:val="20"/>
        </w:rPr>
        <w:t>initial</w:t>
      </w:r>
      <w:r w:rsidRPr="00340BB6">
        <w:rPr>
          <w:i/>
          <w:color w:val="C45911" w:themeColor="accent2" w:themeShade="BF"/>
          <w:sz w:val="20"/>
          <w:szCs w:val="20"/>
        </w:rPr>
        <w:t xml:space="preserve"> estimates and final cost plans will be submitted </w:t>
      </w:r>
      <w:proofErr w:type="gramStart"/>
      <w:r w:rsidRPr="00340BB6">
        <w:rPr>
          <w:i/>
          <w:color w:val="C45911" w:themeColor="accent2" w:themeShade="BF"/>
          <w:sz w:val="20"/>
          <w:szCs w:val="20"/>
        </w:rPr>
        <w:t>into</w:t>
      </w:r>
      <w:proofErr w:type="gramEnd"/>
      <w:r w:rsidRPr="00340BB6">
        <w:rPr>
          <w:i/>
          <w:color w:val="C45911" w:themeColor="accent2" w:themeShade="BF"/>
          <w:sz w:val="20"/>
          <w:szCs w:val="20"/>
        </w:rPr>
        <w:t xml:space="preserve"> the EERE AOP SharePoint site.</w:t>
      </w:r>
    </w:p>
    <w:p w14:paraId="04DD4900" w14:textId="77777777" w:rsidR="009A57F3" w:rsidRPr="00CE3101" w:rsidRDefault="009A57F3">
      <w:pPr>
        <w:rPr>
          <w:b/>
          <w:bCs/>
          <w:i/>
          <w:iCs/>
        </w:rPr>
      </w:pPr>
      <w:r w:rsidRPr="00A445C8">
        <w:rPr>
          <w:b/>
          <w:bCs/>
          <w:i/>
          <w:iCs/>
        </w:rPr>
        <w:t>Add a Subcontractor</w:t>
      </w:r>
    </w:p>
    <w:tbl>
      <w:tblPr>
        <w:tblW w:w="5000" w:type="pct"/>
        <w:tblLook w:val="04A0" w:firstRow="1" w:lastRow="0" w:firstColumn="1" w:lastColumn="0" w:noHBand="0" w:noVBand="1"/>
      </w:tblPr>
      <w:tblGrid>
        <w:gridCol w:w="1061"/>
        <w:gridCol w:w="2165"/>
        <w:gridCol w:w="935"/>
        <w:gridCol w:w="656"/>
        <w:gridCol w:w="781"/>
        <w:gridCol w:w="877"/>
        <w:gridCol w:w="961"/>
        <w:gridCol w:w="961"/>
        <w:gridCol w:w="961"/>
      </w:tblGrid>
      <w:tr w:rsidR="009A57F3" w:rsidRPr="00154951" w14:paraId="77D950F2" w14:textId="77777777" w:rsidTr="000D4819">
        <w:trPr>
          <w:tblHeader/>
        </w:trPr>
        <w:tc>
          <w:tcPr>
            <w:tcW w:w="576" w:type="pct"/>
            <w:tcBorders>
              <w:top w:val="single" w:sz="1" w:space="0" w:color="000000"/>
              <w:left w:val="single" w:sz="1" w:space="0" w:color="000000"/>
              <w:bottom w:val="single" w:sz="1" w:space="0" w:color="000000"/>
              <w:right w:val="single" w:sz="1" w:space="0" w:color="000000"/>
            </w:tcBorders>
            <w:shd w:val="clear" w:color="auto" w:fill="1F497D"/>
            <w:tcMar>
              <w:top w:w="60" w:type="dxa"/>
              <w:left w:w="60" w:type="dxa"/>
              <w:bottom w:w="60" w:type="dxa"/>
              <w:right w:w="60" w:type="dxa"/>
            </w:tcMar>
            <w:vAlign w:val="center"/>
          </w:tcPr>
          <w:p w14:paraId="38462658" w14:textId="77777777" w:rsidR="009A57F3" w:rsidRPr="00154951" w:rsidRDefault="009A57F3" w:rsidP="0018221F">
            <w:pPr>
              <w:jc w:val="center"/>
              <w:rPr>
                <w:rFonts w:ascii="Calibri" w:eastAsia="Calibri" w:hAnsi="Calibri" w:cs="Times New Roman"/>
                <w:b/>
                <w:color w:val="FFFFFF"/>
              </w:rPr>
            </w:pPr>
            <w:r>
              <w:rPr>
                <w:rFonts w:ascii="Calibri" w:eastAsia="Calibri" w:hAnsi="Calibri" w:cs="Times New Roman"/>
                <w:b/>
                <w:color w:val="FFFFFF"/>
              </w:rPr>
              <w:t xml:space="preserve">Performer Org </w:t>
            </w:r>
            <w:r w:rsidRPr="00154951">
              <w:rPr>
                <w:rFonts w:ascii="Calibri" w:eastAsia="Calibri" w:hAnsi="Calibri" w:cs="Times New Roman"/>
                <w:b/>
                <w:color w:val="FFFFFF"/>
              </w:rPr>
              <w:t>Name</w:t>
            </w:r>
            <w:r w:rsidRPr="00023EDF">
              <w:rPr>
                <w:rFonts w:ascii="Calibri" w:eastAsia="Calibri" w:hAnsi="Calibri" w:cs="Times New Roman"/>
                <w:b/>
                <w:color w:val="FF0000"/>
              </w:rPr>
              <w:t>*</w:t>
            </w:r>
          </w:p>
        </w:tc>
        <w:tc>
          <w:tcPr>
            <w:tcW w:w="1244" w:type="pct"/>
            <w:tcBorders>
              <w:top w:val="single" w:sz="1" w:space="0" w:color="000000"/>
              <w:left w:val="single" w:sz="1" w:space="0" w:color="000000"/>
              <w:bottom w:val="single" w:sz="1" w:space="0" w:color="000000"/>
              <w:right w:val="single" w:sz="1" w:space="0" w:color="000000"/>
            </w:tcBorders>
            <w:shd w:val="clear" w:color="auto" w:fill="1F497D"/>
            <w:tcMar>
              <w:top w:w="60" w:type="dxa"/>
              <w:left w:w="60" w:type="dxa"/>
              <w:bottom w:w="60" w:type="dxa"/>
              <w:right w:w="60" w:type="dxa"/>
            </w:tcMar>
            <w:vAlign w:val="center"/>
          </w:tcPr>
          <w:p w14:paraId="7639D149" w14:textId="77777777" w:rsidR="009A57F3" w:rsidRPr="00154951" w:rsidRDefault="009A57F3" w:rsidP="0018221F">
            <w:pPr>
              <w:jc w:val="center"/>
              <w:rPr>
                <w:rFonts w:ascii="Calibri" w:eastAsia="Calibri" w:hAnsi="Calibri" w:cs="Times New Roman"/>
              </w:rPr>
            </w:pPr>
            <w:r w:rsidRPr="00154951">
              <w:rPr>
                <w:rFonts w:ascii="Calibri" w:eastAsia="Calibri" w:hAnsi="Calibri" w:cs="Times New Roman"/>
                <w:b/>
                <w:color w:val="FFFFFF"/>
              </w:rPr>
              <w:t>Responsibility</w:t>
            </w:r>
          </w:p>
        </w:tc>
        <w:tc>
          <w:tcPr>
            <w:tcW w:w="551" w:type="pct"/>
            <w:tcBorders>
              <w:top w:val="single" w:sz="1" w:space="0" w:color="000000"/>
              <w:left w:val="single" w:sz="1" w:space="0" w:color="000000"/>
              <w:bottom w:val="single" w:sz="1" w:space="0" w:color="000000"/>
              <w:right w:val="single" w:sz="1" w:space="0" w:color="000000"/>
            </w:tcBorders>
            <w:shd w:val="clear" w:color="auto" w:fill="1F497D"/>
            <w:tcMar>
              <w:top w:w="60" w:type="dxa"/>
              <w:left w:w="60" w:type="dxa"/>
              <w:bottom w:w="60" w:type="dxa"/>
              <w:right w:w="60" w:type="dxa"/>
            </w:tcMar>
            <w:vAlign w:val="center"/>
          </w:tcPr>
          <w:p w14:paraId="231EDD20" w14:textId="77777777" w:rsidR="009A57F3" w:rsidRDefault="009A57F3" w:rsidP="00C118BD">
            <w:pPr>
              <w:spacing w:after="0"/>
              <w:jc w:val="center"/>
              <w:rPr>
                <w:rFonts w:ascii="Calibri" w:eastAsia="Calibri" w:hAnsi="Calibri" w:cs="Times New Roman"/>
                <w:b/>
                <w:color w:val="FFFFFF"/>
              </w:rPr>
            </w:pPr>
            <w:r>
              <w:rPr>
                <w:rFonts w:ascii="Calibri" w:eastAsia="Calibri" w:hAnsi="Calibri" w:cs="Times New Roman"/>
                <w:b/>
                <w:color w:val="FFFFFF"/>
              </w:rPr>
              <w:t xml:space="preserve">Sub </w:t>
            </w:r>
          </w:p>
          <w:p w14:paraId="7215D4FC" w14:textId="77777777" w:rsidR="009A57F3" w:rsidRPr="00154951" w:rsidRDefault="009A57F3" w:rsidP="0018221F">
            <w:pPr>
              <w:jc w:val="center"/>
              <w:rPr>
                <w:rFonts w:ascii="Calibri" w:eastAsia="Calibri" w:hAnsi="Calibri" w:cs="Times New Roman"/>
              </w:rPr>
            </w:pPr>
            <w:r w:rsidRPr="00154951">
              <w:rPr>
                <w:rFonts w:ascii="Calibri" w:eastAsia="Calibri" w:hAnsi="Calibri" w:cs="Times New Roman"/>
                <w:b/>
                <w:color w:val="FFFFFF"/>
              </w:rPr>
              <w:t>Type</w:t>
            </w:r>
            <w:r w:rsidRPr="00023EDF">
              <w:rPr>
                <w:rFonts w:ascii="Calibri" w:eastAsia="Calibri" w:hAnsi="Calibri" w:cs="Times New Roman"/>
                <w:b/>
                <w:color w:val="FF0000"/>
              </w:rPr>
              <w:t>*</w:t>
            </w:r>
          </w:p>
        </w:tc>
        <w:tc>
          <w:tcPr>
            <w:tcW w:w="402" w:type="pct"/>
            <w:tcBorders>
              <w:top w:val="single" w:sz="1" w:space="0" w:color="000000"/>
              <w:left w:val="single" w:sz="1" w:space="0" w:color="000000"/>
              <w:bottom w:val="single" w:sz="1" w:space="0" w:color="000000"/>
              <w:right w:val="single" w:sz="1" w:space="0" w:color="000000"/>
            </w:tcBorders>
            <w:shd w:val="clear" w:color="auto" w:fill="1F497D"/>
          </w:tcPr>
          <w:p w14:paraId="4A98C8DF" w14:textId="77777777" w:rsidR="009A57F3" w:rsidRDefault="009A57F3" w:rsidP="00C118BD">
            <w:pPr>
              <w:spacing w:after="0"/>
              <w:jc w:val="center"/>
              <w:rPr>
                <w:rFonts w:ascii="Calibri" w:eastAsia="Calibri" w:hAnsi="Calibri" w:cs="Times New Roman"/>
                <w:b/>
                <w:color w:val="FFFFFF"/>
              </w:rPr>
            </w:pPr>
          </w:p>
          <w:p w14:paraId="625F00A1" w14:textId="77777777" w:rsidR="009A57F3" w:rsidRPr="00154951" w:rsidRDefault="009A57F3" w:rsidP="00C118BD">
            <w:pPr>
              <w:spacing w:after="0"/>
              <w:jc w:val="center"/>
              <w:rPr>
                <w:rFonts w:ascii="Calibri" w:eastAsia="Calibri" w:hAnsi="Calibri" w:cs="Times New Roman"/>
                <w:b/>
                <w:color w:val="FFFFFF"/>
              </w:rPr>
            </w:pPr>
            <w:r>
              <w:rPr>
                <w:rFonts w:ascii="Calibri" w:eastAsia="Calibri" w:hAnsi="Calibri" w:cs="Times New Roman"/>
                <w:b/>
                <w:color w:val="FFFFFF"/>
              </w:rPr>
              <w:t>Sub ID</w:t>
            </w:r>
          </w:p>
        </w:tc>
        <w:tc>
          <w:tcPr>
            <w:tcW w:w="402" w:type="pct"/>
            <w:tcBorders>
              <w:top w:val="single" w:sz="1" w:space="0" w:color="000000"/>
              <w:left w:val="single" w:sz="1" w:space="0" w:color="000000"/>
              <w:bottom w:val="single" w:sz="1" w:space="0" w:color="000000"/>
              <w:right w:val="single" w:sz="1" w:space="0" w:color="000000"/>
            </w:tcBorders>
            <w:shd w:val="clear" w:color="auto" w:fill="1F497D"/>
            <w:tcMar>
              <w:top w:w="60" w:type="dxa"/>
              <w:left w:w="60" w:type="dxa"/>
              <w:bottom w:w="60" w:type="dxa"/>
              <w:right w:w="60" w:type="dxa"/>
            </w:tcMar>
            <w:vAlign w:val="center"/>
          </w:tcPr>
          <w:p w14:paraId="71A816B9" w14:textId="77777777" w:rsidR="009A57F3" w:rsidRDefault="009A57F3" w:rsidP="00C118BD">
            <w:pPr>
              <w:spacing w:after="0"/>
              <w:jc w:val="center"/>
              <w:rPr>
                <w:rFonts w:ascii="Calibri" w:eastAsia="Calibri" w:hAnsi="Calibri" w:cs="Times New Roman"/>
                <w:b/>
                <w:color w:val="FFFFFF"/>
              </w:rPr>
            </w:pPr>
            <w:r w:rsidRPr="00154951">
              <w:rPr>
                <w:rFonts w:ascii="Calibri" w:eastAsia="Calibri" w:hAnsi="Calibri" w:cs="Times New Roman"/>
                <w:b/>
                <w:color w:val="FFFFFF"/>
              </w:rPr>
              <w:t xml:space="preserve">Start </w:t>
            </w:r>
          </w:p>
          <w:p w14:paraId="587CA92C" w14:textId="77777777" w:rsidR="009A57F3" w:rsidRPr="00154951" w:rsidRDefault="009A57F3" w:rsidP="0018221F">
            <w:pPr>
              <w:jc w:val="center"/>
              <w:rPr>
                <w:rFonts w:ascii="Calibri" w:eastAsia="Calibri" w:hAnsi="Calibri" w:cs="Times New Roman"/>
              </w:rPr>
            </w:pPr>
            <w:r w:rsidRPr="00154951">
              <w:rPr>
                <w:rFonts w:ascii="Calibri" w:eastAsia="Calibri" w:hAnsi="Calibri" w:cs="Times New Roman"/>
                <w:b/>
                <w:color w:val="FFFFFF"/>
              </w:rPr>
              <w:t>Date</w:t>
            </w:r>
            <w:r w:rsidRPr="00023EDF">
              <w:rPr>
                <w:rFonts w:ascii="Calibri" w:eastAsia="Calibri" w:hAnsi="Calibri" w:cs="Times New Roman"/>
                <w:b/>
                <w:color w:val="FF0000"/>
              </w:rPr>
              <w:t>*</w:t>
            </w:r>
          </w:p>
        </w:tc>
        <w:tc>
          <w:tcPr>
            <w:tcW w:w="490" w:type="pct"/>
            <w:tcBorders>
              <w:top w:val="single" w:sz="1" w:space="0" w:color="000000"/>
              <w:left w:val="single" w:sz="1" w:space="0" w:color="000000"/>
              <w:bottom w:val="single" w:sz="1" w:space="0" w:color="000000"/>
              <w:right w:val="single" w:sz="1" w:space="0" w:color="000000"/>
            </w:tcBorders>
            <w:shd w:val="clear" w:color="auto" w:fill="1F497D"/>
            <w:vAlign w:val="center"/>
          </w:tcPr>
          <w:p w14:paraId="4172E177" w14:textId="77777777" w:rsidR="009A57F3" w:rsidRDefault="009A57F3" w:rsidP="00C118BD">
            <w:pPr>
              <w:spacing w:after="0"/>
              <w:jc w:val="center"/>
              <w:rPr>
                <w:rFonts w:ascii="Calibri" w:eastAsia="Calibri" w:hAnsi="Calibri" w:cs="Times New Roman"/>
                <w:b/>
                <w:color w:val="FFFFFF"/>
              </w:rPr>
            </w:pPr>
            <w:r>
              <w:rPr>
                <w:rFonts w:ascii="Calibri" w:eastAsia="Calibri" w:hAnsi="Calibri" w:cs="Times New Roman"/>
                <w:b/>
                <w:color w:val="FFFFFF"/>
              </w:rPr>
              <w:t>End</w:t>
            </w:r>
          </w:p>
          <w:p w14:paraId="6F405BF5" w14:textId="77777777" w:rsidR="009A57F3" w:rsidRPr="00154951" w:rsidRDefault="009A57F3" w:rsidP="00C118BD">
            <w:pPr>
              <w:jc w:val="center"/>
              <w:rPr>
                <w:rFonts w:ascii="Calibri" w:eastAsia="Calibri" w:hAnsi="Calibri" w:cs="Times New Roman"/>
                <w:b/>
                <w:color w:val="FFFFFF"/>
              </w:rPr>
            </w:pPr>
            <w:r>
              <w:rPr>
                <w:rFonts w:ascii="Calibri" w:eastAsia="Calibri" w:hAnsi="Calibri" w:cs="Times New Roman"/>
                <w:b/>
                <w:color w:val="FFFFFF"/>
              </w:rPr>
              <w:t>Date</w:t>
            </w:r>
            <w:r w:rsidRPr="00023EDF">
              <w:rPr>
                <w:rFonts w:ascii="Calibri" w:eastAsia="Calibri" w:hAnsi="Calibri" w:cs="Times New Roman"/>
                <w:b/>
                <w:color w:val="FF0000"/>
              </w:rPr>
              <w:t>*</w:t>
            </w:r>
          </w:p>
        </w:tc>
        <w:tc>
          <w:tcPr>
            <w:tcW w:w="445" w:type="pct"/>
            <w:tcBorders>
              <w:top w:val="single" w:sz="1" w:space="0" w:color="000000"/>
              <w:left w:val="single" w:sz="1" w:space="0" w:color="000000"/>
              <w:bottom w:val="single" w:sz="1" w:space="0" w:color="000000"/>
              <w:right w:val="single" w:sz="1" w:space="0" w:color="000000"/>
            </w:tcBorders>
            <w:shd w:val="clear" w:color="auto" w:fill="1F497D"/>
          </w:tcPr>
          <w:p w14:paraId="1314BC05" w14:textId="77777777" w:rsidR="009A57F3" w:rsidRPr="00154951" w:rsidRDefault="009A57F3" w:rsidP="0018221F">
            <w:pPr>
              <w:jc w:val="center"/>
              <w:rPr>
                <w:rFonts w:ascii="Calibri" w:eastAsia="Calibri" w:hAnsi="Calibri" w:cs="Times New Roman"/>
                <w:b/>
                <w:color w:val="FFFFFF"/>
              </w:rPr>
            </w:pPr>
            <w:r>
              <w:rPr>
                <w:b/>
                <w:color w:val="FFFFFF"/>
              </w:rPr>
              <w:t>FY25 Planned Cost</w:t>
            </w:r>
            <w:r w:rsidRPr="00023EDF">
              <w:rPr>
                <w:rFonts w:ascii="Calibri" w:eastAsia="Calibri" w:hAnsi="Calibri" w:cs="Times New Roman"/>
                <w:b/>
                <w:color w:val="FF0000"/>
              </w:rPr>
              <w:t>*</w:t>
            </w:r>
          </w:p>
        </w:tc>
        <w:tc>
          <w:tcPr>
            <w:tcW w:w="445" w:type="pct"/>
            <w:tcBorders>
              <w:top w:val="single" w:sz="1" w:space="0" w:color="000000"/>
              <w:left w:val="single" w:sz="1" w:space="0" w:color="000000"/>
              <w:bottom w:val="single" w:sz="1" w:space="0" w:color="000000"/>
              <w:right w:val="single" w:sz="1" w:space="0" w:color="000000"/>
            </w:tcBorders>
            <w:shd w:val="clear" w:color="auto" w:fill="1F497D"/>
          </w:tcPr>
          <w:p w14:paraId="1D7DC297" w14:textId="77777777" w:rsidR="009A57F3" w:rsidRPr="00154951" w:rsidRDefault="009A57F3" w:rsidP="0018221F">
            <w:pPr>
              <w:jc w:val="center"/>
              <w:rPr>
                <w:rFonts w:ascii="Calibri" w:eastAsia="Calibri" w:hAnsi="Calibri" w:cs="Times New Roman"/>
                <w:b/>
                <w:color w:val="FFFFFF"/>
              </w:rPr>
            </w:pPr>
            <w:r>
              <w:rPr>
                <w:b/>
                <w:color w:val="FFFFFF"/>
              </w:rPr>
              <w:t>FY26 Planned Cost</w:t>
            </w:r>
          </w:p>
        </w:tc>
        <w:tc>
          <w:tcPr>
            <w:tcW w:w="445" w:type="pct"/>
            <w:tcBorders>
              <w:top w:val="single" w:sz="1" w:space="0" w:color="000000"/>
              <w:left w:val="single" w:sz="1" w:space="0" w:color="000000"/>
              <w:bottom w:val="single" w:sz="1" w:space="0" w:color="000000"/>
              <w:right w:val="single" w:sz="1" w:space="0" w:color="000000"/>
            </w:tcBorders>
            <w:shd w:val="clear" w:color="auto" w:fill="1F497D"/>
          </w:tcPr>
          <w:p w14:paraId="7C9EEC39" w14:textId="77777777" w:rsidR="009A57F3" w:rsidRPr="00154951" w:rsidRDefault="009A57F3" w:rsidP="0018221F">
            <w:pPr>
              <w:jc w:val="center"/>
              <w:rPr>
                <w:rFonts w:ascii="Calibri" w:eastAsia="Calibri" w:hAnsi="Calibri" w:cs="Times New Roman"/>
                <w:b/>
                <w:color w:val="FFFFFF"/>
              </w:rPr>
            </w:pPr>
            <w:r>
              <w:rPr>
                <w:b/>
                <w:color w:val="FFFFFF"/>
              </w:rPr>
              <w:t>FY27 Planned Cost</w:t>
            </w:r>
          </w:p>
        </w:tc>
      </w:tr>
      <w:tr w:rsidR="009A57F3" w:rsidRPr="00154951" w14:paraId="7C8BCEB8" w14:textId="77777777" w:rsidTr="000D4819">
        <w:tc>
          <w:tcPr>
            <w:tcW w:w="576" w:type="pct"/>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sdt>
            <w:sdtPr>
              <w:rPr>
                <w:rStyle w:val="MainBodyStyle"/>
                <w:sz w:val="20"/>
                <w:szCs w:val="20"/>
              </w:rPr>
              <w:id w:val="1997447464"/>
              <w:placeholder>
                <w:docPart w:val="7F3AE315FC5A2C41A5F7047D4C4232D4"/>
              </w:placeholder>
              <w:showingPlcHdr/>
            </w:sdtPr>
            <w:sdtEndPr>
              <w:rPr>
                <w:rStyle w:val="DefaultParagraphFont"/>
                <w:b/>
                <w:color w:val="auto"/>
              </w:rPr>
            </w:sdtEndPr>
            <w:sdtContent>
              <w:p w14:paraId="6703590F" w14:textId="77777777" w:rsidR="009A57F3" w:rsidRPr="00154951" w:rsidRDefault="009A57F3" w:rsidP="00954175">
                <w:pPr>
                  <w:rPr>
                    <w:color w:val="262626" w:themeColor="text1" w:themeTint="D9"/>
                    <w:sz w:val="20"/>
                    <w:szCs w:val="20"/>
                  </w:rPr>
                </w:pPr>
                <w:r w:rsidRPr="00954175">
                  <w:rPr>
                    <w:rStyle w:val="PlaceholderText"/>
                  </w:rPr>
                  <w:t>Click here to enter text.</w:t>
                </w:r>
              </w:p>
            </w:sdtContent>
          </w:sdt>
        </w:tc>
        <w:tc>
          <w:tcPr>
            <w:tcW w:w="1244" w:type="pct"/>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sdt>
            <w:sdtPr>
              <w:rPr>
                <w:rStyle w:val="MainBodyStyle"/>
                <w:sz w:val="20"/>
                <w:szCs w:val="20"/>
              </w:rPr>
              <w:id w:val="1040557036"/>
              <w:placeholder>
                <w:docPart w:val="A7974D62343192488272F047681D0D5B"/>
              </w:placeholder>
              <w:showingPlcHdr/>
            </w:sdtPr>
            <w:sdtEndPr>
              <w:rPr>
                <w:rStyle w:val="DefaultParagraphFont"/>
                <w:b/>
                <w:color w:val="auto"/>
              </w:rPr>
            </w:sdtEndPr>
            <w:sdtContent>
              <w:p w14:paraId="067C8C1D" w14:textId="77777777" w:rsidR="009A57F3" w:rsidRPr="00154951" w:rsidRDefault="009A57F3" w:rsidP="00954175">
                <w:pPr>
                  <w:rPr>
                    <w:color w:val="262626" w:themeColor="text1" w:themeTint="D9"/>
                    <w:sz w:val="20"/>
                    <w:szCs w:val="20"/>
                  </w:rPr>
                </w:pPr>
                <w:r w:rsidRPr="00954175">
                  <w:rPr>
                    <w:rStyle w:val="PlaceholderText"/>
                  </w:rPr>
                  <w:t>Click here to enter text.</w:t>
                </w:r>
              </w:p>
            </w:sdtContent>
          </w:sdt>
        </w:tc>
        <w:tc>
          <w:tcPr>
            <w:tcW w:w="551" w:type="pct"/>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p w14:paraId="7317EB15" w14:textId="77777777" w:rsidR="009A57F3" w:rsidRPr="00154951" w:rsidRDefault="00000000" w:rsidP="00954175">
            <w:pPr>
              <w:rPr>
                <w:rFonts w:ascii="Calibri" w:eastAsia="Calibri" w:hAnsi="Calibri" w:cs="Times New Roman"/>
                <w:sz w:val="20"/>
                <w:szCs w:val="20"/>
              </w:rPr>
            </w:pPr>
            <w:sdt>
              <w:sdtPr>
                <w:rPr>
                  <w:rStyle w:val="MainBodyStyle"/>
                  <w:sz w:val="20"/>
                  <w:szCs w:val="20"/>
                </w:rPr>
                <w:id w:val="829497102"/>
                <w:placeholder>
                  <w:docPart w:val="8F87545CF79A8848916D79757ECF2767"/>
                </w:placeholder>
                <w:showingPlcHdr/>
                <w:dropDownList>
                  <w:listItem w:value="Choose an item."/>
                  <w:listItem w:displayText="Other NonProfit" w:value="Other NonProfit"/>
                  <w:listItem w:displayText="Private Higher Education" w:value="Private Higher Education"/>
                  <w:listItem w:displayText="County Government" w:value="County Government"/>
                  <w:listItem w:displayText="State Government" w:value="State Government"/>
                  <w:listItem w:displayText="City or Township Government" w:value="City or Township Government"/>
                  <w:listItem w:displayText="Special District Government" w:value="Special District Government"/>
                  <w:listItem w:displayText="State controlled Institution of Higher Education" w:value="State controlled Institution of Higher Education"/>
                  <w:listItem w:displayText="Indian Tribe" w:value="Indian Tribe"/>
                  <w:listItem w:displayText="Profit Organization" w:value="Profit Organization"/>
                  <w:listItem w:displayText="Small Business" w:value="Small Business"/>
                  <w:listItem w:displayText="All Other" w:value="All Other"/>
                </w:dropDownList>
              </w:sdtPr>
              <w:sdtEndPr>
                <w:rPr>
                  <w:rStyle w:val="DefaultParagraphFont"/>
                  <w:color w:val="auto"/>
                </w:rPr>
              </w:sdtEndPr>
              <w:sdtContent>
                <w:r w:rsidR="009A57F3" w:rsidRPr="00954175">
                  <w:rPr>
                    <w:rStyle w:val="PlaceholderText"/>
                  </w:rPr>
                  <w:t>Choose an item.</w:t>
                </w:r>
              </w:sdtContent>
            </w:sdt>
          </w:p>
        </w:tc>
        <w:tc>
          <w:tcPr>
            <w:tcW w:w="402" w:type="pct"/>
            <w:tcBorders>
              <w:top w:val="single" w:sz="1" w:space="0" w:color="000000"/>
              <w:left w:val="single" w:sz="1" w:space="0" w:color="000000"/>
              <w:bottom w:val="single" w:sz="1" w:space="0" w:color="000000"/>
              <w:right w:val="single" w:sz="1" w:space="0" w:color="000000"/>
            </w:tcBorders>
          </w:tcPr>
          <w:p w14:paraId="77A26775" w14:textId="77777777" w:rsidR="009A57F3" w:rsidRDefault="009A57F3" w:rsidP="00C118BD">
            <w:pPr>
              <w:spacing w:after="0"/>
              <w:jc w:val="right"/>
              <w:rPr>
                <w:rStyle w:val="MainBodyStyle"/>
                <w:sz w:val="20"/>
                <w:szCs w:val="20"/>
              </w:rPr>
            </w:pPr>
          </w:p>
        </w:tc>
        <w:tc>
          <w:tcPr>
            <w:tcW w:w="402" w:type="pct"/>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sdt>
            <w:sdtPr>
              <w:rPr>
                <w:rStyle w:val="MainBodyStyle"/>
                <w:sz w:val="20"/>
                <w:szCs w:val="20"/>
              </w:rPr>
              <w:id w:val="196438250"/>
              <w:placeholder>
                <w:docPart w:val="48DE6D6408871448831B0E2A79925B93"/>
              </w:placeholder>
              <w:showingPlcHdr/>
              <w:date w:fullDate="2018-12-31T00:00:00Z">
                <w:dateFormat w:val="M/d/yyyy"/>
                <w:lid w:val="en-US"/>
                <w:storeMappedDataAs w:val="dateTime"/>
                <w:calendar w:val="gregorian"/>
              </w:date>
            </w:sdtPr>
            <w:sdtEndPr>
              <w:rPr>
                <w:rStyle w:val="DefaultParagraphFont"/>
                <w:color w:val="auto"/>
              </w:rPr>
            </w:sdtEndPr>
            <w:sdtContent>
              <w:p w14:paraId="2C67E3D3" w14:textId="77777777" w:rsidR="009A57F3" w:rsidRPr="00154951" w:rsidRDefault="009A57F3" w:rsidP="00C118BD">
                <w:pPr>
                  <w:spacing w:after="0"/>
                  <w:jc w:val="right"/>
                  <w:rPr>
                    <w:color w:val="262626" w:themeColor="text1" w:themeTint="D9"/>
                    <w:sz w:val="20"/>
                    <w:szCs w:val="20"/>
                  </w:rPr>
                </w:pPr>
                <w:r>
                  <w:rPr>
                    <w:rStyle w:val="PlaceholderText"/>
                  </w:rPr>
                  <w:t>Choose a date</w:t>
                </w:r>
              </w:p>
            </w:sdtContent>
          </w:sdt>
        </w:tc>
        <w:tc>
          <w:tcPr>
            <w:tcW w:w="490" w:type="pct"/>
            <w:tcBorders>
              <w:top w:val="single" w:sz="1" w:space="0" w:color="000000"/>
              <w:left w:val="single" w:sz="1" w:space="0" w:color="000000"/>
              <w:bottom w:val="single" w:sz="1" w:space="0" w:color="000000"/>
              <w:right w:val="single" w:sz="1" w:space="0" w:color="000000"/>
            </w:tcBorders>
          </w:tcPr>
          <w:sdt>
            <w:sdtPr>
              <w:rPr>
                <w:rStyle w:val="MainBodyStyle"/>
                <w:sz w:val="20"/>
                <w:szCs w:val="20"/>
              </w:rPr>
              <w:id w:val="-315415148"/>
              <w:placeholder>
                <w:docPart w:val="89B339FE12711E4EBCD044C491CFA229"/>
              </w:placeholder>
              <w:showingPlcHdr/>
              <w:date w:fullDate="2018-12-31T00:00:00Z">
                <w:dateFormat w:val="M/d/yyyy"/>
                <w:lid w:val="en-US"/>
                <w:storeMappedDataAs w:val="dateTime"/>
                <w:calendar w:val="gregorian"/>
              </w:date>
            </w:sdtPr>
            <w:sdtEndPr>
              <w:rPr>
                <w:rStyle w:val="DefaultParagraphFont"/>
                <w:color w:val="auto"/>
              </w:rPr>
            </w:sdtEndPr>
            <w:sdtContent>
              <w:p w14:paraId="289BD3EB" w14:textId="77777777" w:rsidR="009A57F3" w:rsidRPr="00AF7503" w:rsidRDefault="009A57F3" w:rsidP="00C118BD">
                <w:pPr>
                  <w:spacing w:after="0"/>
                  <w:jc w:val="right"/>
                  <w:rPr>
                    <w:color w:val="262626" w:themeColor="text1" w:themeTint="D9"/>
                    <w:sz w:val="20"/>
                    <w:szCs w:val="20"/>
                  </w:rPr>
                </w:pPr>
                <w:r>
                  <w:rPr>
                    <w:rStyle w:val="PlaceholderText"/>
                  </w:rPr>
                  <w:t>Choose a date</w:t>
                </w:r>
              </w:p>
            </w:sdtContent>
          </w:sdt>
        </w:tc>
        <w:tc>
          <w:tcPr>
            <w:tcW w:w="445" w:type="pct"/>
            <w:tcBorders>
              <w:top w:val="single" w:sz="1" w:space="0" w:color="000000"/>
              <w:left w:val="single" w:sz="1" w:space="0" w:color="000000"/>
              <w:bottom w:val="single" w:sz="1" w:space="0" w:color="000000"/>
              <w:right w:val="single" w:sz="1" w:space="0" w:color="000000"/>
            </w:tcBorders>
          </w:tcPr>
          <w:p w14:paraId="7D1DB609" w14:textId="77777777" w:rsidR="009A57F3" w:rsidRPr="00D2482F" w:rsidRDefault="009A57F3" w:rsidP="00954175">
            <w:pPr>
              <w:jc w:val="right"/>
              <w:rPr>
                <w:color w:val="000000"/>
                <w:sz w:val="20"/>
                <w:szCs w:val="20"/>
              </w:rPr>
            </w:pPr>
            <w:r>
              <w:rPr>
                <w:rStyle w:val="MainBodyStyle"/>
                <w:sz w:val="20"/>
                <w:szCs w:val="20"/>
              </w:rPr>
              <w:t>$</w:t>
            </w:r>
            <w:sdt>
              <w:sdtPr>
                <w:rPr>
                  <w:rStyle w:val="MainBodyStyle"/>
                  <w:sz w:val="20"/>
                  <w:szCs w:val="20"/>
                </w:rPr>
                <w:id w:val="890689516"/>
                <w:placeholder>
                  <w:docPart w:val="96AD2EB1CF052C409E86CF8E57307419"/>
                </w:placeholder>
                <w:showingPlcHdr/>
              </w:sdtPr>
              <w:sdtEndPr>
                <w:rPr>
                  <w:rStyle w:val="DefaultParagraphFont"/>
                  <w:color w:val="auto"/>
                </w:rPr>
              </w:sdtEndPr>
              <w:sdtContent>
                <w:r>
                  <w:rPr>
                    <w:rStyle w:val="PlaceholderText"/>
                  </w:rPr>
                  <w:t>Enter Cost</w:t>
                </w:r>
              </w:sdtContent>
            </w:sdt>
          </w:p>
        </w:tc>
        <w:tc>
          <w:tcPr>
            <w:tcW w:w="445" w:type="pct"/>
            <w:tcBorders>
              <w:top w:val="single" w:sz="1" w:space="0" w:color="000000"/>
              <w:left w:val="single" w:sz="1" w:space="0" w:color="000000"/>
              <w:bottom w:val="single" w:sz="1" w:space="0" w:color="000000"/>
              <w:right w:val="single" w:sz="1" w:space="0" w:color="000000"/>
            </w:tcBorders>
          </w:tcPr>
          <w:p w14:paraId="77DD6509" w14:textId="77777777" w:rsidR="009A57F3" w:rsidRPr="00D2482F" w:rsidRDefault="009A57F3" w:rsidP="00954175">
            <w:pPr>
              <w:jc w:val="right"/>
              <w:rPr>
                <w:color w:val="000000"/>
                <w:sz w:val="20"/>
                <w:szCs w:val="20"/>
              </w:rPr>
            </w:pPr>
            <w:r>
              <w:rPr>
                <w:rStyle w:val="MainBodyStyle"/>
                <w:sz w:val="20"/>
                <w:szCs w:val="20"/>
              </w:rPr>
              <w:t>$</w:t>
            </w:r>
            <w:sdt>
              <w:sdtPr>
                <w:rPr>
                  <w:rStyle w:val="MainBodyStyle"/>
                  <w:sz w:val="20"/>
                  <w:szCs w:val="20"/>
                </w:rPr>
                <w:id w:val="605165046"/>
                <w:placeholder>
                  <w:docPart w:val="97A6748712F88E44B0DD8D0439A8A099"/>
                </w:placeholder>
                <w:showingPlcHdr/>
              </w:sdtPr>
              <w:sdtEndPr>
                <w:rPr>
                  <w:rStyle w:val="DefaultParagraphFont"/>
                  <w:color w:val="auto"/>
                </w:rPr>
              </w:sdtEndPr>
              <w:sdtContent>
                <w:r>
                  <w:rPr>
                    <w:rStyle w:val="PlaceholderText"/>
                  </w:rPr>
                  <w:t>Enter Cost</w:t>
                </w:r>
              </w:sdtContent>
            </w:sdt>
          </w:p>
        </w:tc>
        <w:tc>
          <w:tcPr>
            <w:tcW w:w="445" w:type="pct"/>
            <w:tcBorders>
              <w:top w:val="single" w:sz="1" w:space="0" w:color="000000"/>
              <w:left w:val="single" w:sz="1" w:space="0" w:color="000000"/>
              <w:bottom w:val="single" w:sz="1" w:space="0" w:color="000000"/>
              <w:right w:val="single" w:sz="1" w:space="0" w:color="000000"/>
            </w:tcBorders>
          </w:tcPr>
          <w:p w14:paraId="037A0E86" w14:textId="77777777" w:rsidR="009A57F3" w:rsidRPr="00D2482F" w:rsidRDefault="009A57F3" w:rsidP="00954175">
            <w:pPr>
              <w:jc w:val="right"/>
              <w:rPr>
                <w:color w:val="000000"/>
                <w:sz w:val="20"/>
                <w:szCs w:val="20"/>
              </w:rPr>
            </w:pPr>
            <w:r>
              <w:rPr>
                <w:rStyle w:val="MainBodyStyle"/>
                <w:sz w:val="20"/>
                <w:szCs w:val="20"/>
              </w:rPr>
              <w:t>$</w:t>
            </w:r>
            <w:sdt>
              <w:sdtPr>
                <w:rPr>
                  <w:rStyle w:val="MainBodyStyle"/>
                  <w:sz w:val="20"/>
                  <w:szCs w:val="20"/>
                </w:rPr>
                <w:id w:val="-982307916"/>
                <w:placeholder>
                  <w:docPart w:val="959841C62A0E28419068DEC36947BF9C"/>
                </w:placeholder>
                <w:showingPlcHdr/>
              </w:sdtPr>
              <w:sdtEndPr>
                <w:rPr>
                  <w:rStyle w:val="DefaultParagraphFont"/>
                  <w:color w:val="auto"/>
                </w:rPr>
              </w:sdtEndPr>
              <w:sdtContent>
                <w:r>
                  <w:rPr>
                    <w:rStyle w:val="PlaceholderText"/>
                  </w:rPr>
                  <w:t>Enter Cost</w:t>
                </w:r>
              </w:sdtContent>
            </w:sdt>
          </w:p>
        </w:tc>
      </w:tr>
      <w:tr w:rsidR="009A57F3" w:rsidRPr="00D2482F" w14:paraId="2A4FC1FB" w14:textId="77777777" w:rsidTr="000D4819">
        <w:tc>
          <w:tcPr>
            <w:tcW w:w="576" w:type="pct"/>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sdt>
            <w:sdtPr>
              <w:rPr>
                <w:rStyle w:val="MainBodyStyle"/>
                <w:sz w:val="20"/>
                <w:szCs w:val="20"/>
              </w:rPr>
              <w:id w:val="488602798"/>
              <w:placeholder>
                <w:docPart w:val="CE617E73469357408DF0D4BCB86CBB94"/>
              </w:placeholder>
              <w:showingPlcHdr/>
            </w:sdtPr>
            <w:sdtEndPr>
              <w:rPr>
                <w:rStyle w:val="DefaultParagraphFont"/>
                <w:b/>
                <w:color w:val="auto"/>
              </w:rPr>
            </w:sdtEndPr>
            <w:sdtContent>
              <w:p w14:paraId="1A8650D9" w14:textId="77777777" w:rsidR="009A57F3" w:rsidRPr="00154951" w:rsidRDefault="009A57F3" w:rsidP="00CD42F6">
                <w:pPr>
                  <w:rPr>
                    <w:color w:val="262626" w:themeColor="text1" w:themeTint="D9"/>
                    <w:sz w:val="20"/>
                    <w:szCs w:val="20"/>
                  </w:rPr>
                </w:pPr>
                <w:r w:rsidRPr="00954175">
                  <w:rPr>
                    <w:rStyle w:val="PlaceholderText"/>
                  </w:rPr>
                  <w:t>Click here to enter text.</w:t>
                </w:r>
              </w:p>
            </w:sdtContent>
          </w:sdt>
        </w:tc>
        <w:tc>
          <w:tcPr>
            <w:tcW w:w="1244" w:type="pct"/>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sdt>
            <w:sdtPr>
              <w:rPr>
                <w:rStyle w:val="MainBodyStyle"/>
                <w:sz w:val="20"/>
                <w:szCs w:val="20"/>
              </w:rPr>
              <w:id w:val="2000995188"/>
              <w:placeholder>
                <w:docPart w:val="94CAA9A97A885B4C86A23A14DDE197F6"/>
              </w:placeholder>
              <w:showingPlcHdr/>
            </w:sdtPr>
            <w:sdtEndPr>
              <w:rPr>
                <w:rStyle w:val="DefaultParagraphFont"/>
                <w:b/>
                <w:color w:val="auto"/>
              </w:rPr>
            </w:sdtEndPr>
            <w:sdtContent>
              <w:p w14:paraId="2DD84CCE" w14:textId="77777777" w:rsidR="009A57F3" w:rsidRPr="00154951" w:rsidRDefault="009A57F3" w:rsidP="00CD42F6">
                <w:pPr>
                  <w:rPr>
                    <w:color w:val="262626" w:themeColor="text1" w:themeTint="D9"/>
                    <w:sz w:val="20"/>
                    <w:szCs w:val="20"/>
                  </w:rPr>
                </w:pPr>
                <w:r w:rsidRPr="00954175">
                  <w:rPr>
                    <w:rStyle w:val="PlaceholderText"/>
                  </w:rPr>
                  <w:t>Click here to enter text.</w:t>
                </w:r>
              </w:p>
            </w:sdtContent>
          </w:sdt>
        </w:tc>
        <w:tc>
          <w:tcPr>
            <w:tcW w:w="551" w:type="pct"/>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p w14:paraId="5E07489C" w14:textId="77777777" w:rsidR="009A57F3" w:rsidRPr="00154951" w:rsidRDefault="00000000" w:rsidP="00CD42F6">
            <w:pPr>
              <w:rPr>
                <w:rFonts w:ascii="Calibri" w:eastAsia="Calibri" w:hAnsi="Calibri" w:cs="Times New Roman"/>
                <w:sz w:val="20"/>
                <w:szCs w:val="20"/>
              </w:rPr>
            </w:pPr>
            <w:sdt>
              <w:sdtPr>
                <w:rPr>
                  <w:rStyle w:val="MainBodyStyle"/>
                  <w:sz w:val="20"/>
                  <w:szCs w:val="20"/>
                </w:rPr>
                <w:id w:val="-1714021973"/>
                <w:placeholder>
                  <w:docPart w:val="6233FAB44B574F4AB60672EB4CE06B05"/>
                </w:placeholder>
                <w:showingPlcHdr/>
                <w:dropDownList>
                  <w:listItem w:value="Choose an item."/>
                  <w:listItem w:displayText="Other NonProfit" w:value="Other NonProfit"/>
                  <w:listItem w:displayText="Private Higher Education" w:value="Private Higher Education"/>
                  <w:listItem w:displayText="County Government" w:value="County Government"/>
                  <w:listItem w:displayText="State Government" w:value="State Government"/>
                  <w:listItem w:displayText="City or Township Government" w:value="City or Township Government"/>
                  <w:listItem w:displayText="Special District Government" w:value="Special District Government"/>
                  <w:listItem w:displayText="State controlled Institution of Higher Education" w:value="State controlled Institution of Higher Education"/>
                  <w:listItem w:displayText="Indian Tribe" w:value="Indian Tribe"/>
                  <w:listItem w:displayText="Profit Organization" w:value="Profit Organization"/>
                  <w:listItem w:displayText="Small Business" w:value="Small Business"/>
                  <w:listItem w:displayText="All Other" w:value="All Other"/>
                </w:dropDownList>
              </w:sdtPr>
              <w:sdtEndPr>
                <w:rPr>
                  <w:rStyle w:val="DefaultParagraphFont"/>
                  <w:color w:val="auto"/>
                </w:rPr>
              </w:sdtEndPr>
              <w:sdtContent>
                <w:r w:rsidR="009A57F3" w:rsidRPr="00954175">
                  <w:rPr>
                    <w:rStyle w:val="PlaceholderText"/>
                  </w:rPr>
                  <w:t>Choose an item.</w:t>
                </w:r>
              </w:sdtContent>
            </w:sdt>
          </w:p>
        </w:tc>
        <w:tc>
          <w:tcPr>
            <w:tcW w:w="402" w:type="pct"/>
            <w:tcBorders>
              <w:top w:val="single" w:sz="1" w:space="0" w:color="000000"/>
              <w:left w:val="single" w:sz="1" w:space="0" w:color="000000"/>
              <w:bottom w:val="single" w:sz="1" w:space="0" w:color="000000"/>
              <w:right w:val="single" w:sz="1" w:space="0" w:color="000000"/>
            </w:tcBorders>
          </w:tcPr>
          <w:p w14:paraId="58797757" w14:textId="77777777" w:rsidR="009A57F3" w:rsidRDefault="009A57F3" w:rsidP="00CD42F6">
            <w:pPr>
              <w:spacing w:after="0"/>
              <w:jc w:val="right"/>
              <w:rPr>
                <w:rStyle w:val="MainBodyStyle"/>
                <w:sz w:val="20"/>
                <w:szCs w:val="20"/>
              </w:rPr>
            </w:pPr>
          </w:p>
        </w:tc>
        <w:tc>
          <w:tcPr>
            <w:tcW w:w="402" w:type="pct"/>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sdt>
            <w:sdtPr>
              <w:rPr>
                <w:rStyle w:val="MainBodyStyle"/>
                <w:sz w:val="20"/>
                <w:szCs w:val="20"/>
              </w:rPr>
              <w:id w:val="-35667883"/>
              <w:placeholder>
                <w:docPart w:val="C906810C20E2EE4EB818C536B9F86119"/>
              </w:placeholder>
              <w:showingPlcHdr/>
              <w:date w:fullDate="2018-12-31T00:00:00Z">
                <w:dateFormat w:val="M/d/yyyy"/>
                <w:lid w:val="en-US"/>
                <w:storeMappedDataAs w:val="dateTime"/>
                <w:calendar w:val="gregorian"/>
              </w:date>
            </w:sdtPr>
            <w:sdtEndPr>
              <w:rPr>
                <w:rStyle w:val="DefaultParagraphFont"/>
                <w:color w:val="auto"/>
              </w:rPr>
            </w:sdtEndPr>
            <w:sdtContent>
              <w:p w14:paraId="46E4294F" w14:textId="77777777" w:rsidR="009A57F3" w:rsidRPr="00154951" w:rsidRDefault="009A57F3" w:rsidP="00CD42F6">
                <w:pPr>
                  <w:spacing w:after="0"/>
                  <w:jc w:val="right"/>
                  <w:rPr>
                    <w:color w:val="262626" w:themeColor="text1" w:themeTint="D9"/>
                    <w:sz w:val="20"/>
                    <w:szCs w:val="20"/>
                  </w:rPr>
                </w:pPr>
                <w:r>
                  <w:rPr>
                    <w:rStyle w:val="PlaceholderText"/>
                  </w:rPr>
                  <w:t>Choose a date</w:t>
                </w:r>
              </w:p>
            </w:sdtContent>
          </w:sdt>
        </w:tc>
        <w:tc>
          <w:tcPr>
            <w:tcW w:w="490" w:type="pct"/>
            <w:tcBorders>
              <w:top w:val="single" w:sz="1" w:space="0" w:color="000000"/>
              <w:left w:val="single" w:sz="1" w:space="0" w:color="000000"/>
              <w:bottom w:val="single" w:sz="1" w:space="0" w:color="000000"/>
              <w:right w:val="single" w:sz="1" w:space="0" w:color="000000"/>
            </w:tcBorders>
          </w:tcPr>
          <w:sdt>
            <w:sdtPr>
              <w:rPr>
                <w:rStyle w:val="MainBodyStyle"/>
                <w:sz w:val="20"/>
                <w:szCs w:val="20"/>
              </w:rPr>
              <w:id w:val="-240250031"/>
              <w:placeholder>
                <w:docPart w:val="FC1E0B6BC5ACE14A82FB9BC92AF0C4E8"/>
              </w:placeholder>
              <w:showingPlcHdr/>
              <w:date w:fullDate="2018-12-31T00:00:00Z">
                <w:dateFormat w:val="M/d/yyyy"/>
                <w:lid w:val="en-US"/>
                <w:storeMappedDataAs w:val="dateTime"/>
                <w:calendar w:val="gregorian"/>
              </w:date>
            </w:sdtPr>
            <w:sdtEndPr>
              <w:rPr>
                <w:rStyle w:val="DefaultParagraphFont"/>
                <w:color w:val="auto"/>
              </w:rPr>
            </w:sdtEndPr>
            <w:sdtContent>
              <w:p w14:paraId="3A119A56" w14:textId="77777777" w:rsidR="009A57F3" w:rsidRPr="00AF7503" w:rsidRDefault="009A57F3" w:rsidP="00CD42F6">
                <w:pPr>
                  <w:spacing w:after="0"/>
                  <w:jc w:val="right"/>
                  <w:rPr>
                    <w:color w:val="262626" w:themeColor="text1" w:themeTint="D9"/>
                    <w:sz w:val="20"/>
                    <w:szCs w:val="20"/>
                  </w:rPr>
                </w:pPr>
                <w:r>
                  <w:rPr>
                    <w:rStyle w:val="PlaceholderText"/>
                  </w:rPr>
                  <w:t>Choose a date</w:t>
                </w:r>
              </w:p>
            </w:sdtContent>
          </w:sdt>
        </w:tc>
        <w:tc>
          <w:tcPr>
            <w:tcW w:w="445" w:type="pct"/>
            <w:tcBorders>
              <w:top w:val="single" w:sz="1" w:space="0" w:color="000000"/>
              <w:left w:val="single" w:sz="1" w:space="0" w:color="000000"/>
              <w:bottom w:val="single" w:sz="1" w:space="0" w:color="000000"/>
              <w:right w:val="single" w:sz="1" w:space="0" w:color="000000"/>
            </w:tcBorders>
          </w:tcPr>
          <w:p w14:paraId="505A9887" w14:textId="77777777" w:rsidR="009A57F3" w:rsidRPr="00D2482F" w:rsidRDefault="009A57F3" w:rsidP="00CD42F6">
            <w:pPr>
              <w:jc w:val="right"/>
              <w:rPr>
                <w:color w:val="000000"/>
                <w:sz w:val="20"/>
                <w:szCs w:val="20"/>
              </w:rPr>
            </w:pPr>
            <w:r>
              <w:rPr>
                <w:rStyle w:val="MainBodyStyle"/>
                <w:sz w:val="20"/>
                <w:szCs w:val="20"/>
              </w:rPr>
              <w:t>$</w:t>
            </w:r>
            <w:sdt>
              <w:sdtPr>
                <w:rPr>
                  <w:rStyle w:val="MainBodyStyle"/>
                  <w:sz w:val="20"/>
                  <w:szCs w:val="20"/>
                </w:rPr>
                <w:id w:val="1423841620"/>
                <w:placeholder>
                  <w:docPart w:val="141D18EF14A2074F9C695EF29661475D"/>
                </w:placeholder>
                <w:showingPlcHdr/>
              </w:sdtPr>
              <w:sdtEndPr>
                <w:rPr>
                  <w:rStyle w:val="DefaultParagraphFont"/>
                  <w:color w:val="auto"/>
                </w:rPr>
              </w:sdtEndPr>
              <w:sdtContent>
                <w:r>
                  <w:rPr>
                    <w:rStyle w:val="PlaceholderText"/>
                  </w:rPr>
                  <w:t>Enter Cost</w:t>
                </w:r>
              </w:sdtContent>
            </w:sdt>
          </w:p>
        </w:tc>
        <w:tc>
          <w:tcPr>
            <w:tcW w:w="445" w:type="pct"/>
            <w:tcBorders>
              <w:top w:val="single" w:sz="1" w:space="0" w:color="000000"/>
              <w:left w:val="single" w:sz="1" w:space="0" w:color="000000"/>
              <w:bottom w:val="single" w:sz="1" w:space="0" w:color="000000"/>
              <w:right w:val="single" w:sz="1" w:space="0" w:color="000000"/>
            </w:tcBorders>
          </w:tcPr>
          <w:p w14:paraId="3E9A513A" w14:textId="77777777" w:rsidR="009A57F3" w:rsidRPr="00D2482F" w:rsidRDefault="009A57F3" w:rsidP="00CD42F6">
            <w:pPr>
              <w:jc w:val="right"/>
              <w:rPr>
                <w:color w:val="000000"/>
                <w:sz w:val="20"/>
                <w:szCs w:val="20"/>
              </w:rPr>
            </w:pPr>
            <w:r>
              <w:rPr>
                <w:rStyle w:val="MainBodyStyle"/>
                <w:sz w:val="20"/>
                <w:szCs w:val="20"/>
              </w:rPr>
              <w:t>$</w:t>
            </w:r>
            <w:sdt>
              <w:sdtPr>
                <w:rPr>
                  <w:rStyle w:val="MainBodyStyle"/>
                  <w:sz w:val="20"/>
                  <w:szCs w:val="20"/>
                </w:rPr>
                <w:id w:val="-12765778"/>
                <w:placeholder>
                  <w:docPart w:val="E6F8D0817BEDC644BBB28A2D55A05417"/>
                </w:placeholder>
                <w:showingPlcHdr/>
              </w:sdtPr>
              <w:sdtEndPr>
                <w:rPr>
                  <w:rStyle w:val="DefaultParagraphFont"/>
                  <w:color w:val="auto"/>
                </w:rPr>
              </w:sdtEndPr>
              <w:sdtContent>
                <w:r>
                  <w:rPr>
                    <w:rStyle w:val="PlaceholderText"/>
                  </w:rPr>
                  <w:t>Enter Cost</w:t>
                </w:r>
              </w:sdtContent>
            </w:sdt>
          </w:p>
        </w:tc>
        <w:tc>
          <w:tcPr>
            <w:tcW w:w="445" w:type="pct"/>
            <w:tcBorders>
              <w:top w:val="single" w:sz="1" w:space="0" w:color="000000"/>
              <w:left w:val="single" w:sz="1" w:space="0" w:color="000000"/>
              <w:bottom w:val="single" w:sz="1" w:space="0" w:color="000000"/>
              <w:right w:val="single" w:sz="1" w:space="0" w:color="000000"/>
            </w:tcBorders>
          </w:tcPr>
          <w:p w14:paraId="412B0446" w14:textId="77777777" w:rsidR="009A57F3" w:rsidRPr="00D2482F" w:rsidRDefault="009A57F3" w:rsidP="00CD42F6">
            <w:pPr>
              <w:jc w:val="right"/>
              <w:rPr>
                <w:color w:val="000000"/>
                <w:sz w:val="20"/>
                <w:szCs w:val="20"/>
              </w:rPr>
            </w:pPr>
            <w:r>
              <w:rPr>
                <w:rStyle w:val="MainBodyStyle"/>
                <w:sz w:val="20"/>
                <w:szCs w:val="20"/>
              </w:rPr>
              <w:t>$</w:t>
            </w:r>
            <w:sdt>
              <w:sdtPr>
                <w:rPr>
                  <w:rStyle w:val="MainBodyStyle"/>
                  <w:sz w:val="20"/>
                  <w:szCs w:val="20"/>
                </w:rPr>
                <w:id w:val="-1353492887"/>
                <w:placeholder>
                  <w:docPart w:val="238B305810AB624FBC2EA3BAC9126AA4"/>
                </w:placeholder>
                <w:showingPlcHdr/>
              </w:sdtPr>
              <w:sdtEndPr>
                <w:rPr>
                  <w:rStyle w:val="DefaultParagraphFont"/>
                  <w:color w:val="auto"/>
                </w:rPr>
              </w:sdtEndPr>
              <w:sdtContent>
                <w:r>
                  <w:rPr>
                    <w:rStyle w:val="PlaceholderText"/>
                  </w:rPr>
                  <w:t>Enter Cost</w:t>
                </w:r>
              </w:sdtContent>
            </w:sdt>
          </w:p>
        </w:tc>
      </w:tr>
      <w:tr w:rsidR="009A57F3" w:rsidRPr="00D2482F" w14:paraId="7C690C5F" w14:textId="77777777" w:rsidTr="000D4819">
        <w:tc>
          <w:tcPr>
            <w:tcW w:w="576" w:type="pct"/>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sdt>
            <w:sdtPr>
              <w:rPr>
                <w:rStyle w:val="MainBodyStyle"/>
                <w:sz w:val="20"/>
                <w:szCs w:val="20"/>
              </w:rPr>
              <w:id w:val="973179022"/>
              <w:placeholder>
                <w:docPart w:val="822B26AD9FB19D4F94AAF66135A97B17"/>
              </w:placeholder>
              <w:showingPlcHdr/>
            </w:sdtPr>
            <w:sdtEndPr>
              <w:rPr>
                <w:rStyle w:val="DefaultParagraphFont"/>
                <w:b/>
                <w:color w:val="auto"/>
              </w:rPr>
            </w:sdtEndPr>
            <w:sdtContent>
              <w:p w14:paraId="50D177C6" w14:textId="77777777" w:rsidR="009A57F3" w:rsidRPr="00154951" w:rsidRDefault="009A57F3" w:rsidP="00CD42F6">
                <w:pPr>
                  <w:rPr>
                    <w:color w:val="262626" w:themeColor="text1" w:themeTint="D9"/>
                    <w:sz w:val="20"/>
                    <w:szCs w:val="20"/>
                  </w:rPr>
                </w:pPr>
                <w:r w:rsidRPr="00954175">
                  <w:rPr>
                    <w:rStyle w:val="PlaceholderText"/>
                  </w:rPr>
                  <w:t>Click here to enter text.</w:t>
                </w:r>
              </w:p>
            </w:sdtContent>
          </w:sdt>
        </w:tc>
        <w:tc>
          <w:tcPr>
            <w:tcW w:w="1244" w:type="pct"/>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sdt>
            <w:sdtPr>
              <w:rPr>
                <w:rStyle w:val="MainBodyStyle"/>
                <w:sz w:val="20"/>
                <w:szCs w:val="20"/>
              </w:rPr>
              <w:id w:val="328952344"/>
              <w:placeholder>
                <w:docPart w:val="2A21F677E787C74897BC8D943198A4AE"/>
              </w:placeholder>
              <w:showingPlcHdr/>
            </w:sdtPr>
            <w:sdtEndPr>
              <w:rPr>
                <w:rStyle w:val="DefaultParagraphFont"/>
                <w:b/>
                <w:color w:val="auto"/>
              </w:rPr>
            </w:sdtEndPr>
            <w:sdtContent>
              <w:p w14:paraId="0EECCC9C" w14:textId="77777777" w:rsidR="009A57F3" w:rsidRPr="00154951" w:rsidRDefault="009A57F3" w:rsidP="00CD42F6">
                <w:pPr>
                  <w:rPr>
                    <w:color w:val="262626" w:themeColor="text1" w:themeTint="D9"/>
                    <w:sz w:val="20"/>
                    <w:szCs w:val="20"/>
                  </w:rPr>
                </w:pPr>
                <w:r w:rsidRPr="00954175">
                  <w:rPr>
                    <w:rStyle w:val="PlaceholderText"/>
                  </w:rPr>
                  <w:t>Click here to enter text.</w:t>
                </w:r>
              </w:p>
            </w:sdtContent>
          </w:sdt>
        </w:tc>
        <w:tc>
          <w:tcPr>
            <w:tcW w:w="551" w:type="pct"/>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p w14:paraId="2D7242CE" w14:textId="77777777" w:rsidR="009A57F3" w:rsidRPr="00154951" w:rsidRDefault="00000000" w:rsidP="00CD42F6">
            <w:pPr>
              <w:rPr>
                <w:rFonts w:ascii="Calibri" w:eastAsia="Calibri" w:hAnsi="Calibri" w:cs="Times New Roman"/>
                <w:sz w:val="20"/>
                <w:szCs w:val="20"/>
              </w:rPr>
            </w:pPr>
            <w:sdt>
              <w:sdtPr>
                <w:rPr>
                  <w:rStyle w:val="MainBodyStyle"/>
                  <w:sz w:val="20"/>
                  <w:szCs w:val="20"/>
                </w:rPr>
                <w:id w:val="1877280281"/>
                <w:placeholder>
                  <w:docPart w:val="9E59E9C220794E4AB2047CC46BB6594C"/>
                </w:placeholder>
                <w:showingPlcHdr/>
                <w:dropDownList>
                  <w:listItem w:value="Choose an item."/>
                  <w:listItem w:displayText="Other NonProfit" w:value="Other NonProfit"/>
                  <w:listItem w:displayText="Private Higher Education" w:value="Private Higher Education"/>
                  <w:listItem w:displayText="County Government" w:value="County Government"/>
                  <w:listItem w:displayText="State Government" w:value="State Government"/>
                  <w:listItem w:displayText="City or Township Government" w:value="City or Township Government"/>
                  <w:listItem w:displayText="Special District Government" w:value="Special District Government"/>
                  <w:listItem w:displayText="State controlled Institution of Higher Education" w:value="State controlled Institution of Higher Education"/>
                  <w:listItem w:displayText="Indian Tribe" w:value="Indian Tribe"/>
                  <w:listItem w:displayText="Profit Organization" w:value="Profit Organization"/>
                  <w:listItem w:displayText="Small Business" w:value="Small Business"/>
                  <w:listItem w:displayText="All Other" w:value="All Other"/>
                </w:dropDownList>
              </w:sdtPr>
              <w:sdtEndPr>
                <w:rPr>
                  <w:rStyle w:val="DefaultParagraphFont"/>
                  <w:color w:val="auto"/>
                </w:rPr>
              </w:sdtEndPr>
              <w:sdtContent>
                <w:r w:rsidR="009A57F3" w:rsidRPr="00954175">
                  <w:rPr>
                    <w:rStyle w:val="PlaceholderText"/>
                  </w:rPr>
                  <w:t>Choose an item.</w:t>
                </w:r>
              </w:sdtContent>
            </w:sdt>
          </w:p>
        </w:tc>
        <w:tc>
          <w:tcPr>
            <w:tcW w:w="402" w:type="pct"/>
            <w:tcBorders>
              <w:top w:val="single" w:sz="1" w:space="0" w:color="000000"/>
              <w:left w:val="single" w:sz="1" w:space="0" w:color="000000"/>
              <w:bottom w:val="single" w:sz="1" w:space="0" w:color="000000"/>
              <w:right w:val="single" w:sz="1" w:space="0" w:color="000000"/>
            </w:tcBorders>
          </w:tcPr>
          <w:p w14:paraId="1379B347" w14:textId="77777777" w:rsidR="009A57F3" w:rsidRDefault="009A57F3" w:rsidP="00CD42F6">
            <w:pPr>
              <w:spacing w:after="0"/>
              <w:jc w:val="right"/>
              <w:rPr>
                <w:rStyle w:val="MainBodyStyle"/>
                <w:sz w:val="20"/>
                <w:szCs w:val="20"/>
              </w:rPr>
            </w:pPr>
          </w:p>
        </w:tc>
        <w:tc>
          <w:tcPr>
            <w:tcW w:w="402" w:type="pct"/>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sdt>
            <w:sdtPr>
              <w:rPr>
                <w:rStyle w:val="MainBodyStyle"/>
                <w:sz w:val="20"/>
                <w:szCs w:val="20"/>
              </w:rPr>
              <w:id w:val="1209525191"/>
              <w:placeholder>
                <w:docPart w:val="DD515A516F53C7478A517582303F5664"/>
              </w:placeholder>
              <w:showingPlcHdr/>
              <w:date w:fullDate="2018-12-31T00:00:00Z">
                <w:dateFormat w:val="M/d/yyyy"/>
                <w:lid w:val="en-US"/>
                <w:storeMappedDataAs w:val="dateTime"/>
                <w:calendar w:val="gregorian"/>
              </w:date>
            </w:sdtPr>
            <w:sdtEndPr>
              <w:rPr>
                <w:rStyle w:val="DefaultParagraphFont"/>
                <w:color w:val="auto"/>
              </w:rPr>
            </w:sdtEndPr>
            <w:sdtContent>
              <w:p w14:paraId="3EDF677C" w14:textId="77777777" w:rsidR="009A57F3" w:rsidRPr="00154951" w:rsidRDefault="009A57F3" w:rsidP="00CD42F6">
                <w:pPr>
                  <w:spacing w:after="0"/>
                  <w:jc w:val="right"/>
                  <w:rPr>
                    <w:color w:val="262626" w:themeColor="text1" w:themeTint="D9"/>
                    <w:sz w:val="20"/>
                    <w:szCs w:val="20"/>
                  </w:rPr>
                </w:pPr>
                <w:r>
                  <w:rPr>
                    <w:rStyle w:val="PlaceholderText"/>
                  </w:rPr>
                  <w:t>Choose a date</w:t>
                </w:r>
              </w:p>
            </w:sdtContent>
          </w:sdt>
        </w:tc>
        <w:tc>
          <w:tcPr>
            <w:tcW w:w="490" w:type="pct"/>
            <w:tcBorders>
              <w:top w:val="single" w:sz="1" w:space="0" w:color="000000"/>
              <w:left w:val="single" w:sz="1" w:space="0" w:color="000000"/>
              <w:bottom w:val="single" w:sz="1" w:space="0" w:color="000000"/>
              <w:right w:val="single" w:sz="1" w:space="0" w:color="000000"/>
            </w:tcBorders>
          </w:tcPr>
          <w:sdt>
            <w:sdtPr>
              <w:rPr>
                <w:rStyle w:val="MainBodyStyle"/>
                <w:sz w:val="20"/>
                <w:szCs w:val="20"/>
              </w:rPr>
              <w:id w:val="-1094085164"/>
              <w:placeholder>
                <w:docPart w:val="DDE525B1BF6E89419A960002A0593F0C"/>
              </w:placeholder>
              <w:showingPlcHdr/>
              <w:date w:fullDate="2018-12-31T00:00:00Z">
                <w:dateFormat w:val="M/d/yyyy"/>
                <w:lid w:val="en-US"/>
                <w:storeMappedDataAs w:val="dateTime"/>
                <w:calendar w:val="gregorian"/>
              </w:date>
            </w:sdtPr>
            <w:sdtEndPr>
              <w:rPr>
                <w:rStyle w:val="DefaultParagraphFont"/>
                <w:color w:val="auto"/>
              </w:rPr>
            </w:sdtEndPr>
            <w:sdtContent>
              <w:p w14:paraId="1B91DED5" w14:textId="77777777" w:rsidR="009A57F3" w:rsidRPr="00AF7503" w:rsidRDefault="009A57F3" w:rsidP="00CD42F6">
                <w:pPr>
                  <w:spacing w:after="0"/>
                  <w:jc w:val="right"/>
                  <w:rPr>
                    <w:color w:val="262626" w:themeColor="text1" w:themeTint="D9"/>
                    <w:sz w:val="20"/>
                    <w:szCs w:val="20"/>
                  </w:rPr>
                </w:pPr>
                <w:r>
                  <w:rPr>
                    <w:rStyle w:val="PlaceholderText"/>
                  </w:rPr>
                  <w:t>Choose a date</w:t>
                </w:r>
              </w:p>
            </w:sdtContent>
          </w:sdt>
        </w:tc>
        <w:tc>
          <w:tcPr>
            <w:tcW w:w="445" w:type="pct"/>
            <w:tcBorders>
              <w:top w:val="single" w:sz="1" w:space="0" w:color="000000"/>
              <w:left w:val="single" w:sz="1" w:space="0" w:color="000000"/>
              <w:bottom w:val="single" w:sz="1" w:space="0" w:color="000000"/>
              <w:right w:val="single" w:sz="1" w:space="0" w:color="000000"/>
            </w:tcBorders>
          </w:tcPr>
          <w:p w14:paraId="461E629A" w14:textId="77777777" w:rsidR="009A57F3" w:rsidRPr="00D2482F" w:rsidRDefault="009A57F3" w:rsidP="00CD42F6">
            <w:pPr>
              <w:jc w:val="right"/>
              <w:rPr>
                <w:color w:val="000000"/>
                <w:sz w:val="20"/>
                <w:szCs w:val="20"/>
              </w:rPr>
            </w:pPr>
            <w:r>
              <w:rPr>
                <w:rStyle w:val="MainBodyStyle"/>
                <w:sz w:val="20"/>
                <w:szCs w:val="20"/>
              </w:rPr>
              <w:t>$</w:t>
            </w:r>
            <w:sdt>
              <w:sdtPr>
                <w:rPr>
                  <w:rStyle w:val="MainBodyStyle"/>
                  <w:sz w:val="20"/>
                  <w:szCs w:val="20"/>
                </w:rPr>
                <w:id w:val="1362163023"/>
                <w:placeholder>
                  <w:docPart w:val="D5D2E374BB70F0439FB4BC6D2A95082B"/>
                </w:placeholder>
                <w:showingPlcHdr/>
              </w:sdtPr>
              <w:sdtEndPr>
                <w:rPr>
                  <w:rStyle w:val="DefaultParagraphFont"/>
                  <w:color w:val="auto"/>
                </w:rPr>
              </w:sdtEndPr>
              <w:sdtContent>
                <w:r>
                  <w:rPr>
                    <w:rStyle w:val="PlaceholderText"/>
                  </w:rPr>
                  <w:t>Enter Cost</w:t>
                </w:r>
              </w:sdtContent>
            </w:sdt>
          </w:p>
        </w:tc>
        <w:tc>
          <w:tcPr>
            <w:tcW w:w="445" w:type="pct"/>
            <w:tcBorders>
              <w:top w:val="single" w:sz="1" w:space="0" w:color="000000"/>
              <w:left w:val="single" w:sz="1" w:space="0" w:color="000000"/>
              <w:bottom w:val="single" w:sz="1" w:space="0" w:color="000000"/>
              <w:right w:val="single" w:sz="1" w:space="0" w:color="000000"/>
            </w:tcBorders>
          </w:tcPr>
          <w:p w14:paraId="16B983E4" w14:textId="77777777" w:rsidR="009A57F3" w:rsidRPr="00D2482F" w:rsidRDefault="009A57F3" w:rsidP="00CD42F6">
            <w:pPr>
              <w:jc w:val="right"/>
              <w:rPr>
                <w:color w:val="000000"/>
                <w:sz w:val="20"/>
                <w:szCs w:val="20"/>
              </w:rPr>
            </w:pPr>
            <w:r>
              <w:rPr>
                <w:rStyle w:val="MainBodyStyle"/>
                <w:sz w:val="20"/>
                <w:szCs w:val="20"/>
              </w:rPr>
              <w:t>$</w:t>
            </w:r>
            <w:sdt>
              <w:sdtPr>
                <w:rPr>
                  <w:rStyle w:val="MainBodyStyle"/>
                  <w:sz w:val="20"/>
                  <w:szCs w:val="20"/>
                </w:rPr>
                <w:id w:val="1279907667"/>
                <w:placeholder>
                  <w:docPart w:val="D260A32D999627408EC57E9B69D74EB8"/>
                </w:placeholder>
                <w:showingPlcHdr/>
              </w:sdtPr>
              <w:sdtEndPr>
                <w:rPr>
                  <w:rStyle w:val="DefaultParagraphFont"/>
                  <w:color w:val="auto"/>
                </w:rPr>
              </w:sdtEndPr>
              <w:sdtContent>
                <w:r>
                  <w:rPr>
                    <w:rStyle w:val="PlaceholderText"/>
                  </w:rPr>
                  <w:t>Enter Cost</w:t>
                </w:r>
              </w:sdtContent>
            </w:sdt>
          </w:p>
        </w:tc>
        <w:tc>
          <w:tcPr>
            <w:tcW w:w="445" w:type="pct"/>
            <w:tcBorders>
              <w:top w:val="single" w:sz="1" w:space="0" w:color="000000"/>
              <w:left w:val="single" w:sz="1" w:space="0" w:color="000000"/>
              <w:bottom w:val="single" w:sz="1" w:space="0" w:color="000000"/>
              <w:right w:val="single" w:sz="1" w:space="0" w:color="000000"/>
            </w:tcBorders>
          </w:tcPr>
          <w:p w14:paraId="6605826A" w14:textId="77777777" w:rsidR="009A57F3" w:rsidRPr="00D2482F" w:rsidRDefault="009A57F3" w:rsidP="00CD42F6">
            <w:pPr>
              <w:jc w:val="right"/>
              <w:rPr>
                <w:color w:val="000000"/>
                <w:sz w:val="20"/>
                <w:szCs w:val="20"/>
              </w:rPr>
            </w:pPr>
            <w:r>
              <w:rPr>
                <w:rStyle w:val="MainBodyStyle"/>
                <w:sz w:val="20"/>
                <w:szCs w:val="20"/>
              </w:rPr>
              <w:t>$</w:t>
            </w:r>
            <w:sdt>
              <w:sdtPr>
                <w:rPr>
                  <w:rStyle w:val="MainBodyStyle"/>
                  <w:sz w:val="20"/>
                  <w:szCs w:val="20"/>
                </w:rPr>
                <w:id w:val="-394279202"/>
                <w:placeholder>
                  <w:docPart w:val="80B32851CBC7104EAACE2563FDD3C13C"/>
                </w:placeholder>
                <w:showingPlcHdr/>
              </w:sdtPr>
              <w:sdtEndPr>
                <w:rPr>
                  <w:rStyle w:val="DefaultParagraphFont"/>
                  <w:color w:val="auto"/>
                </w:rPr>
              </w:sdtEndPr>
              <w:sdtContent>
                <w:r>
                  <w:rPr>
                    <w:rStyle w:val="PlaceholderText"/>
                  </w:rPr>
                  <w:t>Enter Cost</w:t>
                </w:r>
              </w:sdtContent>
            </w:sdt>
          </w:p>
        </w:tc>
      </w:tr>
      <w:tr w:rsidR="009A57F3" w:rsidRPr="00D2482F" w14:paraId="6E570825" w14:textId="77777777" w:rsidTr="000D4819">
        <w:tc>
          <w:tcPr>
            <w:tcW w:w="576" w:type="pct"/>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sdt>
            <w:sdtPr>
              <w:rPr>
                <w:rStyle w:val="MainBodyStyle"/>
                <w:sz w:val="20"/>
                <w:szCs w:val="20"/>
              </w:rPr>
              <w:id w:val="-1926104280"/>
              <w:placeholder>
                <w:docPart w:val="B098D3ABA1E51D44985FC30495EFC0DA"/>
              </w:placeholder>
              <w:showingPlcHdr/>
            </w:sdtPr>
            <w:sdtEndPr>
              <w:rPr>
                <w:rStyle w:val="DefaultParagraphFont"/>
                <w:b/>
                <w:color w:val="auto"/>
              </w:rPr>
            </w:sdtEndPr>
            <w:sdtContent>
              <w:p w14:paraId="650C9FFB" w14:textId="77777777" w:rsidR="009A57F3" w:rsidRPr="00154951" w:rsidRDefault="009A57F3" w:rsidP="00CD42F6">
                <w:pPr>
                  <w:rPr>
                    <w:color w:val="262626" w:themeColor="text1" w:themeTint="D9"/>
                    <w:sz w:val="20"/>
                    <w:szCs w:val="20"/>
                  </w:rPr>
                </w:pPr>
                <w:r w:rsidRPr="00954175">
                  <w:rPr>
                    <w:rStyle w:val="PlaceholderText"/>
                  </w:rPr>
                  <w:t>Click here to enter text.</w:t>
                </w:r>
              </w:p>
            </w:sdtContent>
          </w:sdt>
        </w:tc>
        <w:tc>
          <w:tcPr>
            <w:tcW w:w="1244" w:type="pct"/>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sdt>
            <w:sdtPr>
              <w:rPr>
                <w:rStyle w:val="MainBodyStyle"/>
                <w:sz w:val="20"/>
                <w:szCs w:val="20"/>
              </w:rPr>
              <w:id w:val="-1858180998"/>
              <w:placeholder>
                <w:docPart w:val="6D0DFAC37AACF249A61A44F2EEDBE6E7"/>
              </w:placeholder>
              <w:showingPlcHdr/>
            </w:sdtPr>
            <w:sdtEndPr>
              <w:rPr>
                <w:rStyle w:val="DefaultParagraphFont"/>
                <w:b/>
                <w:color w:val="auto"/>
              </w:rPr>
            </w:sdtEndPr>
            <w:sdtContent>
              <w:p w14:paraId="3062499C" w14:textId="77777777" w:rsidR="009A57F3" w:rsidRPr="00154951" w:rsidRDefault="009A57F3" w:rsidP="00CD42F6">
                <w:pPr>
                  <w:rPr>
                    <w:color w:val="262626" w:themeColor="text1" w:themeTint="D9"/>
                    <w:sz w:val="20"/>
                    <w:szCs w:val="20"/>
                  </w:rPr>
                </w:pPr>
                <w:r w:rsidRPr="00954175">
                  <w:rPr>
                    <w:rStyle w:val="PlaceholderText"/>
                  </w:rPr>
                  <w:t>Click here to enter text.</w:t>
                </w:r>
              </w:p>
            </w:sdtContent>
          </w:sdt>
        </w:tc>
        <w:tc>
          <w:tcPr>
            <w:tcW w:w="551" w:type="pct"/>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p w14:paraId="45AEAEF4" w14:textId="77777777" w:rsidR="009A57F3" w:rsidRPr="00154951" w:rsidRDefault="00000000" w:rsidP="00CD42F6">
            <w:pPr>
              <w:rPr>
                <w:rFonts w:ascii="Calibri" w:eastAsia="Calibri" w:hAnsi="Calibri" w:cs="Times New Roman"/>
                <w:sz w:val="20"/>
                <w:szCs w:val="20"/>
              </w:rPr>
            </w:pPr>
            <w:sdt>
              <w:sdtPr>
                <w:rPr>
                  <w:rStyle w:val="MainBodyStyle"/>
                  <w:sz w:val="20"/>
                  <w:szCs w:val="20"/>
                </w:rPr>
                <w:id w:val="1894385941"/>
                <w:placeholder>
                  <w:docPart w:val="0F6193CFA005804E9B9AFD91DA0C53DE"/>
                </w:placeholder>
                <w:showingPlcHdr/>
                <w:dropDownList>
                  <w:listItem w:value="Choose an item."/>
                  <w:listItem w:displayText="Other NonProfit" w:value="Other NonProfit"/>
                  <w:listItem w:displayText="Private Higher Education" w:value="Private Higher Education"/>
                  <w:listItem w:displayText="County Government" w:value="County Government"/>
                  <w:listItem w:displayText="State Government" w:value="State Government"/>
                  <w:listItem w:displayText="City or Township Government" w:value="City or Township Government"/>
                  <w:listItem w:displayText="Special District Government" w:value="Special District Government"/>
                  <w:listItem w:displayText="State controlled Institution of Higher Education" w:value="State controlled Institution of Higher Education"/>
                  <w:listItem w:displayText="Indian Tribe" w:value="Indian Tribe"/>
                  <w:listItem w:displayText="Profit Organization" w:value="Profit Organization"/>
                  <w:listItem w:displayText="Small Business" w:value="Small Business"/>
                  <w:listItem w:displayText="All Other" w:value="All Other"/>
                </w:dropDownList>
              </w:sdtPr>
              <w:sdtEndPr>
                <w:rPr>
                  <w:rStyle w:val="DefaultParagraphFont"/>
                  <w:color w:val="auto"/>
                </w:rPr>
              </w:sdtEndPr>
              <w:sdtContent>
                <w:r w:rsidR="009A57F3" w:rsidRPr="00954175">
                  <w:rPr>
                    <w:rStyle w:val="PlaceholderText"/>
                  </w:rPr>
                  <w:t>Choose an item.</w:t>
                </w:r>
              </w:sdtContent>
            </w:sdt>
          </w:p>
        </w:tc>
        <w:tc>
          <w:tcPr>
            <w:tcW w:w="402" w:type="pct"/>
            <w:tcBorders>
              <w:top w:val="single" w:sz="1" w:space="0" w:color="000000"/>
              <w:left w:val="single" w:sz="1" w:space="0" w:color="000000"/>
              <w:bottom w:val="single" w:sz="1" w:space="0" w:color="000000"/>
              <w:right w:val="single" w:sz="1" w:space="0" w:color="000000"/>
            </w:tcBorders>
          </w:tcPr>
          <w:p w14:paraId="597A92D7" w14:textId="77777777" w:rsidR="009A57F3" w:rsidRDefault="009A57F3" w:rsidP="00CD42F6">
            <w:pPr>
              <w:spacing w:after="0"/>
              <w:jc w:val="right"/>
              <w:rPr>
                <w:rStyle w:val="MainBodyStyle"/>
                <w:sz w:val="20"/>
                <w:szCs w:val="20"/>
              </w:rPr>
            </w:pPr>
          </w:p>
        </w:tc>
        <w:tc>
          <w:tcPr>
            <w:tcW w:w="402" w:type="pct"/>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sdt>
            <w:sdtPr>
              <w:rPr>
                <w:rStyle w:val="MainBodyStyle"/>
                <w:sz w:val="20"/>
                <w:szCs w:val="20"/>
              </w:rPr>
              <w:id w:val="-1411692038"/>
              <w:placeholder>
                <w:docPart w:val="1F3013EF72D13848A1B8E435FC82E00F"/>
              </w:placeholder>
              <w:showingPlcHdr/>
              <w:date w:fullDate="2018-12-31T00:00:00Z">
                <w:dateFormat w:val="M/d/yyyy"/>
                <w:lid w:val="en-US"/>
                <w:storeMappedDataAs w:val="dateTime"/>
                <w:calendar w:val="gregorian"/>
              </w:date>
            </w:sdtPr>
            <w:sdtEndPr>
              <w:rPr>
                <w:rStyle w:val="DefaultParagraphFont"/>
                <w:color w:val="auto"/>
              </w:rPr>
            </w:sdtEndPr>
            <w:sdtContent>
              <w:p w14:paraId="4E6037E4" w14:textId="77777777" w:rsidR="009A57F3" w:rsidRPr="00154951" w:rsidRDefault="009A57F3" w:rsidP="00CD42F6">
                <w:pPr>
                  <w:spacing w:after="0"/>
                  <w:jc w:val="right"/>
                  <w:rPr>
                    <w:color w:val="262626" w:themeColor="text1" w:themeTint="D9"/>
                    <w:sz w:val="20"/>
                    <w:szCs w:val="20"/>
                  </w:rPr>
                </w:pPr>
                <w:r>
                  <w:rPr>
                    <w:rStyle w:val="PlaceholderText"/>
                  </w:rPr>
                  <w:t>Choose a date</w:t>
                </w:r>
              </w:p>
            </w:sdtContent>
          </w:sdt>
        </w:tc>
        <w:tc>
          <w:tcPr>
            <w:tcW w:w="490" w:type="pct"/>
            <w:tcBorders>
              <w:top w:val="single" w:sz="1" w:space="0" w:color="000000"/>
              <w:left w:val="single" w:sz="1" w:space="0" w:color="000000"/>
              <w:bottom w:val="single" w:sz="1" w:space="0" w:color="000000"/>
              <w:right w:val="single" w:sz="1" w:space="0" w:color="000000"/>
            </w:tcBorders>
          </w:tcPr>
          <w:sdt>
            <w:sdtPr>
              <w:rPr>
                <w:rStyle w:val="MainBodyStyle"/>
                <w:sz w:val="20"/>
                <w:szCs w:val="20"/>
              </w:rPr>
              <w:id w:val="1321549787"/>
              <w:placeholder>
                <w:docPart w:val="0EE1560E365AD741A26DBACB7C5373F6"/>
              </w:placeholder>
              <w:showingPlcHdr/>
              <w:date w:fullDate="2018-12-31T00:00:00Z">
                <w:dateFormat w:val="M/d/yyyy"/>
                <w:lid w:val="en-US"/>
                <w:storeMappedDataAs w:val="dateTime"/>
                <w:calendar w:val="gregorian"/>
              </w:date>
            </w:sdtPr>
            <w:sdtEndPr>
              <w:rPr>
                <w:rStyle w:val="DefaultParagraphFont"/>
                <w:color w:val="auto"/>
              </w:rPr>
            </w:sdtEndPr>
            <w:sdtContent>
              <w:p w14:paraId="5C4D1459" w14:textId="77777777" w:rsidR="009A57F3" w:rsidRPr="00AF7503" w:rsidRDefault="009A57F3" w:rsidP="00CD42F6">
                <w:pPr>
                  <w:spacing w:after="0"/>
                  <w:jc w:val="right"/>
                  <w:rPr>
                    <w:color w:val="262626" w:themeColor="text1" w:themeTint="D9"/>
                    <w:sz w:val="20"/>
                    <w:szCs w:val="20"/>
                  </w:rPr>
                </w:pPr>
                <w:r>
                  <w:rPr>
                    <w:rStyle w:val="PlaceholderText"/>
                  </w:rPr>
                  <w:t>Choose a date</w:t>
                </w:r>
              </w:p>
            </w:sdtContent>
          </w:sdt>
        </w:tc>
        <w:tc>
          <w:tcPr>
            <w:tcW w:w="445" w:type="pct"/>
            <w:tcBorders>
              <w:top w:val="single" w:sz="1" w:space="0" w:color="000000"/>
              <w:left w:val="single" w:sz="1" w:space="0" w:color="000000"/>
              <w:bottom w:val="single" w:sz="1" w:space="0" w:color="000000"/>
              <w:right w:val="single" w:sz="1" w:space="0" w:color="000000"/>
            </w:tcBorders>
          </w:tcPr>
          <w:p w14:paraId="1412711A" w14:textId="77777777" w:rsidR="009A57F3" w:rsidRPr="00D2482F" w:rsidRDefault="009A57F3" w:rsidP="00CD42F6">
            <w:pPr>
              <w:jc w:val="right"/>
              <w:rPr>
                <w:color w:val="000000"/>
                <w:sz w:val="20"/>
                <w:szCs w:val="20"/>
              </w:rPr>
            </w:pPr>
            <w:r>
              <w:rPr>
                <w:rStyle w:val="MainBodyStyle"/>
                <w:sz w:val="20"/>
                <w:szCs w:val="20"/>
              </w:rPr>
              <w:t>$</w:t>
            </w:r>
            <w:sdt>
              <w:sdtPr>
                <w:rPr>
                  <w:rStyle w:val="MainBodyStyle"/>
                  <w:sz w:val="20"/>
                  <w:szCs w:val="20"/>
                </w:rPr>
                <w:id w:val="235522663"/>
                <w:placeholder>
                  <w:docPart w:val="1F562BB40C3C374D9FDB1AF19D0FC26E"/>
                </w:placeholder>
                <w:showingPlcHdr/>
              </w:sdtPr>
              <w:sdtEndPr>
                <w:rPr>
                  <w:rStyle w:val="DefaultParagraphFont"/>
                  <w:color w:val="auto"/>
                </w:rPr>
              </w:sdtEndPr>
              <w:sdtContent>
                <w:r>
                  <w:rPr>
                    <w:rStyle w:val="PlaceholderText"/>
                  </w:rPr>
                  <w:t>Enter Cost</w:t>
                </w:r>
              </w:sdtContent>
            </w:sdt>
          </w:p>
        </w:tc>
        <w:tc>
          <w:tcPr>
            <w:tcW w:w="445" w:type="pct"/>
            <w:tcBorders>
              <w:top w:val="single" w:sz="1" w:space="0" w:color="000000"/>
              <w:left w:val="single" w:sz="1" w:space="0" w:color="000000"/>
              <w:bottom w:val="single" w:sz="1" w:space="0" w:color="000000"/>
              <w:right w:val="single" w:sz="1" w:space="0" w:color="000000"/>
            </w:tcBorders>
          </w:tcPr>
          <w:p w14:paraId="2289B2F6" w14:textId="77777777" w:rsidR="009A57F3" w:rsidRPr="00D2482F" w:rsidRDefault="009A57F3" w:rsidP="00CD42F6">
            <w:pPr>
              <w:jc w:val="right"/>
              <w:rPr>
                <w:color w:val="000000"/>
                <w:sz w:val="20"/>
                <w:szCs w:val="20"/>
              </w:rPr>
            </w:pPr>
            <w:r>
              <w:rPr>
                <w:rStyle w:val="MainBodyStyle"/>
                <w:sz w:val="20"/>
                <w:szCs w:val="20"/>
              </w:rPr>
              <w:t>$</w:t>
            </w:r>
            <w:sdt>
              <w:sdtPr>
                <w:rPr>
                  <w:rStyle w:val="MainBodyStyle"/>
                  <w:sz w:val="20"/>
                  <w:szCs w:val="20"/>
                </w:rPr>
                <w:id w:val="1217627805"/>
                <w:placeholder>
                  <w:docPart w:val="A063C34925BA3345993D9DCCD7A9AD02"/>
                </w:placeholder>
                <w:showingPlcHdr/>
              </w:sdtPr>
              <w:sdtEndPr>
                <w:rPr>
                  <w:rStyle w:val="DefaultParagraphFont"/>
                  <w:color w:val="auto"/>
                </w:rPr>
              </w:sdtEndPr>
              <w:sdtContent>
                <w:r>
                  <w:rPr>
                    <w:rStyle w:val="PlaceholderText"/>
                  </w:rPr>
                  <w:t>Enter Cost</w:t>
                </w:r>
              </w:sdtContent>
            </w:sdt>
          </w:p>
        </w:tc>
        <w:tc>
          <w:tcPr>
            <w:tcW w:w="445" w:type="pct"/>
            <w:tcBorders>
              <w:top w:val="single" w:sz="1" w:space="0" w:color="000000"/>
              <w:left w:val="single" w:sz="1" w:space="0" w:color="000000"/>
              <w:bottom w:val="single" w:sz="1" w:space="0" w:color="000000"/>
              <w:right w:val="single" w:sz="1" w:space="0" w:color="000000"/>
            </w:tcBorders>
          </w:tcPr>
          <w:p w14:paraId="17A349E8" w14:textId="77777777" w:rsidR="009A57F3" w:rsidRPr="00D2482F" w:rsidRDefault="009A57F3" w:rsidP="00CD42F6">
            <w:pPr>
              <w:jc w:val="right"/>
              <w:rPr>
                <w:color w:val="000000"/>
                <w:sz w:val="20"/>
                <w:szCs w:val="20"/>
              </w:rPr>
            </w:pPr>
            <w:r>
              <w:rPr>
                <w:rStyle w:val="MainBodyStyle"/>
                <w:sz w:val="20"/>
                <w:szCs w:val="20"/>
              </w:rPr>
              <w:t>$</w:t>
            </w:r>
            <w:sdt>
              <w:sdtPr>
                <w:rPr>
                  <w:rStyle w:val="MainBodyStyle"/>
                  <w:sz w:val="20"/>
                  <w:szCs w:val="20"/>
                </w:rPr>
                <w:id w:val="-1686591585"/>
                <w:placeholder>
                  <w:docPart w:val="C66CF42CC8591E428026B80798A9827E"/>
                </w:placeholder>
                <w:showingPlcHdr/>
              </w:sdtPr>
              <w:sdtEndPr>
                <w:rPr>
                  <w:rStyle w:val="DefaultParagraphFont"/>
                  <w:color w:val="auto"/>
                </w:rPr>
              </w:sdtEndPr>
              <w:sdtContent>
                <w:r>
                  <w:rPr>
                    <w:rStyle w:val="PlaceholderText"/>
                  </w:rPr>
                  <w:t>Enter Cost</w:t>
                </w:r>
              </w:sdtContent>
            </w:sdt>
          </w:p>
        </w:tc>
      </w:tr>
    </w:tbl>
    <w:p w14:paraId="1BE05C7E" w14:textId="77777777" w:rsidR="009A57F3" w:rsidRPr="00192170" w:rsidRDefault="009A57F3" w:rsidP="00567F44">
      <w:pPr>
        <w:pBdr>
          <w:bottom w:val="single" w:sz="1" w:space="1" w:color="DBE5F1"/>
        </w:pBdr>
        <w:spacing w:before="240" w:after="240"/>
      </w:pPr>
      <w:r w:rsidRPr="00192170">
        <w:rPr>
          <w:b/>
          <w:color w:val="365F92"/>
          <w:sz w:val="24"/>
        </w:rPr>
        <w:t>Place of Performance</w:t>
      </w:r>
    </w:p>
    <w:p w14:paraId="09491ABA" w14:textId="77777777" w:rsidR="009A57F3" w:rsidRPr="00192170" w:rsidRDefault="009A57F3" w:rsidP="00192170">
      <w:pPr>
        <w:shd w:val="clear" w:color="auto" w:fill="FFFF00"/>
        <w:tabs>
          <w:tab w:val="left" w:pos="4215"/>
        </w:tabs>
        <w:spacing w:after="0"/>
        <w:rPr>
          <w:rFonts w:ascii="Calibri" w:eastAsia="Calibri" w:hAnsi="Calibri" w:cs="Times New Roman"/>
          <w:bCs/>
          <w:color w:val="000000"/>
          <w:sz w:val="20"/>
          <w:szCs w:val="20"/>
        </w:rPr>
      </w:pPr>
      <w:r w:rsidRPr="00192170">
        <w:rPr>
          <w:b/>
          <w:color w:val="1F497D"/>
        </w:rPr>
        <w:t xml:space="preserve">Address </w:t>
      </w:r>
      <w:proofErr w:type="gramStart"/>
      <w:r w:rsidRPr="00192170">
        <w:rPr>
          <w:b/>
          <w:color w:val="1F497D"/>
        </w:rPr>
        <w:t>different</w:t>
      </w:r>
      <w:proofErr w:type="gramEnd"/>
      <w:r w:rsidRPr="00192170">
        <w:rPr>
          <w:b/>
          <w:color w:val="1F497D"/>
        </w:rPr>
        <w:t xml:space="preserve"> from lab? </w:t>
      </w:r>
      <w:sdt>
        <w:sdtPr>
          <w:rPr>
            <w:rFonts w:ascii="Calibri" w:eastAsia="Calibri" w:hAnsi="Calibri" w:cs="Times New Roman"/>
            <w:bCs/>
            <w:color w:val="000000"/>
            <w:sz w:val="20"/>
            <w:szCs w:val="20"/>
          </w:rPr>
          <w:id w:val="-1241090985"/>
          <w14:checkbox>
            <w14:checked w14:val="0"/>
            <w14:checkedState w14:val="221A" w14:font="Times New Roman"/>
            <w14:uncheckedState w14:val="2610" w14:font="MS Gothic"/>
          </w14:checkbox>
        </w:sdtPr>
        <w:sdtContent>
          <w:r w:rsidRPr="00192170">
            <w:rPr>
              <w:rFonts w:ascii="MS Gothic" w:eastAsia="MS Gothic" w:hAnsi="MS Gothic" w:cs="Times New Roman" w:hint="eastAsia"/>
              <w:bCs/>
              <w:color w:val="000000"/>
              <w:sz w:val="20"/>
              <w:szCs w:val="20"/>
            </w:rPr>
            <w:t>☐</w:t>
          </w:r>
        </w:sdtContent>
      </w:sdt>
      <w:r>
        <w:rPr>
          <w:rFonts w:ascii="Calibri" w:eastAsia="Calibri" w:hAnsi="Calibri" w:cs="Times New Roman"/>
          <w:bCs/>
          <w:color w:val="000000"/>
          <w:sz w:val="20"/>
          <w:szCs w:val="20"/>
        </w:rPr>
        <w:tab/>
      </w:r>
    </w:p>
    <w:p w14:paraId="549319F3" w14:textId="77777777" w:rsidR="009A57F3" w:rsidRPr="00192170" w:rsidRDefault="009A57F3" w:rsidP="00000A94">
      <w:pPr>
        <w:spacing w:after="0"/>
        <w:rPr>
          <w:b/>
          <w:color w:val="1F497D"/>
        </w:rPr>
      </w:pPr>
    </w:p>
    <w:tbl>
      <w:tblPr>
        <w:tblStyle w:val="TableGrid"/>
        <w:tblW w:w="10980" w:type="dxa"/>
        <w:tblInd w:w="-5" w:type="dxa"/>
        <w:tblLayout w:type="fixed"/>
        <w:tblLook w:val="04A0" w:firstRow="1" w:lastRow="0" w:firstColumn="1" w:lastColumn="0" w:noHBand="0" w:noVBand="1"/>
      </w:tblPr>
      <w:tblGrid>
        <w:gridCol w:w="10980"/>
      </w:tblGrid>
      <w:tr w:rsidR="009A57F3" w:rsidRPr="00192170" w14:paraId="2A0D1D68" w14:textId="77777777" w:rsidTr="00192170">
        <w:tc>
          <w:tcPr>
            <w:tcW w:w="10980" w:type="dxa"/>
            <w:shd w:val="clear" w:color="auto" w:fill="auto"/>
          </w:tcPr>
          <w:p w14:paraId="2A576AF3" w14:textId="77777777" w:rsidR="009A57F3" w:rsidRPr="00192170" w:rsidRDefault="009A57F3" w:rsidP="00B81B3F">
            <w:pPr>
              <w:rPr>
                <w:rFonts w:ascii="Calibri" w:eastAsia="Calibri" w:hAnsi="Calibri" w:cs="Times New Roman"/>
                <w:b/>
                <w:bCs/>
                <w:color w:val="000000"/>
                <w:specVanish/>
              </w:rPr>
            </w:pPr>
            <w:r w:rsidRPr="00192170">
              <w:rPr>
                <w:rFonts w:ascii="Calibri" w:eastAsia="Calibri" w:hAnsi="Calibri" w:cs="Times New Roman"/>
                <w:b/>
                <w:bCs/>
                <w:color w:val="000000"/>
              </w:rPr>
              <w:t>Address:</w:t>
            </w:r>
          </w:p>
          <w:p w14:paraId="76AEC6CA" w14:textId="635C320A" w:rsidR="009A57F3" w:rsidRPr="00192170" w:rsidRDefault="00000000" w:rsidP="00B81B3F">
            <w:pPr>
              <w:rPr>
                <w:rFonts w:ascii="Calibri" w:eastAsia="Calibri" w:hAnsi="Calibri" w:cs="Times New Roman"/>
                <w:b/>
                <w:sz w:val="20"/>
                <w:szCs w:val="20"/>
              </w:rPr>
            </w:pPr>
            <w:sdt>
              <w:sdtPr>
                <w:rPr>
                  <w:rFonts w:ascii="Calibri" w:eastAsia="Calibri" w:hAnsi="Calibri" w:cs="Times New Roman"/>
                  <w:color w:val="262626"/>
                  <w:sz w:val="20"/>
                  <w:szCs w:val="20"/>
                </w:rPr>
                <w:id w:val="-1686127379"/>
                <w:placeholder>
                  <w:docPart w:val="91EE493729F04C4EADE4E99D4C8E370F"/>
                </w:placeholder>
              </w:sdtPr>
              <w:sdtEndPr>
                <w:rPr>
                  <w:color w:val="auto"/>
                </w:rPr>
              </w:sdtEndPr>
              <w:sdtContent>
                <w:r w:rsidR="005D5411" w:rsidRPr="005D5411">
                  <w:rPr>
                    <w:rFonts w:ascii="Calibri" w:eastAsia="Calibri" w:hAnsi="Calibri" w:cs="Times New Roman"/>
                    <w:color w:val="262626"/>
                    <w:sz w:val="20"/>
                    <w:szCs w:val="20"/>
                  </w:rPr>
                  <w:t>15013 Denver West Parkway</w:t>
                </w:r>
              </w:sdtContent>
            </w:sdt>
          </w:p>
        </w:tc>
      </w:tr>
      <w:tr w:rsidR="009A57F3" w:rsidRPr="00192170" w14:paraId="23681B67" w14:textId="77777777" w:rsidTr="00192170">
        <w:tc>
          <w:tcPr>
            <w:tcW w:w="10980" w:type="dxa"/>
            <w:shd w:val="clear" w:color="auto" w:fill="auto"/>
          </w:tcPr>
          <w:p w14:paraId="542DF985" w14:textId="77777777" w:rsidR="009A57F3" w:rsidRPr="00192170" w:rsidRDefault="009A57F3" w:rsidP="00B81B3F">
            <w:pPr>
              <w:rPr>
                <w:rFonts w:ascii="Calibri" w:eastAsia="Calibri" w:hAnsi="Calibri" w:cs="Times New Roman"/>
                <w:b/>
                <w:bCs/>
                <w:color w:val="000000"/>
                <w:sz w:val="20"/>
                <w:szCs w:val="20"/>
                <w:specVanish/>
              </w:rPr>
            </w:pPr>
            <w:r w:rsidRPr="00192170">
              <w:rPr>
                <w:rFonts w:ascii="Calibri" w:eastAsia="Calibri" w:hAnsi="Calibri" w:cs="Times New Roman"/>
                <w:b/>
                <w:bCs/>
                <w:color w:val="000000"/>
              </w:rPr>
              <w:t>City:</w:t>
            </w:r>
          </w:p>
          <w:p w14:paraId="02CA3BE3" w14:textId="733DD53A" w:rsidR="009A57F3" w:rsidRPr="00192170" w:rsidRDefault="00000000" w:rsidP="00B81B3F">
            <w:pPr>
              <w:rPr>
                <w:rFonts w:ascii="Calibri" w:eastAsia="Calibri" w:hAnsi="Calibri" w:cs="Times New Roman"/>
                <w:b/>
                <w:sz w:val="20"/>
                <w:szCs w:val="20"/>
              </w:rPr>
            </w:pPr>
            <w:sdt>
              <w:sdtPr>
                <w:rPr>
                  <w:rFonts w:ascii="Calibri" w:eastAsia="Calibri" w:hAnsi="Calibri" w:cs="Times New Roman"/>
                  <w:color w:val="262626"/>
                  <w:sz w:val="20"/>
                  <w:szCs w:val="20"/>
                </w:rPr>
                <w:id w:val="1058366405"/>
                <w:placeholder>
                  <w:docPart w:val="657733964F8AEB4B8966C61476AD928E"/>
                </w:placeholder>
              </w:sdtPr>
              <w:sdtEndPr>
                <w:rPr>
                  <w:color w:val="auto"/>
                </w:rPr>
              </w:sdtEndPr>
              <w:sdtContent>
                <w:r w:rsidR="005D5411" w:rsidRPr="005D5411">
                  <w:rPr>
                    <w:rFonts w:ascii="Calibri" w:eastAsia="Calibri" w:hAnsi="Calibri" w:cs="Times New Roman"/>
                    <w:color w:val="262626"/>
                    <w:sz w:val="20"/>
                    <w:szCs w:val="20"/>
                  </w:rPr>
                  <w:t>Golden</w:t>
                </w:r>
              </w:sdtContent>
            </w:sdt>
          </w:p>
        </w:tc>
      </w:tr>
      <w:tr w:rsidR="009A57F3" w:rsidRPr="00192170" w14:paraId="51CF7F87" w14:textId="77777777" w:rsidTr="00192170">
        <w:tc>
          <w:tcPr>
            <w:tcW w:w="10980" w:type="dxa"/>
            <w:shd w:val="clear" w:color="auto" w:fill="auto"/>
          </w:tcPr>
          <w:p w14:paraId="6BF01124" w14:textId="77777777" w:rsidR="009A57F3" w:rsidRPr="00192170" w:rsidRDefault="009A57F3" w:rsidP="00B81B3F">
            <w:pPr>
              <w:rPr>
                <w:rFonts w:ascii="Calibri" w:eastAsia="Calibri" w:hAnsi="Calibri" w:cs="Times New Roman"/>
                <w:b/>
                <w:bCs/>
                <w:color w:val="000000"/>
                <w:sz w:val="20"/>
                <w:szCs w:val="20"/>
                <w:specVanish/>
              </w:rPr>
            </w:pPr>
            <w:r w:rsidRPr="00192170">
              <w:rPr>
                <w:rFonts w:ascii="Calibri" w:eastAsia="Calibri" w:hAnsi="Calibri" w:cs="Times New Roman"/>
                <w:b/>
                <w:bCs/>
                <w:color w:val="000000"/>
              </w:rPr>
              <w:t>State:</w:t>
            </w:r>
          </w:p>
          <w:p w14:paraId="73CE70EF" w14:textId="4729585B" w:rsidR="009A57F3" w:rsidRPr="00192170" w:rsidRDefault="00000000" w:rsidP="00B81B3F">
            <w:pPr>
              <w:rPr>
                <w:rFonts w:ascii="Calibri" w:eastAsia="Calibri" w:hAnsi="Calibri" w:cs="Times New Roman"/>
                <w:b/>
                <w:sz w:val="20"/>
                <w:szCs w:val="20"/>
              </w:rPr>
            </w:pPr>
            <w:sdt>
              <w:sdtPr>
                <w:rPr>
                  <w:rFonts w:ascii="Calibri" w:eastAsia="Calibri" w:hAnsi="Calibri" w:cs="Times New Roman"/>
                  <w:color w:val="262626"/>
                  <w:sz w:val="20"/>
                  <w:szCs w:val="20"/>
                </w:rPr>
                <w:id w:val="-579596836"/>
                <w:placeholder>
                  <w:docPart w:val="DABA678CB9493342869B1BE052FA457F"/>
                </w:placeholder>
              </w:sdtPr>
              <w:sdtEndPr>
                <w:rPr>
                  <w:color w:val="auto"/>
                </w:rPr>
              </w:sdtEndPr>
              <w:sdtContent>
                <w:r w:rsidR="005D5411">
                  <w:rPr>
                    <w:rFonts w:ascii="Calibri" w:eastAsia="Calibri" w:hAnsi="Calibri" w:cs="Times New Roman"/>
                    <w:color w:val="262626"/>
                    <w:sz w:val="20"/>
                    <w:szCs w:val="20"/>
                  </w:rPr>
                  <w:t>Colorado</w:t>
                </w:r>
              </w:sdtContent>
            </w:sdt>
          </w:p>
        </w:tc>
      </w:tr>
      <w:tr w:rsidR="009A57F3" w:rsidRPr="00105C91" w14:paraId="651D5E92" w14:textId="77777777" w:rsidTr="00192170">
        <w:tc>
          <w:tcPr>
            <w:tcW w:w="10980" w:type="dxa"/>
            <w:shd w:val="clear" w:color="auto" w:fill="auto"/>
          </w:tcPr>
          <w:p w14:paraId="205C3DE1" w14:textId="77777777" w:rsidR="009A57F3" w:rsidRPr="00192170" w:rsidRDefault="009A57F3" w:rsidP="00B81B3F">
            <w:pPr>
              <w:rPr>
                <w:rFonts w:ascii="Calibri" w:eastAsia="Calibri" w:hAnsi="Calibri" w:cs="Times New Roman"/>
                <w:b/>
                <w:bCs/>
                <w:color w:val="000000"/>
                <w:sz w:val="20"/>
                <w:szCs w:val="20"/>
                <w:specVanish/>
              </w:rPr>
            </w:pPr>
            <w:r w:rsidRPr="00192170">
              <w:rPr>
                <w:rFonts w:ascii="Calibri" w:eastAsia="Calibri" w:hAnsi="Calibri" w:cs="Times New Roman"/>
                <w:b/>
                <w:bCs/>
                <w:color w:val="000000"/>
              </w:rPr>
              <w:t>Country:</w:t>
            </w:r>
          </w:p>
          <w:p w14:paraId="0DBEA06E" w14:textId="5F5D63D1" w:rsidR="009A57F3" w:rsidRPr="00B15AC7" w:rsidRDefault="00000000" w:rsidP="00B81B3F">
            <w:pPr>
              <w:rPr>
                <w:rFonts w:ascii="Calibri" w:eastAsia="Calibri" w:hAnsi="Calibri" w:cs="Times New Roman"/>
                <w:b/>
                <w:sz w:val="20"/>
                <w:szCs w:val="20"/>
              </w:rPr>
            </w:pPr>
            <w:sdt>
              <w:sdtPr>
                <w:rPr>
                  <w:rFonts w:ascii="Calibri" w:eastAsia="Calibri" w:hAnsi="Calibri" w:cs="Times New Roman"/>
                  <w:color w:val="262626"/>
                  <w:sz w:val="20"/>
                  <w:szCs w:val="20"/>
                </w:rPr>
                <w:id w:val="-167021833"/>
                <w:placeholder>
                  <w:docPart w:val="FD173376B28C544DAC0A3E81205419B0"/>
                </w:placeholder>
              </w:sdtPr>
              <w:sdtEndPr>
                <w:rPr>
                  <w:color w:val="auto"/>
                </w:rPr>
              </w:sdtEndPr>
              <w:sdtContent>
                <w:r w:rsidR="005D5411">
                  <w:rPr>
                    <w:rFonts w:ascii="Calibri" w:eastAsia="Calibri" w:hAnsi="Calibri" w:cs="Times New Roman"/>
                    <w:color w:val="262626"/>
                    <w:sz w:val="20"/>
                    <w:szCs w:val="20"/>
                  </w:rPr>
                  <w:t>United States</w:t>
                </w:r>
              </w:sdtContent>
            </w:sdt>
          </w:p>
        </w:tc>
      </w:tr>
    </w:tbl>
    <w:p w14:paraId="32C1F33D" w14:textId="77777777" w:rsidR="009A57F3" w:rsidRDefault="009A57F3" w:rsidP="00567F44">
      <w:pPr>
        <w:pBdr>
          <w:bottom w:val="single" w:sz="1" w:space="1" w:color="DBE5F1"/>
        </w:pBdr>
        <w:spacing w:before="240" w:after="240"/>
        <w:rPr>
          <w:b/>
          <w:color w:val="365F92"/>
          <w:sz w:val="24"/>
        </w:rPr>
      </w:pPr>
    </w:p>
    <w:tbl>
      <w:tblPr>
        <w:tblW w:w="10799" w:type="dxa"/>
        <w:jc w:val="center"/>
        <w:tblLook w:val="04A0" w:firstRow="1" w:lastRow="0" w:firstColumn="1" w:lastColumn="0" w:noHBand="0" w:noVBand="1"/>
      </w:tblPr>
      <w:tblGrid>
        <w:gridCol w:w="10799"/>
      </w:tblGrid>
      <w:tr w:rsidR="009A57F3" w:rsidRPr="00E620FA" w14:paraId="095691C0" w14:textId="77777777" w:rsidTr="00694497">
        <w:trPr>
          <w:tblHeader/>
          <w:jc w:val="center"/>
        </w:trPr>
        <w:tc>
          <w:tcPr>
            <w:tcW w:w="10799" w:type="dxa"/>
            <w:tcBorders>
              <w:top w:val="single" w:sz="1" w:space="0" w:color="000000"/>
              <w:left w:val="single" w:sz="1" w:space="0" w:color="000000"/>
              <w:bottom w:val="single" w:sz="1" w:space="0" w:color="000000"/>
              <w:right w:val="single" w:sz="1" w:space="0" w:color="000000"/>
            </w:tcBorders>
            <w:shd w:val="clear" w:color="auto" w:fill="1F497D"/>
            <w:tcMar>
              <w:top w:w="60" w:type="dxa"/>
              <w:left w:w="60" w:type="dxa"/>
              <w:bottom w:w="60" w:type="dxa"/>
              <w:right w:w="60" w:type="dxa"/>
            </w:tcMar>
            <w:vAlign w:val="center"/>
          </w:tcPr>
          <w:p w14:paraId="559D29B9" w14:textId="77777777" w:rsidR="009A57F3" w:rsidRPr="002C4499" w:rsidRDefault="009A57F3" w:rsidP="00694497">
            <w:pPr>
              <w:ind w:left="-60"/>
              <w:jc w:val="center"/>
              <w:rPr>
                <w:b/>
                <w:bCs/>
                <w:color w:val="FFFFFF" w:themeColor="background1"/>
                <w:sz w:val="32"/>
                <w:szCs w:val="32"/>
              </w:rPr>
            </w:pPr>
            <w:r>
              <w:rPr>
                <w:b/>
                <w:bCs/>
                <w:color w:val="FFFFFF" w:themeColor="background1"/>
                <w:sz w:val="32"/>
                <w:szCs w:val="32"/>
              </w:rPr>
              <w:t>Financial</w:t>
            </w:r>
            <w:r w:rsidRPr="002C4499">
              <w:rPr>
                <w:b/>
                <w:bCs/>
                <w:color w:val="FFFFFF" w:themeColor="background1"/>
                <w:sz w:val="32"/>
                <w:szCs w:val="32"/>
              </w:rPr>
              <w:t xml:space="preserve"> Section</w:t>
            </w:r>
          </w:p>
        </w:tc>
      </w:tr>
    </w:tbl>
    <w:p w14:paraId="592229AC" w14:textId="77777777" w:rsidR="009A57F3" w:rsidRDefault="009A57F3" w:rsidP="00567F44">
      <w:pPr>
        <w:pBdr>
          <w:bottom w:val="single" w:sz="1" w:space="1" w:color="DBE5F1"/>
        </w:pBdr>
        <w:spacing w:before="240" w:after="240"/>
      </w:pPr>
      <w:r>
        <w:rPr>
          <w:b/>
          <w:color w:val="365F92"/>
          <w:sz w:val="24"/>
        </w:rPr>
        <w:t>Financials</w:t>
      </w:r>
    </w:p>
    <w:p w14:paraId="0EA58ACC" w14:textId="77777777" w:rsidR="009A57F3" w:rsidRDefault="009A57F3">
      <w:r w:rsidRPr="00567F44">
        <w:rPr>
          <w:i/>
          <w:color w:val="C45911" w:themeColor="accent2" w:themeShade="BF"/>
          <w:sz w:val="20"/>
          <w:szCs w:val="20"/>
        </w:rPr>
        <w:t xml:space="preserve">The purpose of this page is to gather and calculate all the costs associated with the AOP Project. </w:t>
      </w:r>
      <w:r>
        <w:rPr>
          <w:i/>
          <w:color w:val="C45911" w:themeColor="accent2" w:themeShade="BF"/>
          <w:sz w:val="20"/>
          <w:szCs w:val="20"/>
        </w:rPr>
        <w:t xml:space="preserve">For projects with </w:t>
      </w:r>
      <w:r w:rsidRPr="00221BD2">
        <w:rPr>
          <w:b/>
          <w:i/>
          <w:color w:val="C45911" w:themeColor="accent2" w:themeShade="BF"/>
          <w:sz w:val="20"/>
          <w:szCs w:val="20"/>
        </w:rPr>
        <w:t>multiple labs,</w:t>
      </w:r>
      <w:r>
        <w:rPr>
          <w:i/>
          <w:color w:val="C45911" w:themeColor="accent2" w:themeShade="BF"/>
          <w:sz w:val="20"/>
          <w:szCs w:val="20"/>
        </w:rPr>
        <w:t xml:space="preserve"> please submit financial tables for the project as a whole and for each lab individually, so I can make sure the numbers work out. </w:t>
      </w:r>
      <w:r w:rsidRPr="00340BB6">
        <w:rPr>
          <w:i/>
          <w:color w:val="C45911" w:themeColor="accent2" w:themeShade="BF"/>
          <w:sz w:val="20"/>
          <w:szCs w:val="20"/>
        </w:rPr>
        <w:t xml:space="preserve">Note: Planned Cost amounts provided </w:t>
      </w:r>
      <w:r>
        <w:rPr>
          <w:i/>
          <w:color w:val="C45911" w:themeColor="accent2" w:themeShade="BF"/>
          <w:sz w:val="20"/>
          <w:szCs w:val="20"/>
        </w:rPr>
        <w:t>in this AOP write up are initial</w:t>
      </w:r>
      <w:r w:rsidRPr="00340BB6">
        <w:rPr>
          <w:i/>
          <w:color w:val="C45911" w:themeColor="accent2" w:themeShade="BF"/>
          <w:sz w:val="20"/>
          <w:szCs w:val="20"/>
        </w:rPr>
        <w:t xml:space="preserve"> estimates and final cost plans will be submitted </w:t>
      </w:r>
      <w:proofErr w:type="gramStart"/>
      <w:r w:rsidRPr="00340BB6">
        <w:rPr>
          <w:i/>
          <w:color w:val="C45911" w:themeColor="accent2" w:themeShade="BF"/>
          <w:sz w:val="20"/>
          <w:szCs w:val="20"/>
        </w:rPr>
        <w:t>into</w:t>
      </w:r>
      <w:proofErr w:type="gramEnd"/>
      <w:r w:rsidRPr="00340BB6">
        <w:rPr>
          <w:i/>
          <w:color w:val="C45911" w:themeColor="accent2" w:themeShade="BF"/>
          <w:sz w:val="20"/>
          <w:szCs w:val="20"/>
        </w:rPr>
        <w:t xml:space="preserve"> the EERE AOP SharePoint site.</w:t>
      </w:r>
    </w:p>
    <w:p w14:paraId="7FCA6961" w14:textId="77777777" w:rsidR="009A57F3" w:rsidRDefault="009A57F3">
      <w:pPr>
        <w:spacing w:after="0"/>
        <w:rPr>
          <w:b/>
          <w:color w:val="1F497D"/>
        </w:rPr>
      </w:pPr>
      <w:r>
        <w:rPr>
          <w:b/>
          <w:color w:val="1F497D"/>
        </w:rPr>
        <w:t>Project Financial Details</w:t>
      </w:r>
    </w:p>
    <w:p w14:paraId="1339B410" w14:textId="77777777" w:rsidR="009A57F3" w:rsidRDefault="009A57F3">
      <w:pPr>
        <w:spacing w:after="0"/>
      </w:pPr>
    </w:p>
    <w:tbl>
      <w:tblPr>
        <w:tblW w:w="11529" w:type="dxa"/>
        <w:tblInd w:w="-61" w:type="dxa"/>
        <w:tblLook w:val="04A0" w:firstRow="1" w:lastRow="0" w:firstColumn="1" w:lastColumn="0" w:noHBand="0" w:noVBand="1"/>
      </w:tblPr>
      <w:tblGrid>
        <w:gridCol w:w="62"/>
        <w:gridCol w:w="1020"/>
        <w:gridCol w:w="82"/>
        <w:gridCol w:w="757"/>
        <w:gridCol w:w="84"/>
        <w:gridCol w:w="966"/>
        <w:gridCol w:w="112"/>
        <w:gridCol w:w="1060"/>
        <w:gridCol w:w="1174"/>
        <w:gridCol w:w="1447"/>
        <w:gridCol w:w="957"/>
        <w:gridCol w:w="256"/>
        <w:gridCol w:w="682"/>
        <w:gridCol w:w="266"/>
        <w:gridCol w:w="691"/>
        <w:gridCol w:w="274"/>
        <w:gridCol w:w="664"/>
        <w:gridCol w:w="177"/>
        <w:gridCol w:w="798"/>
      </w:tblGrid>
      <w:tr w:rsidR="00CC3DF2" w14:paraId="774BE40C" w14:textId="77777777" w:rsidTr="0038719A">
        <w:trPr>
          <w:trHeight w:val="1095"/>
          <w:tblHeader/>
        </w:trPr>
        <w:tc>
          <w:tcPr>
            <w:tcW w:w="1082" w:type="dxa"/>
            <w:gridSpan w:val="2"/>
            <w:tcBorders>
              <w:top w:val="single" w:sz="1" w:space="0" w:color="000000"/>
              <w:left w:val="single" w:sz="1" w:space="0" w:color="000000"/>
              <w:bottom w:val="single" w:sz="1" w:space="0" w:color="000000"/>
              <w:right w:val="single" w:sz="1" w:space="0" w:color="000000"/>
            </w:tcBorders>
            <w:shd w:val="clear" w:color="auto" w:fill="1F497D"/>
            <w:tcMar>
              <w:top w:w="60" w:type="dxa"/>
              <w:left w:w="60" w:type="dxa"/>
              <w:bottom w:w="60" w:type="dxa"/>
              <w:right w:w="60" w:type="dxa"/>
            </w:tcMar>
            <w:vAlign w:val="center"/>
          </w:tcPr>
          <w:p w14:paraId="27BD8D2D" w14:textId="77777777" w:rsidR="009A57F3" w:rsidRPr="002F0F24" w:rsidRDefault="009A57F3" w:rsidP="000E1279">
            <w:pPr>
              <w:spacing w:after="100" w:afterAutospacing="1"/>
              <w:jc w:val="center"/>
              <w:rPr>
                <w:b/>
                <w:bCs/>
                <w:sz w:val="18"/>
                <w:szCs w:val="18"/>
              </w:rPr>
            </w:pPr>
            <w:r>
              <w:rPr>
                <w:b/>
                <w:color w:val="FFFFFF"/>
                <w:sz w:val="18"/>
                <w:szCs w:val="18"/>
              </w:rPr>
              <w:lastRenderedPageBreak/>
              <w:t>Funding Type</w:t>
            </w:r>
          </w:p>
        </w:tc>
        <w:tc>
          <w:tcPr>
            <w:tcW w:w="839" w:type="dxa"/>
            <w:gridSpan w:val="2"/>
            <w:tcBorders>
              <w:top w:val="single" w:sz="1" w:space="0" w:color="000000"/>
              <w:left w:val="single" w:sz="1" w:space="0" w:color="000000"/>
              <w:bottom w:val="single" w:sz="1" w:space="0" w:color="000000"/>
              <w:right w:val="single" w:sz="1" w:space="0" w:color="000000"/>
            </w:tcBorders>
            <w:shd w:val="clear" w:color="auto" w:fill="1F497D"/>
            <w:tcMar>
              <w:top w:w="60" w:type="dxa"/>
              <w:left w:w="60" w:type="dxa"/>
              <w:bottom w:w="60" w:type="dxa"/>
              <w:right w:w="60" w:type="dxa"/>
            </w:tcMar>
            <w:vAlign w:val="center"/>
          </w:tcPr>
          <w:p w14:paraId="2DDDB624" w14:textId="77777777" w:rsidR="009A57F3" w:rsidRPr="004D0ABC" w:rsidRDefault="009A57F3" w:rsidP="000E1279">
            <w:pPr>
              <w:spacing w:after="100" w:afterAutospacing="1"/>
              <w:jc w:val="center"/>
              <w:rPr>
                <w:b/>
                <w:bCs/>
                <w:sz w:val="18"/>
                <w:szCs w:val="18"/>
              </w:rPr>
            </w:pPr>
            <w:r>
              <w:rPr>
                <w:b/>
                <w:bCs/>
                <w:color w:val="FFFFFF" w:themeColor="background1"/>
                <w:sz w:val="18"/>
                <w:szCs w:val="18"/>
              </w:rPr>
              <w:t xml:space="preserve">FY24 </w:t>
            </w:r>
            <w:r w:rsidRPr="004D0ABC">
              <w:rPr>
                <w:b/>
                <w:bCs/>
                <w:color w:val="FFFFFF" w:themeColor="background1"/>
                <w:sz w:val="18"/>
                <w:szCs w:val="18"/>
              </w:rPr>
              <w:t>Projected Cost</w:t>
            </w:r>
          </w:p>
        </w:tc>
        <w:tc>
          <w:tcPr>
            <w:tcW w:w="1050" w:type="dxa"/>
            <w:gridSpan w:val="2"/>
            <w:tcBorders>
              <w:top w:val="single" w:sz="1" w:space="0" w:color="000000"/>
              <w:left w:val="single" w:sz="1" w:space="0" w:color="000000"/>
              <w:bottom w:val="single" w:sz="1" w:space="0" w:color="000000"/>
              <w:right w:val="single" w:sz="1" w:space="0" w:color="000000"/>
            </w:tcBorders>
            <w:shd w:val="clear" w:color="auto" w:fill="1F497D"/>
            <w:tcMar>
              <w:top w:w="60" w:type="dxa"/>
              <w:left w:w="60" w:type="dxa"/>
              <w:bottom w:w="60" w:type="dxa"/>
              <w:right w:w="60" w:type="dxa"/>
            </w:tcMar>
            <w:vAlign w:val="center"/>
          </w:tcPr>
          <w:p w14:paraId="2DA13ECC" w14:textId="77777777" w:rsidR="009A57F3" w:rsidRPr="004D0ABC" w:rsidRDefault="009A57F3" w:rsidP="000E1279">
            <w:pPr>
              <w:spacing w:after="100" w:afterAutospacing="1"/>
              <w:jc w:val="center"/>
              <w:rPr>
                <w:b/>
                <w:bCs/>
                <w:sz w:val="18"/>
                <w:szCs w:val="18"/>
              </w:rPr>
            </w:pPr>
            <w:r>
              <w:rPr>
                <w:b/>
                <w:bCs/>
                <w:color w:val="FFFFFF" w:themeColor="background1"/>
                <w:sz w:val="18"/>
                <w:szCs w:val="18"/>
              </w:rPr>
              <w:t xml:space="preserve">FY 25 </w:t>
            </w:r>
            <w:r w:rsidRPr="004D0ABC">
              <w:rPr>
                <w:b/>
                <w:bCs/>
                <w:color w:val="FFFFFF" w:themeColor="background1"/>
                <w:sz w:val="18"/>
                <w:szCs w:val="18"/>
              </w:rPr>
              <w:t>Beginning Uncosted</w:t>
            </w:r>
          </w:p>
        </w:tc>
        <w:tc>
          <w:tcPr>
            <w:tcW w:w="1172" w:type="dxa"/>
            <w:gridSpan w:val="2"/>
            <w:tcBorders>
              <w:top w:val="single" w:sz="1" w:space="0" w:color="000000"/>
              <w:left w:val="single" w:sz="1" w:space="0" w:color="000000"/>
              <w:bottom w:val="single" w:sz="1" w:space="0" w:color="000000"/>
              <w:right w:val="single" w:sz="1" w:space="0" w:color="000000"/>
            </w:tcBorders>
            <w:shd w:val="clear" w:color="auto" w:fill="1F497D"/>
          </w:tcPr>
          <w:p w14:paraId="1DF2E909" w14:textId="77777777" w:rsidR="009A57F3" w:rsidRPr="00C437A5" w:rsidRDefault="009A57F3" w:rsidP="000E1279">
            <w:pPr>
              <w:spacing w:after="100" w:afterAutospacing="1"/>
              <w:jc w:val="center"/>
              <w:rPr>
                <w:b/>
                <w:color w:val="FFFFFF"/>
                <w:sz w:val="18"/>
                <w:szCs w:val="18"/>
              </w:rPr>
            </w:pPr>
            <w:r>
              <w:rPr>
                <w:b/>
                <w:color w:val="FFFFFF"/>
                <w:sz w:val="18"/>
                <w:szCs w:val="18"/>
              </w:rPr>
              <w:t>PY Unobligated Carryover</w:t>
            </w:r>
          </w:p>
        </w:tc>
        <w:tc>
          <w:tcPr>
            <w:tcW w:w="1174" w:type="dxa"/>
            <w:tcBorders>
              <w:top w:val="single" w:sz="1" w:space="0" w:color="000000"/>
              <w:left w:val="single" w:sz="1" w:space="0" w:color="000000"/>
              <w:bottom w:val="single" w:sz="1" w:space="0" w:color="000000"/>
              <w:right w:val="single" w:sz="1" w:space="0" w:color="000000"/>
            </w:tcBorders>
            <w:shd w:val="clear" w:color="auto" w:fill="1F497D"/>
          </w:tcPr>
          <w:p w14:paraId="0AE2B858" w14:textId="77777777" w:rsidR="009A57F3" w:rsidRPr="00C437A5" w:rsidRDefault="009A57F3" w:rsidP="000E1279">
            <w:pPr>
              <w:spacing w:after="100" w:afterAutospacing="1"/>
              <w:jc w:val="center"/>
              <w:rPr>
                <w:b/>
                <w:color w:val="FFFFFF"/>
                <w:sz w:val="18"/>
                <w:szCs w:val="18"/>
              </w:rPr>
            </w:pPr>
            <w:r>
              <w:rPr>
                <w:b/>
                <w:color w:val="FFFFFF"/>
                <w:sz w:val="18"/>
                <w:szCs w:val="18"/>
              </w:rPr>
              <w:t xml:space="preserve">FY25 </w:t>
            </w:r>
            <w:r w:rsidRPr="00C437A5">
              <w:rPr>
                <w:b/>
                <w:color w:val="FFFFFF"/>
                <w:sz w:val="18"/>
                <w:szCs w:val="18"/>
              </w:rPr>
              <w:t>Budget Authority</w:t>
            </w:r>
          </w:p>
        </w:tc>
        <w:tc>
          <w:tcPr>
            <w:tcW w:w="1447" w:type="dxa"/>
            <w:tcBorders>
              <w:top w:val="single" w:sz="1" w:space="0" w:color="000000"/>
              <w:left w:val="single" w:sz="1" w:space="0" w:color="000000"/>
              <w:bottom w:val="single" w:sz="1" w:space="0" w:color="000000"/>
              <w:right w:val="single" w:sz="1" w:space="0" w:color="000000"/>
            </w:tcBorders>
            <w:shd w:val="clear" w:color="auto" w:fill="1F497D"/>
          </w:tcPr>
          <w:p w14:paraId="36C6B2AE" w14:textId="77777777" w:rsidR="009A57F3" w:rsidRPr="00C437A5" w:rsidRDefault="009A57F3" w:rsidP="000E1279">
            <w:pPr>
              <w:spacing w:after="100" w:afterAutospacing="1"/>
              <w:jc w:val="center"/>
              <w:rPr>
                <w:b/>
                <w:color w:val="FFFFFF"/>
                <w:sz w:val="18"/>
                <w:szCs w:val="18"/>
              </w:rPr>
            </w:pPr>
            <w:r>
              <w:rPr>
                <w:b/>
                <w:color w:val="FFFFFF"/>
                <w:sz w:val="18"/>
                <w:szCs w:val="18"/>
              </w:rPr>
              <w:t>FY25 Total Funding Level (Planned)</w:t>
            </w:r>
          </w:p>
        </w:tc>
        <w:tc>
          <w:tcPr>
            <w:tcW w:w="957" w:type="dxa"/>
            <w:tcBorders>
              <w:top w:val="single" w:sz="1" w:space="0" w:color="000000"/>
              <w:left w:val="single" w:sz="1" w:space="0" w:color="000000"/>
              <w:bottom w:val="single" w:sz="1" w:space="0" w:color="000000"/>
              <w:right w:val="single" w:sz="1" w:space="0" w:color="000000"/>
            </w:tcBorders>
            <w:shd w:val="clear" w:color="auto" w:fill="1F497D"/>
          </w:tcPr>
          <w:p w14:paraId="7FC18537" w14:textId="77777777" w:rsidR="009A57F3" w:rsidRPr="00C437A5" w:rsidRDefault="009A57F3" w:rsidP="000E1279">
            <w:pPr>
              <w:spacing w:after="100" w:afterAutospacing="1"/>
              <w:jc w:val="center"/>
              <w:rPr>
                <w:b/>
                <w:color w:val="FFFFFF"/>
                <w:sz w:val="18"/>
                <w:szCs w:val="18"/>
              </w:rPr>
            </w:pPr>
            <w:r>
              <w:rPr>
                <w:b/>
                <w:color w:val="FFFFFF"/>
                <w:sz w:val="18"/>
                <w:szCs w:val="18"/>
              </w:rPr>
              <w:t>FY26 Beginning Uncosted (Planned)</w:t>
            </w:r>
          </w:p>
        </w:tc>
        <w:tc>
          <w:tcPr>
            <w:tcW w:w="938" w:type="dxa"/>
            <w:gridSpan w:val="2"/>
            <w:tcBorders>
              <w:top w:val="single" w:sz="1" w:space="0" w:color="000000"/>
              <w:left w:val="single" w:sz="1" w:space="0" w:color="000000"/>
              <w:bottom w:val="single" w:sz="1" w:space="0" w:color="000000"/>
              <w:right w:val="single" w:sz="1" w:space="0" w:color="000000"/>
            </w:tcBorders>
            <w:shd w:val="clear" w:color="auto" w:fill="1F497D"/>
          </w:tcPr>
          <w:p w14:paraId="3E207E2D" w14:textId="77777777" w:rsidR="009A57F3" w:rsidRPr="00C437A5" w:rsidRDefault="009A57F3" w:rsidP="000E1279">
            <w:pPr>
              <w:spacing w:after="100" w:afterAutospacing="1"/>
              <w:jc w:val="center"/>
              <w:rPr>
                <w:b/>
                <w:color w:val="FFFFFF"/>
                <w:sz w:val="18"/>
                <w:szCs w:val="18"/>
              </w:rPr>
            </w:pPr>
            <w:r>
              <w:rPr>
                <w:b/>
                <w:color w:val="FFFFFF"/>
                <w:sz w:val="18"/>
                <w:szCs w:val="18"/>
              </w:rPr>
              <w:t>FY26</w:t>
            </w:r>
            <w:r w:rsidRPr="00C437A5">
              <w:rPr>
                <w:b/>
                <w:color w:val="FFFFFF"/>
                <w:sz w:val="18"/>
                <w:szCs w:val="18"/>
              </w:rPr>
              <w:t xml:space="preserve"> Budget Authority (Planned)</w:t>
            </w:r>
          </w:p>
        </w:tc>
        <w:tc>
          <w:tcPr>
            <w:tcW w:w="957" w:type="dxa"/>
            <w:gridSpan w:val="2"/>
            <w:tcBorders>
              <w:top w:val="single" w:sz="1" w:space="0" w:color="000000"/>
              <w:left w:val="single" w:sz="1" w:space="0" w:color="000000"/>
              <w:bottom w:val="single" w:sz="1" w:space="0" w:color="000000"/>
              <w:right w:val="single" w:sz="1" w:space="0" w:color="000000"/>
            </w:tcBorders>
            <w:shd w:val="clear" w:color="auto" w:fill="1F497D"/>
          </w:tcPr>
          <w:p w14:paraId="7F954D19" w14:textId="77777777" w:rsidR="009A57F3" w:rsidRPr="00C437A5" w:rsidRDefault="009A57F3" w:rsidP="000E1279">
            <w:pPr>
              <w:spacing w:after="100" w:afterAutospacing="1"/>
              <w:jc w:val="center"/>
              <w:rPr>
                <w:b/>
                <w:color w:val="FFFFFF"/>
                <w:sz w:val="18"/>
                <w:szCs w:val="18"/>
              </w:rPr>
            </w:pPr>
            <w:r>
              <w:rPr>
                <w:b/>
                <w:color w:val="FFFFFF"/>
                <w:sz w:val="18"/>
                <w:szCs w:val="18"/>
              </w:rPr>
              <w:t>FY27 Beginning Uncosted (Planned)</w:t>
            </w:r>
          </w:p>
        </w:tc>
        <w:tc>
          <w:tcPr>
            <w:tcW w:w="938" w:type="dxa"/>
            <w:gridSpan w:val="2"/>
            <w:tcBorders>
              <w:top w:val="single" w:sz="1" w:space="0" w:color="000000"/>
              <w:left w:val="single" w:sz="1" w:space="0" w:color="000000"/>
              <w:bottom w:val="single" w:sz="1" w:space="0" w:color="000000"/>
              <w:right w:val="single" w:sz="1" w:space="0" w:color="000000"/>
            </w:tcBorders>
            <w:shd w:val="clear" w:color="auto" w:fill="1F497D"/>
          </w:tcPr>
          <w:p w14:paraId="1DBBC699" w14:textId="77777777" w:rsidR="009A57F3" w:rsidRPr="00C437A5" w:rsidRDefault="009A57F3" w:rsidP="000E1279">
            <w:pPr>
              <w:spacing w:after="100" w:afterAutospacing="1"/>
              <w:jc w:val="center"/>
              <w:rPr>
                <w:b/>
                <w:color w:val="FFFFFF"/>
                <w:sz w:val="18"/>
                <w:szCs w:val="18"/>
              </w:rPr>
            </w:pPr>
            <w:r w:rsidRPr="00C437A5">
              <w:rPr>
                <w:b/>
                <w:color w:val="FFFFFF"/>
                <w:sz w:val="18"/>
                <w:szCs w:val="18"/>
              </w:rPr>
              <w:t>FY2</w:t>
            </w:r>
            <w:r>
              <w:rPr>
                <w:b/>
                <w:color w:val="FFFFFF"/>
                <w:sz w:val="18"/>
                <w:szCs w:val="18"/>
              </w:rPr>
              <w:t xml:space="preserve">7 </w:t>
            </w:r>
            <w:r w:rsidRPr="00C437A5">
              <w:rPr>
                <w:b/>
                <w:color w:val="FFFFFF"/>
                <w:sz w:val="18"/>
                <w:szCs w:val="18"/>
              </w:rPr>
              <w:t>Budget Authority (Planned)</w:t>
            </w:r>
          </w:p>
        </w:tc>
        <w:tc>
          <w:tcPr>
            <w:tcW w:w="975" w:type="dxa"/>
            <w:gridSpan w:val="2"/>
            <w:tcBorders>
              <w:top w:val="single" w:sz="1" w:space="0" w:color="000000"/>
              <w:left w:val="single" w:sz="1" w:space="0" w:color="000000"/>
              <w:bottom w:val="single" w:sz="1" w:space="0" w:color="000000"/>
              <w:right w:val="single" w:sz="1" w:space="0" w:color="000000"/>
            </w:tcBorders>
            <w:shd w:val="clear" w:color="auto" w:fill="1F497D"/>
          </w:tcPr>
          <w:p w14:paraId="47BEA1A4" w14:textId="77777777" w:rsidR="009A57F3" w:rsidRPr="00C437A5" w:rsidRDefault="009A57F3" w:rsidP="000E1279">
            <w:pPr>
              <w:spacing w:after="100" w:afterAutospacing="1"/>
              <w:jc w:val="center"/>
              <w:rPr>
                <w:b/>
                <w:color w:val="FFFFFF"/>
                <w:sz w:val="18"/>
                <w:szCs w:val="18"/>
              </w:rPr>
            </w:pPr>
            <w:r>
              <w:rPr>
                <w:b/>
                <w:color w:val="FFFFFF"/>
                <w:sz w:val="18"/>
                <w:szCs w:val="18"/>
              </w:rPr>
              <w:t>FY25 Allocation Method (manual or 12 month)</w:t>
            </w:r>
          </w:p>
        </w:tc>
      </w:tr>
      <w:tr w:rsidR="004B6B77" w14:paraId="260B7934" w14:textId="77777777" w:rsidTr="004B6B77">
        <w:trPr>
          <w:gridBefore w:val="1"/>
          <w:wBefore w:w="62" w:type="dxa"/>
          <w:trHeight w:val="368"/>
        </w:trPr>
        <w:tc>
          <w:tcPr>
            <w:tcW w:w="1102" w:type="dxa"/>
            <w:gridSpan w:val="2"/>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p w14:paraId="35788789" w14:textId="77777777" w:rsidR="009A57F3" w:rsidRPr="00C437A5" w:rsidRDefault="009A57F3" w:rsidP="00192170">
            <w:pPr>
              <w:jc w:val="right"/>
              <w:rPr>
                <w:sz w:val="18"/>
                <w:szCs w:val="18"/>
              </w:rPr>
            </w:pPr>
            <w:r w:rsidRPr="004859D2">
              <w:rPr>
                <w:rStyle w:val="normaltextrun"/>
                <w:rFonts w:ascii="Calibri" w:hAnsi="Calibri" w:cs="Calibri"/>
                <w:color w:val="000000"/>
                <w:sz w:val="20"/>
                <w:shd w:val="clear" w:color="auto" w:fill="FFFFFF"/>
              </w:rPr>
              <w:t>VT1800000-05450-10005702</w:t>
            </w:r>
            <w:r w:rsidRPr="004859D2">
              <w:rPr>
                <w:rStyle w:val="eop"/>
                <w:rFonts w:ascii="Calibri" w:hAnsi="Calibri" w:cs="Calibri"/>
                <w:color w:val="000000"/>
                <w:sz w:val="20"/>
                <w:shd w:val="clear" w:color="auto" w:fill="FFFFFF"/>
              </w:rPr>
              <w:t> </w:t>
            </w:r>
          </w:p>
        </w:tc>
        <w:tc>
          <w:tcPr>
            <w:tcW w:w="841" w:type="dxa"/>
            <w:gridSpan w:val="2"/>
            <w:tcBorders>
              <w:top w:val="single" w:sz="1" w:space="0" w:color="000000"/>
              <w:left w:val="single" w:sz="1" w:space="0" w:color="000000"/>
              <w:bottom w:val="single" w:sz="1" w:space="0" w:color="000000"/>
              <w:right w:val="single" w:sz="1" w:space="0" w:color="000000"/>
            </w:tcBorders>
            <w:shd w:val="clear" w:color="auto" w:fill="D0CECE" w:themeFill="background2" w:themeFillShade="E6"/>
            <w:tcMar>
              <w:top w:w="60" w:type="dxa"/>
              <w:left w:w="60" w:type="dxa"/>
              <w:bottom w:w="60" w:type="dxa"/>
              <w:right w:w="60" w:type="dxa"/>
            </w:tcMar>
          </w:tcPr>
          <w:p w14:paraId="6BF47140" w14:textId="1F58901C" w:rsidR="009A57F3" w:rsidRPr="00C437A5" w:rsidRDefault="00D0536D" w:rsidP="00192170">
            <w:pPr>
              <w:jc w:val="right"/>
              <w:rPr>
                <w:sz w:val="18"/>
                <w:szCs w:val="18"/>
              </w:rPr>
            </w:pPr>
            <w:r>
              <w:rPr>
                <w:sz w:val="18"/>
                <w:szCs w:val="18"/>
              </w:rPr>
              <w:t>$5</w:t>
            </w:r>
            <w:r w:rsidR="004B6B77">
              <w:rPr>
                <w:sz w:val="18"/>
                <w:szCs w:val="18"/>
              </w:rPr>
              <w:t>5</w:t>
            </w:r>
            <w:r>
              <w:rPr>
                <w:sz w:val="18"/>
                <w:szCs w:val="18"/>
              </w:rPr>
              <w:t>0,000</w:t>
            </w:r>
          </w:p>
        </w:tc>
        <w:tc>
          <w:tcPr>
            <w:tcW w:w="1078" w:type="dxa"/>
            <w:gridSpan w:val="2"/>
            <w:tcBorders>
              <w:top w:val="single" w:sz="1" w:space="0" w:color="000000"/>
              <w:left w:val="single" w:sz="1" w:space="0" w:color="000000"/>
              <w:bottom w:val="single" w:sz="1" w:space="0" w:color="000000"/>
              <w:right w:val="single" w:sz="1" w:space="0" w:color="000000"/>
            </w:tcBorders>
            <w:shd w:val="clear" w:color="auto" w:fill="D0CECE" w:themeFill="background2" w:themeFillShade="E6"/>
            <w:tcMar>
              <w:top w:w="60" w:type="dxa"/>
              <w:left w:w="60" w:type="dxa"/>
              <w:bottom w:w="60" w:type="dxa"/>
              <w:right w:w="60" w:type="dxa"/>
            </w:tcMar>
          </w:tcPr>
          <w:p w14:paraId="1BA9A654" w14:textId="108A1D13" w:rsidR="009A57F3" w:rsidRPr="00C437A5" w:rsidRDefault="009A57F3" w:rsidP="00192170">
            <w:pPr>
              <w:jc w:val="right"/>
              <w:rPr>
                <w:sz w:val="18"/>
                <w:szCs w:val="18"/>
              </w:rPr>
            </w:pPr>
            <w:r>
              <w:rPr>
                <w:sz w:val="18"/>
                <w:szCs w:val="18"/>
              </w:rPr>
              <w:t>$</w:t>
            </w:r>
            <w:r w:rsidR="000B0AF7">
              <w:rPr>
                <w:sz w:val="18"/>
                <w:szCs w:val="18"/>
              </w:rPr>
              <w:t>1</w:t>
            </w:r>
            <w:r w:rsidR="004B6B77">
              <w:rPr>
                <w:sz w:val="18"/>
                <w:szCs w:val="18"/>
              </w:rPr>
              <w:t>90</w:t>
            </w:r>
            <w:r>
              <w:rPr>
                <w:sz w:val="18"/>
                <w:szCs w:val="18"/>
              </w:rPr>
              <w:t>,000</w:t>
            </w:r>
          </w:p>
        </w:tc>
        <w:tc>
          <w:tcPr>
            <w:tcW w:w="1060" w:type="dxa"/>
            <w:tcBorders>
              <w:top w:val="single" w:sz="1" w:space="0" w:color="000000"/>
              <w:left w:val="single" w:sz="1" w:space="0" w:color="000000"/>
              <w:bottom w:val="single" w:sz="1" w:space="0" w:color="000000"/>
              <w:right w:val="single" w:sz="1" w:space="0" w:color="000000"/>
            </w:tcBorders>
            <w:shd w:val="clear" w:color="auto" w:fill="D0CECE" w:themeFill="background2" w:themeFillShade="E6"/>
          </w:tcPr>
          <w:p w14:paraId="565EA494" w14:textId="77777777" w:rsidR="009A57F3" w:rsidRPr="00C437A5" w:rsidRDefault="009A57F3" w:rsidP="00192170">
            <w:pPr>
              <w:jc w:val="right"/>
              <w:rPr>
                <w:color w:val="000000"/>
                <w:sz w:val="18"/>
                <w:szCs w:val="18"/>
              </w:rPr>
            </w:pPr>
          </w:p>
        </w:tc>
        <w:tc>
          <w:tcPr>
            <w:tcW w:w="1174" w:type="dxa"/>
            <w:tcBorders>
              <w:top w:val="single" w:sz="1" w:space="0" w:color="000000"/>
              <w:left w:val="single" w:sz="1" w:space="0" w:color="000000"/>
              <w:bottom w:val="single" w:sz="1" w:space="0" w:color="000000"/>
              <w:right w:val="single" w:sz="1" w:space="0" w:color="000000"/>
            </w:tcBorders>
            <w:shd w:val="clear" w:color="auto" w:fill="D0CECE" w:themeFill="background2" w:themeFillShade="E6"/>
          </w:tcPr>
          <w:p w14:paraId="07DCA739" w14:textId="12362960" w:rsidR="009A57F3" w:rsidRPr="00C437A5" w:rsidRDefault="009A57F3" w:rsidP="00192170">
            <w:pPr>
              <w:jc w:val="right"/>
              <w:rPr>
                <w:color w:val="000000"/>
                <w:sz w:val="18"/>
                <w:szCs w:val="18"/>
              </w:rPr>
            </w:pPr>
            <w:r>
              <w:rPr>
                <w:color w:val="000000"/>
                <w:sz w:val="18"/>
                <w:szCs w:val="18"/>
              </w:rPr>
              <w:t>$</w:t>
            </w:r>
            <w:r w:rsidR="0034173A">
              <w:rPr>
                <w:color w:val="000000"/>
                <w:sz w:val="18"/>
                <w:szCs w:val="18"/>
              </w:rPr>
              <w:t>500</w:t>
            </w:r>
            <w:r>
              <w:rPr>
                <w:color w:val="000000"/>
                <w:sz w:val="18"/>
                <w:szCs w:val="18"/>
              </w:rPr>
              <w:t>,000</w:t>
            </w:r>
          </w:p>
        </w:tc>
        <w:tc>
          <w:tcPr>
            <w:tcW w:w="1447" w:type="dxa"/>
            <w:tcBorders>
              <w:top w:val="single" w:sz="1" w:space="0" w:color="000000"/>
              <w:left w:val="single" w:sz="1" w:space="0" w:color="000000"/>
              <w:bottom w:val="single" w:sz="1" w:space="0" w:color="000000"/>
              <w:right w:val="single" w:sz="1" w:space="0" w:color="000000"/>
            </w:tcBorders>
            <w:shd w:val="clear" w:color="auto" w:fill="D0CECE" w:themeFill="background2" w:themeFillShade="E6"/>
          </w:tcPr>
          <w:p w14:paraId="3707E6F0" w14:textId="43573B8A" w:rsidR="009A57F3" w:rsidRPr="00C437A5" w:rsidRDefault="009A57F3" w:rsidP="00192170">
            <w:pPr>
              <w:jc w:val="right"/>
              <w:rPr>
                <w:color w:val="000000"/>
                <w:sz w:val="18"/>
                <w:szCs w:val="18"/>
              </w:rPr>
            </w:pPr>
            <w:r>
              <w:rPr>
                <w:color w:val="000000"/>
                <w:sz w:val="18"/>
                <w:szCs w:val="18"/>
              </w:rPr>
              <w:t>$</w:t>
            </w:r>
            <w:r w:rsidR="00041983">
              <w:rPr>
                <w:color w:val="000000"/>
                <w:sz w:val="18"/>
                <w:szCs w:val="18"/>
              </w:rPr>
              <w:t>690</w:t>
            </w:r>
            <w:r>
              <w:rPr>
                <w:color w:val="000000"/>
                <w:sz w:val="18"/>
                <w:szCs w:val="18"/>
              </w:rPr>
              <w:t>,000</w:t>
            </w:r>
          </w:p>
        </w:tc>
        <w:tc>
          <w:tcPr>
            <w:tcW w:w="1213" w:type="dxa"/>
            <w:gridSpan w:val="2"/>
            <w:tcBorders>
              <w:top w:val="single" w:sz="1" w:space="0" w:color="000000"/>
              <w:left w:val="single" w:sz="1" w:space="0" w:color="000000"/>
              <w:bottom w:val="single" w:sz="1" w:space="0" w:color="000000"/>
              <w:right w:val="single" w:sz="1" w:space="0" w:color="000000"/>
            </w:tcBorders>
            <w:shd w:val="clear" w:color="auto" w:fill="D0CECE" w:themeFill="background2" w:themeFillShade="E6"/>
          </w:tcPr>
          <w:p w14:paraId="453345A0" w14:textId="184E62D3" w:rsidR="009A57F3" w:rsidRPr="00C437A5" w:rsidRDefault="00CC3DF2" w:rsidP="00192170">
            <w:pPr>
              <w:jc w:val="right"/>
              <w:rPr>
                <w:color w:val="000000"/>
                <w:sz w:val="18"/>
                <w:szCs w:val="18"/>
              </w:rPr>
            </w:pPr>
            <w:r>
              <w:rPr>
                <w:color w:val="000000"/>
                <w:sz w:val="18"/>
                <w:szCs w:val="18"/>
              </w:rPr>
              <w:t>$1</w:t>
            </w:r>
            <w:r w:rsidR="000B0AF7">
              <w:rPr>
                <w:color w:val="000000"/>
                <w:sz w:val="18"/>
                <w:szCs w:val="18"/>
              </w:rPr>
              <w:t>00</w:t>
            </w:r>
            <w:r>
              <w:rPr>
                <w:color w:val="000000"/>
                <w:sz w:val="18"/>
                <w:szCs w:val="18"/>
              </w:rPr>
              <w:t>,000</w:t>
            </w:r>
          </w:p>
        </w:tc>
        <w:tc>
          <w:tcPr>
            <w:tcW w:w="948" w:type="dxa"/>
            <w:gridSpan w:val="2"/>
            <w:tcBorders>
              <w:top w:val="single" w:sz="1" w:space="0" w:color="000000"/>
              <w:left w:val="single" w:sz="1" w:space="0" w:color="000000"/>
              <w:bottom w:val="single" w:sz="1" w:space="0" w:color="000000"/>
              <w:right w:val="single" w:sz="1" w:space="0" w:color="000000"/>
            </w:tcBorders>
            <w:shd w:val="clear" w:color="auto" w:fill="D0CECE" w:themeFill="background2" w:themeFillShade="E6"/>
          </w:tcPr>
          <w:p w14:paraId="5B02ED0E" w14:textId="77777777" w:rsidR="009A57F3" w:rsidRPr="00C437A5" w:rsidRDefault="009A57F3" w:rsidP="00192170">
            <w:pPr>
              <w:jc w:val="right"/>
              <w:rPr>
                <w:color w:val="000000"/>
                <w:sz w:val="18"/>
                <w:szCs w:val="18"/>
              </w:rPr>
            </w:pPr>
          </w:p>
        </w:tc>
        <w:tc>
          <w:tcPr>
            <w:tcW w:w="965" w:type="dxa"/>
            <w:gridSpan w:val="2"/>
            <w:tcBorders>
              <w:top w:val="single" w:sz="1" w:space="0" w:color="000000"/>
              <w:left w:val="single" w:sz="1" w:space="0" w:color="000000"/>
              <w:bottom w:val="single" w:sz="1" w:space="0" w:color="000000"/>
              <w:right w:val="single" w:sz="1" w:space="0" w:color="000000"/>
            </w:tcBorders>
            <w:shd w:val="clear" w:color="auto" w:fill="D0CECE" w:themeFill="background2" w:themeFillShade="E6"/>
          </w:tcPr>
          <w:p w14:paraId="1A4D1B70" w14:textId="77777777" w:rsidR="009A57F3" w:rsidRPr="00C437A5" w:rsidRDefault="009A57F3" w:rsidP="00192170">
            <w:pPr>
              <w:jc w:val="right"/>
              <w:rPr>
                <w:color w:val="000000"/>
                <w:sz w:val="18"/>
                <w:szCs w:val="18"/>
              </w:rPr>
            </w:pPr>
          </w:p>
        </w:tc>
        <w:tc>
          <w:tcPr>
            <w:tcW w:w="841" w:type="dxa"/>
            <w:gridSpan w:val="2"/>
            <w:tcBorders>
              <w:top w:val="single" w:sz="1" w:space="0" w:color="000000"/>
              <w:left w:val="single" w:sz="1" w:space="0" w:color="000000"/>
              <w:bottom w:val="single" w:sz="1" w:space="0" w:color="000000"/>
              <w:right w:val="single" w:sz="1" w:space="0" w:color="000000"/>
            </w:tcBorders>
            <w:shd w:val="clear" w:color="auto" w:fill="D0CECE" w:themeFill="background2" w:themeFillShade="E6"/>
          </w:tcPr>
          <w:p w14:paraId="1B225A00" w14:textId="77777777" w:rsidR="009A57F3" w:rsidRPr="00C437A5" w:rsidRDefault="009A57F3" w:rsidP="00192170">
            <w:pPr>
              <w:jc w:val="right"/>
              <w:rPr>
                <w:color w:val="000000"/>
                <w:sz w:val="18"/>
                <w:szCs w:val="18"/>
              </w:rPr>
            </w:pPr>
          </w:p>
        </w:tc>
        <w:tc>
          <w:tcPr>
            <w:tcW w:w="798" w:type="dxa"/>
            <w:tcBorders>
              <w:top w:val="single" w:sz="1" w:space="0" w:color="000000"/>
              <w:left w:val="single" w:sz="1" w:space="0" w:color="000000"/>
              <w:bottom w:val="single" w:sz="1" w:space="0" w:color="000000"/>
              <w:right w:val="single" w:sz="1" w:space="0" w:color="000000"/>
            </w:tcBorders>
            <w:shd w:val="clear" w:color="auto" w:fill="D0CECE" w:themeFill="background2" w:themeFillShade="E6"/>
          </w:tcPr>
          <w:p w14:paraId="0FE38254" w14:textId="77777777" w:rsidR="009A57F3" w:rsidRPr="00C437A5" w:rsidRDefault="009A57F3" w:rsidP="00192170">
            <w:pPr>
              <w:jc w:val="right"/>
              <w:rPr>
                <w:color w:val="000000"/>
                <w:sz w:val="18"/>
                <w:szCs w:val="18"/>
              </w:rPr>
            </w:pPr>
          </w:p>
        </w:tc>
      </w:tr>
      <w:tr w:rsidR="00CC3DF2" w14:paraId="152977B6" w14:textId="77777777" w:rsidTr="0038719A">
        <w:trPr>
          <w:gridBefore w:val="1"/>
          <w:wBefore w:w="62" w:type="dxa"/>
          <w:trHeight w:val="368"/>
        </w:trPr>
        <w:tc>
          <w:tcPr>
            <w:tcW w:w="1102" w:type="dxa"/>
            <w:gridSpan w:val="2"/>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p w14:paraId="21358B92" w14:textId="77777777" w:rsidR="00CC3DF2" w:rsidRPr="00C437A5" w:rsidRDefault="00CC3DF2" w:rsidP="00CC3DF2">
            <w:pPr>
              <w:jc w:val="right"/>
              <w:rPr>
                <w:sz w:val="18"/>
                <w:szCs w:val="18"/>
              </w:rPr>
            </w:pPr>
            <w:r>
              <w:rPr>
                <w:sz w:val="18"/>
                <w:szCs w:val="18"/>
              </w:rPr>
              <w:t>Operating</w:t>
            </w:r>
          </w:p>
        </w:tc>
        <w:tc>
          <w:tcPr>
            <w:tcW w:w="841" w:type="dxa"/>
            <w:gridSpan w:val="2"/>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p w14:paraId="1E38250D" w14:textId="441EF92D" w:rsidR="00CC3DF2" w:rsidRPr="00C437A5" w:rsidRDefault="00CC3DF2" w:rsidP="00CC3DF2">
            <w:pPr>
              <w:jc w:val="right"/>
              <w:rPr>
                <w:color w:val="000000"/>
                <w:sz w:val="18"/>
                <w:szCs w:val="18"/>
              </w:rPr>
            </w:pPr>
            <w:r w:rsidRPr="00580D80">
              <w:rPr>
                <w:color w:val="000000"/>
                <w:sz w:val="18"/>
                <w:szCs w:val="18"/>
              </w:rPr>
              <w:t>$</w:t>
            </w:r>
            <w:r w:rsidR="000B0AF7">
              <w:rPr>
                <w:color w:val="000000"/>
                <w:sz w:val="18"/>
                <w:szCs w:val="18"/>
              </w:rPr>
              <w:t>5</w:t>
            </w:r>
            <w:r w:rsidR="00802B5A">
              <w:rPr>
                <w:color w:val="000000"/>
                <w:sz w:val="18"/>
                <w:szCs w:val="18"/>
              </w:rPr>
              <w:t>5</w:t>
            </w:r>
            <w:r w:rsidR="000B0AF7">
              <w:rPr>
                <w:color w:val="000000"/>
                <w:sz w:val="18"/>
                <w:szCs w:val="18"/>
              </w:rPr>
              <w:t>0,000</w:t>
            </w:r>
          </w:p>
        </w:tc>
        <w:tc>
          <w:tcPr>
            <w:tcW w:w="1078" w:type="dxa"/>
            <w:gridSpan w:val="2"/>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p w14:paraId="6AF2225C" w14:textId="7D492390" w:rsidR="00CC3DF2" w:rsidRPr="00C437A5" w:rsidRDefault="00CC3DF2" w:rsidP="00CC3DF2">
            <w:pPr>
              <w:jc w:val="right"/>
              <w:rPr>
                <w:color w:val="000000"/>
                <w:sz w:val="18"/>
                <w:szCs w:val="18"/>
              </w:rPr>
            </w:pPr>
            <w:r>
              <w:rPr>
                <w:sz w:val="18"/>
                <w:szCs w:val="18"/>
              </w:rPr>
              <w:t>$</w:t>
            </w:r>
            <w:r w:rsidR="00802B5A">
              <w:rPr>
                <w:sz w:val="18"/>
                <w:szCs w:val="18"/>
              </w:rPr>
              <w:t>190</w:t>
            </w:r>
            <w:r>
              <w:rPr>
                <w:sz w:val="18"/>
                <w:szCs w:val="18"/>
              </w:rPr>
              <w:t>,000</w:t>
            </w:r>
          </w:p>
        </w:tc>
        <w:tc>
          <w:tcPr>
            <w:tcW w:w="1060" w:type="dxa"/>
            <w:tcBorders>
              <w:top w:val="single" w:sz="1" w:space="0" w:color="000000"/>
              <w:left w:val="single" w:sz="1" w:space="0" w:color="000000"/>
              <w:bottom w:val="single" w:sz="1" w:space="0" w:color="000000"/>
              <w:right w:val="single" w:sz="1" w:space="0" w:color="000000"/>
            </w:tcBorders>
          </w:tcPr>
          <w:p w14:paraId="661D1DED" w14:textId="65AA6FF7" w:rsidR="00CC3DF2" w:rsidRPr="00C437A5" w:rsidRDefault="00CC3DF2" w:rsidP="00CC3DF2">
            <w:pPr>
              <w:jc w:val="right"/>
              <w:rPr>
                <w:color w:val="000000"/>
                <w:sz w:val="18"/>
                <w:szCs w:val="18"/>
              </w:rPr>
            </w:pPr>
            <w:r w:rsidRPr="00580D80">
              <w:rPr>
                <w:color w:val="000000"/>
                <w:sz w:val="18"/>
                <w:szCs w:val="18"/>
              </w:rPr>
              <w:t>$</w:t>
            </w:r>
          </w:p>
        </w:tc>
        <w:tc>
          <w:tcPr>
            <w:tcW w:w="1174" w:type="dxa"/>
            <w:tcBorders>
              <w:top w:val="single" w:sz="1" w:space="0" w:color="000000"/>
              <w:left w:val="single" w:sz="1" w:space="0" w:color="000000"/>
              <w:bottom w:val="single" w:sz="1" w:space="0" w:color="000000"/>
              <w:right w:val="single" w:sz="1" w:space="0" w:color="000000"/>
            </w:tcBorders>
          </w:tcPr>
          <w:p w14:paraId="06120CB4" w14:textId="751C2417" w:rsidR="00CC3DF2" w:rsidRPr="00C437A5" w:rsidRDefault="00CC3DF2" w:rsidP="00CC3DF2">
            <w:pPr>
              <w:jc w:val="right"/>
              <w:rPr>
                <w:color w:val="000000"/>
                <w:sz w:val="18"/>
                <w:szCs w:val="18"/>
              </w:rPr>
            </w:pPr>
            <w:r>
              <w:rPr>
                <w:color w:val="000000"/>
                <w:sz w:val="18"/>
                <w:szCs w:val="18"/>
              </w:rPr>
              <w:t>$500,000</w:t>
            </w:r>
          </w:p>
        </w:tc>
        <w:tc>
          <w:tcPr>
            <w:tcW w:w="1447" w:type="dxa"/>
            <w:tcBorders>
              <w:top w:val="single" w:sz="1" w:space="0" w:color="000000"/>
              <w:left w:val="single" w:sz="1" w:space="0" w:color="000000"/>
              <w:bottom w:val="single" w:sz="1" w:space="0" w:color="000000"/>
              <w:right w:val="single" w:sz="1" w:space="0" w:color="000000"/>
            </w:tcBorders>
          </w:tcPr>
          <w:p w14:paraId="7D7E15AD" w14:textId="62CD3756" w:rsidR="00CC3DF2" w:rsidRPr="00C437A5" w:rsidRDefault="00CC3DF2" w:rsidP="00CC3DF2">
            <w:pPr>
              <w:jc w:val="right"/>
              <w:rPr>
                <w:color w:val="000000"/>
                <w:sz w:val="18"/>
                <w:szCs w:val="18"/>
              </w:rPr>
            </w:pPr>
            <w:r w:rsidRPr="00041983">
              <w:rPr>
                <w:color w:val="000000"/>
                <w:sz w:val="18"/>
                <w:szCs w:val="18"/>
              </w:rPr>
              <w:t>$</w:t>
            </w:r>
            <w:r w:rsidR="00041983" w:rsidRPr="0038719A">
              <w:rPr>
                <w:color w:val="000000"/>
                <w:sz w:val="18"/>
                <w:szCs w:val="18"/>
              </w:rPr>
              <w:t>6</w:t>
            </w:r>
            <w:r w:rsidR="00802B5A" w:rsidRPr="00041983">
              <w:rPr>
                <w:color w:val="000000"/>
                <w:sz w:val="18"/>
                <w:szCs w:val="18"/>
              </w:rPr>
              <w:t>90</w:t>
            </w:r>
            <w:r w:rsidRPr="00041983">
              <w:rPr>
                <w:color w:val="000000"/>
                <w:sz w:val="18"/>
                <w:szCs w:val="18"/>
              </w:rPr>
              <w:t>,000</w:t>
            </w:r>
          </w:p>
        </w:tc>
        <w:tc>
          <w:tcPr>
            <w:tcW w:w="1213" w:type="dxa"/>
            <w:gridSpan w:val="2"/>
            <w:tcBorders>
              <w:top w:val="single" w:sz="1" w:space="0" w:color="000000"/>
              <w:left w:val="single" w:sz="1" w:space="0" w:color="000000"/>
              <w:bottom w:val="single" w:sz="1" w:space="0" w:color="000000"/>
              <w:right w:val="single" w:sz="1" w:space="0" w:color="000000"/>
            </w:tcBorders>
          </w:tcPr>
          <w:p w14:paraId="69128834" w14:textId="76AEE2CF" w:rsidR="00CC3DF2" w:rsidRPr="00C437A5" w:rsidRDefault="00CC3DF2" w:rsidP="00CC3DF2">
            <w:pPr>
              <w:jc w:val="right"/>
              <w:rPr>
                <w:color w:val="000000"/>
                <w:sz w:val="18"/>
                <w:szCs w:val="18"/>
              </w:rPr>
            </w:pPr>
            <w:r w:rsidRPr="00580D80">
              <w:rPr>
                <w:color w:val="000000"/>
                <w:sz w:val="18"/>
                <w:szCs w:val="18"/>
              </w:rPr>
              <w:t>$</w:t>
            </w:r>
            <w:r>
              <w:rPr>
                <w:color w:val="000000"/>
                <w:sz w:val="18"/>
                <w:szCs w:val="18"/>
              </w:rPr>
              <w:t>1</w:t>
            </w:r>
            <w:r w:rsidR="000B0AF7">
              <w:rPr>
                <w:color w:val="000000"/>
                <w:sz w:val="18"/>
                <w:szCs w:val="18"/>
              </w:rPr>
              <w:t>00</w:t>
            </w:r>
            <w:r>
              <w:rPr>
                <w:color w:val="000000"/>
                <w:sz w:val="18"/>
                <w:szCs w:val="18"/>
              </w:rPr>
              <w:t>,000</w:t>
            </w:r>
          </w:p>
        </w:tc>
        <w:tc>
          <w:tcPr>
            <w:tcW w:w="948" w:type="dxa"/>
            <w:gridSpan w:val="2"/>
            <w:tcBorders>
              <w:top w:val="single" w:sz="1" w:space="0" w:color="000000"/>
              <w:left w:val="single" w:sz="1" w:space="0" w:color="000000"/>
              <w:bottom w:val="single" w:sz="1" w:space="0" w:color="000000"/>
              <w:right w:val="single" w:sz="1" w:space="0" w:color="000000"/>
            </w:tcBorders>
          </w:tcPr>
          <w:p w14:paraId="07002490" w14:textId="77777777" w:rsidR="00CC3DF2" w:rsidRPr="00C437A5" w:rsidRDefault="00CC3DF2" w:rsidP="00CC3DF2">
            <w:pPr>
              <w:jc w:val="right"/>
              <w:rPr>
                <w:color w:val="000000"/>
                <w:sz w:val="18"/>
                <w:szCs w:val="18"/>
              </w:rPr>
            </w:pPr>
            <w:r w:rsidRPr="00580D80">
              <w:rPr>
                <w:color w:val="000000"/>
                <w:sz w:val="18"/>
                <w:szCs w:val="18"/>
              </w:rPr>
              <w:t>$</w:t>
            </w:r>
          </w:p>
        </w:tc>
        <w:tc>
          <w:tcPr>
            <w:tcW w:w="965" w:type="dxa"/>
            <w:gridSpan w:val="2"/>
            <w:tcBorders>
              <w:top w:val="single" w:sz="1" w:space="0" w:color="000000"/>
              <w:left w:val="single" w:sz="1" w:space="0" w:color="000000"/>
              <w:bottom w:val="single" w:sz="1" w:space="0" w:color="000000"/>
              <w:right w:val="single" w:sz="1" w:space="0" w:color="000000"/>
            </w:tcBorders>
          </w:tcPr>
          <w:p w14:paraId="2B874A7B" w14:textId="77777777" w:rsidR="00CC3DF2" w:rsidRPr="00C437A5" w:rsidRDefault="00CC3DF2" w:rsidP="00CC3DF2">
            <w:pPr>
              <w:jc w:val="right"/>
              <w:rPr>
                <w:color w:val="000000"/>
                <w:sz w:val="18"/>
                <w:szCs w:val="18"/>
              </w:rPr>
            </w:pPr>
            <w:r w:rsidRPr="00580D80">
              <w:rPr>
                <w:color w:val="000000"/>
                <w:sz w:val="18"/>
                <w:szCs w:val="18"/>
              </w:rPr>
              <w:t>$</w:t>
            </w:r>
          </w:p>
        </w:tc>
        <w:tc>
          <w:tcPr>
            <w:tcW w:w="841" w:type="dxa"/>
            <w:gridSpan w:val="2"/>
            <w:tcBorders>
              <w:top w:val="single" w:sz="1" w:space="0" w:color="000000"/>
              <w:left w:val="single" w:sz="1" w:space="0" w:color="000000"/>
              <w:bottom w:val="single" w:sz="1" w:space="0" w:color="000000"/>
              <w:right w:val="single" w:sz="1" w:space="0" w:color="000000"/>
            </w:tcBorders>
          </w:tcPr>
          <w:p w14:paraId="004123EF" w14:textId="77777777" w:rsidR="00CC3DF2" w:rsidRPr="00C437A5" w:rsidRDefault="00CC3DF2" w:rsidP="00CC3DF2">
            <w:pPr>
              <w:jc w:val="right"/>
              <w:rPr>
                <w:color w:val="000000"/>
                <w:sz w:val="18"/>
                <w:szCs w:val="18"/>
              </w:rPr>
            </w:pPr>
            <w:r w:rsidRPr="00580D80">
              <w:rPr>
                <w:color w:val="000000"/>
                <w:sz w:val="18"/>
                <w:szCs w:val="18"/>
              </w:rPr>
              <w:t>$</w:t>
            </w:r>
          </w:p>
        </w:tc>
        <w:tc>
          <w:tcPr>
            <w:tcW w:w="798" w:type="dxa"/>
            <w:tcBorders>
              <w:top w:val="single" w:sz="1" w:space="0" w:color="000000"/>
              <w:left w:val="single" w:sz="1" w:space="0" w:color="000000"/>
              <w:bottom w:val="single" w:sz="1" w:space="0" w:color="000000"/>
              <w:right w:val="single" w:sz="1" w:space="0" w:color="000000"/>
            </w:tcBorders>
          </w:tcPr>
          <w:p w14:paraId="5E0C33BB" w14:textId="77777777" w:rsidR="00CC3DF2" w:rsidRPr="00C437A5" w:rsidRDefault="00CC3DF2" w:rsidP="00CC3DF2">
            <w:pPr>
              <w:jc w:val="right"/>
              <w:rPr>
                <w:color w:val="000000"/>
                <w:sz w:val="18"/>
                <w:szCs w:val="18"/>
              </w:rPr>
            </w:pPr>
            <w:r w:rsidRPr="00580D80">
              <w:rPr>
                <w:color w:val="000000"/>
                <w:sz w:val="18"/>
                <w:szCs w:val="18"/>
              </w:rPr>
              <w:t>$</w:t>
            </w:r>
          </w:p>
        </w:tc>
      </w:tr>
      <w:tr w:rsidR="009A57F3" w14:paraId="05969AF6" w14:textId="77777777" w:rsidTr="0038719A">
        <w:trPr>
          <w:gridBefore w:val="1"/>
          <w:wBefore w:w="62" w:type="dxa"/>
          <w:trHeight w:val="368"/>
        </w:trPr>
        <w:tc>
          <w:tcPr>
            <w:tcW w:w="1102" w:type="dxa"/>
            <w:gridSpan w:val="2"/>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p w14:paraId="72E23CC2" w14:textId="77777777" w:rsidR="009A57F3" w:rsidRPr="00C437A5" w:rsidRDefault="009A57F3" w:rsidP="00192170">
            <w:pPr>
              <w:jc w:val="right"/>
              <w:rPr>
                <w:sz w:val="18"/>
                <w:szCs w:val="18"/>
              </w:rPr>
            </w:pPr>
            <w:r>
              <w:rPr>
                <w:sz w:val="18"/>
                <w:szCs w:val="18"/>
              </w:rPr>
              <w:t>Capital Equip</w:t>
            </w:r>
          </w:p>
        </w:tc>
        <w:tc>
          <w:tcPr>
            <w:tcW w:w="841" w:type="dxa"/>
            <w:gridSpan w:val="2"/>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p w14:paraId="6C41CECB" w14:textId="77777777" w:rsidR="009A57F3" w:rsidRPr="00C437A5" w:rsidRDefault="009A57F3" w:rsidP="00192170">
            <w:pPr>
              <w:jc w:val="right"/>
              <w:rPr>
                <w:color w:val="000000"/>
                <w:sz w:val="18"/>
                <w:szCs w:val="18"/>
              </w:rPr>
            </w:pPr>
            <w:r w:rsidRPr="00580D80">
              <w:rPr>
                <w:color w:val="000000"/>
                <w:sz w:val="18"/>
                <w:szCs w:val="18"/>
              </w:rPr>
              <w:t>$</w:t>
            </w:r>
          </w:p>
        </w:tc>
        <w:tc>
          <w:tcPr>
            <w:tcW w:w="1078" w:type="dxa"/>
            <w:gridSpan w:val="2"/>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p w14:paraId="33A72660" w14:textId="77777777" w:rsidR="009A57F3" w:rsidRPr="00C437A5" w:rsidRDefault="009A57F3" w:rsidP="00192170">
            <w:pPr>
              <w:jc w:val="right"/>
              <w:rPr>
                <w:color w:val="000000"/>
                <w:sz w:val="18"/>
                <w:szCs w:val="18"/>
              </w:rPr>
            </w:pPr>
            <w:r w:rsidRPr="00580D80">
              <w:rPr>
                <w:color w:val="000000"/>
                <w:sz w:val="18"/>
                <w:szCs w:val="18"/>
              </w:rPr>
              <w:t>$</w:t>
            </w:r>
          </w:p>
        </w:tc>
        <w:tc>
          <w:tcPr>
            <w:tcW w:w="1060" w:type="dxa"/>
            <w:tcBorders>
              <w:top w:val="single" w:sz="1" w:space="0" w:color="000000"/>
              <w:left w:val="single" w:sz="1" w:space="0" w:color="000000"/>
              <w:bottom w:val="single" w:sz="1" w:space="0" w:color="000000"/>
              <w:right w:val="single" w:sz="1" w:space="0" w:color="000000"/>
            </w:tcBorders>
          </w:tcPr>
          <w:p w14:paraId="2E78089E" w14:textId="77777777" w:rsidR="009A57F3" w:rsidRPr="00C437A5" w:rsidRDefault="009A57F3" w:rsidP="00192170">
            <w:pPr>
              <w:jc w:val="right"/>
              <w:rPr>
                <w:color w:val="000000"/>
                <w:sz w:val="18"/>
                <w:szCs w:val="18"/>
              </w:rPr>
            </w:pPr>
            <w:r w:rsidRPr="00580D80">
              <w:rPr>
                <w:color w:val="000000"/>
                <w:sz w:val="18"/>
                <w:szCs w:val="18"/>
              </w:rPr>
              <w:t>$</w:t>
            </w:r>
          </w:p>
        </w:tc>
        <w:tc>
          <w:tcPr>
            <w:tcW w:w="1174" w:type="dxa"/>
            <w:tcBorders>
              <w:top w:val="single" w:sz="1" w:space="0" w:color="000000"/>
              <w:left w:val="single" w:sz="1" w:space="0" w:color="000000"/>
              <w:bottom w:val="single" w:sz="1" w:space="0" w:color="000000"/>
              <w:right w:val="single" w:sz="1" w:space="0" w:color="000000"/>
            </w:tcBorders>
          </w:tcPr>
          <w:p w14:paraId="4DEF63C6" w14:textId="77777777" w:rsidR="009A57F3" w:rsidRPr="00C437A5" w:rsidRDefault="009A57F3" w:rsidP="00192170">
            <w:pPr>
              <w:jc w:val="right"/>
              <w:rPr>
                <w:color w:val="000000"/>
                <w:sz w:val="18"/>
                <w:szCs w:val="18"/>
              </w:rPr>
            </w:pPr>
            <w:r w:rsidRPr="00580D80">
              <w:rPr>
                <w:color w:val="000000"/>
                <w:sz w:val="18"/>
                <w:szCs w:val="18"/>
              </w:rPr>
              <w:t>$</w:t>
            </w:r>
          </w:p>
        </w:tc>
        <w:tc>
          <w:tcPr>
            <w:tcW w:w="1447" w:type="dxa"/>
            <w:tcBorders>
              <w:top w:val="single" w:sz="1" w:space="0" w:color="000000"/>
              <w:left w:val="single" w:sz="1" w:space="0" w:color="000000"/>
              <w:bottom w:val="single" w:sz="1" w:space="0" w:color="000000"/>
              <w:right w:val="single" w:sz="1" w:space="0" w:color="000000"/>
            </w:tcBorders>
          </w:tcPr>
          <w:p w14:paraId="73D37C9E" w14:textId="77777777" w:rsidR="009A57F3" w:rsidRPr="00C437A5" w:rsidRDefault="009A57F3" w:rsidP="00192170">
            <w:pPr>
              <w:jc w:val="right"/>
              <w:rPr>
                <w:color w:val="000000"/>
                <w:sz w:val="18"/>
                <w:szCs w:val="18"/>
              </w:rPr>
            </w:pPr>
            <w:r w:rsidRPr="00580D80">
              <w:rPr>
                <w:color w:val="000000"/>
                <w:sz w:val="18"/>
                <w:szCs w:val="18"/>
              </w:rPr>
              <w:t>$</w:t>
            </w:r>
          </w:p>
        </w:tc>
        <w:tc>
          <w:tcPr>
            <w:tcW w:w="1213" w:type="dxa"/>
            <w:gridSpan w:val="2"/>
            <w:tcBorders>
              <w:top w:val="single" w:sz="1" w:space="0" w:color="000000"/>
              <w:left w:val="single" w:sz="1" w:space="0" w:color="000000"/>
              <w:bottom w:val="single" w:sz="1" w:space="0" w:color="000000"/>
              <w:right w:val="single" w:sz="1" w:space="0" w:color="000000"/>
            </w:tcBorders>
          </w:tcPr>
          <w:p w14:paraId="1360A380" w14:textId="77777777" w:rsidR="009A57F3" w:rsidRPr="00C437A5" w:rsidRDefault="009A57F3" w:rsidP="00192170">
            <w:pPr>
              <w:jc w:val="right"/>
              <w:rPr>
                <w:color w:val="000000"/>
                <w:sz w:val="18"/>
                <w:szCs w:val="18"/>
              </w:rPr>
            </w:pPr>
            <w:r w:rsidRPr="00580D80">
              <w:rPr>
                <w:color w:val="000000"/>
                <w:sz w:val="18"/>
                <w:szCs w:val="18"/>
              </w:rPr>
              <w:t>$</w:t>
            </w:r>
          </w:p>
        </w:tc>
        <w:tc>
          <w:tcPr>
            <w:tcW w:w="948" w:type="dxa"/>
            <w:gridSpan w:val="2"/>
            <w:tcBorders>
              <w:top w:val="single" w:sz="1" w:space="0" w:color="000000"/>
              <w:left w:val="single" w:sz="1" w:space="0" w:color="000000"/>
              <w:bottom w:val="single" w:sz="1" w:space="0" w:color="000000"/>
              <w:right w:val="single" w:sz="1" w:space="0" w:color="000000"/>
            </w:tcBorders>
          </w:tcPr>
          <w:p w14:paraId="7D6D20C4" w14:textId="77777777" w:rsidR="009A57F3" w:rsidRPr="00C437A5" w:rsidRDefault="009A57F3" w:rsidP="00192170">
            <w:pPr>
              <w:jc w:val="right"/>
              <w:rPr>
                <w:color w:val="000000"/>
                <w:sz w:val="18"/>
                <w:szCs w:val="18"/>
              </w:rPr>
            </w:pPr>
            <w:r w:rsidRPr="00580D80">
              <w:rPr>
                <w:color w:val="000000"/>
                <w:sz w:val="18"/>
                <w:szCs w:val="18"/>
              </w:rPr>
              <w:t>$</w:t>
            </w:r>
          </w:p>
        </w:tc>
        <w:tc>
          <w:tcPr>
            <w:tcW w:w="965" w:type="dxa"/>
            <w:gridSpan w:val="2"/>
            <w:tcBorders>
              <w:top w:val="single" w:sz="1" w:space="0" w:color="000000"/>
              <w:left w:val="single" w:sz="1" w:space="0" w:color="000000"/>
              <w:bottom w:val="single" w:sz="1" w:space="0" w:color="000000"/>
              <w:right w:val="single" w:sz="1" w:space="0" w:color="000000"/>
            </w:tcBorders>
          </w:tcPr>
          <w:p w14:paraId="5E8EF30A" w14:textId="77777777" w:rsidR="009A57F3" w:rsidRPr="00C437A5" w:rsidRDefault="009A57F3" w:rsidP="00192170">
            <w:pPr>
              <w:jc w:val="right"/>
              <w:rPr>
                <w:color w:val="000000"/>
                <w:sz w:val="18"/>
                <w:szCs w:val="18"/>
              </w:rPr>
            </w:pPr>
            <w:r w:rsidRPr="00580D80">
              <w:rPr>
                <w:color w:val="000000"/>
                <w:sz w:val="18"/>
                <w:szCs w:val="18"/>
              </w:rPr>
              <w:t>$</w:t>
            </w:r>
          </w:p>
        </w:tc>
        <w:tc>
          <w:tcPr>
            <w:tcW w:w="841" w:type="dxa"/>
            <w:gridSpan w:val="2"/>
            <w:tcBorders>
              <w:top w:val="single" w:sz="1" w:space="0" w:color="000000"/>
              <w:left w:val="single" w:sz="1" w:space="0" w:color="000000"/>
              <w:bottom w:val="single" w:sz="1" w:space="0" w:color="000000"/>
              <w:right w:val="single" w:sz="1" w:space="0" w:color="000000"/>
            </w:tcBorders>
          </w:tcPr>
          <w:p w14:paraId="2D0EBFF1" w14:textId="77777777" w:rsidR="009A57F3" w:rsidRPr="00C437A5" w:rsidRDefault="009A57F3" w:rsidP="00192170">
            <w:pPr>
              <w:jc w:val="right"/>
              <w:rPr>
                <w:color w:val="000000"/>
                <w:sz w:val="18"/>
                <w:szCs w:val="18"/>
              </w:rPr>
            </w:pPr>
            <w:r w:rsidRPr="00580D80">
              <w:rPr>
                <w:color w:val="000000"/>
                <w:sz w:val="18"/>
                <w:szCs w:val="18"/>
              </w:rPr>
              <w:t>$</w:t>
            </w:r>
          </w:p>
        </w:tc>
        <w:tc>
          <w:tcPr>
            <w:tcW w:w="798" w:type="dxa"/>
            <w:tcBorders>
              <w:top w:val="single" w:sz="1" w:space="0" w:color="000000"/>
              <w:left w:val="single" w:sz="1" w:space="0" w:color="000000"/>
              <w:bottom w:val="single" w:sz="1" w:space="0" w:color="000000"/>
              <w:right w:val="single" w:sz="1" w:space="0" w:color="000000"/>
            </w:tcBorders>
          </w:tcPr>
          <w:p w14:paraId="29E65D50" w14:textId="77777777" w:rsidR="009A57F3" w:rsidRPr="00C437A5" w:rsidRDefault="009A57F3" w:rsidP="00192170">
            <w:pPr>
              <w:jc w:val="right"/>
              <w:rPr>
                <w:color w:val="000000"/>
                <w:sz w:val="18"/>
                <w:szCs w:val="18"/>
              </w:rPr>
            </w:pPr>
            <w:r w:rsidRPr="00580D80">
              <w:rPr>
                <w:color w:val="000000"/>
                <w:sz w:val="18"/>
                <w:szCs w:val="18"/>
              </w:rPr>
              <w:t>$</w:t>
            </w:r>
          </w:p>
        </w:tc>
      </w:tr>
      <w:tr w:rsidR="009A57F3" w14:paraId="482B995E" w14:textId="77777777" w:rsidTr="0038719A">
        <w:trPr>
          <w:gridBefore w:val="1"/>
          <w:wBefore w:w="62" w:type="dxa"/>
          <w:trHeight w:val="368"/>
        </w:trPr>
        <w:tc>
          <w:tcPr>
            <w:tcW w:w="1102" w:type="dxa"/>
            <w:gridSpan w:val="2"/>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p w14:paraId="7DC37B1F" w14:textId="77777777" w:rsidR="009A57F3" w:rsidRDefault="009A57F3" w:rsidP="00192170">
            <w:pPr>
              <w:jc w:val="right"/>
              <w:rPr>
                <w:sz w:val="18"/>
                <w:szCs w:val="18"/>
              </w:rPr>
            </w:pPr>
            <w:r>
              <w:rPr>
                <w:sz w:val="18"/>
                <w:szCs w:val="18"/>
              </w:rPr>
              <w:t>Totals (All)</w:t>
            </w:r>
          </w:p>
        </w:tc>
        <w:tc>
          <w:tcPr>
            <w:tcW w:w="841" w:type="dxa"/>
            <w:gridSpan w:val="2"/>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p w14:paraId="4F575776" w14:textId="76992489" w:rsidR="009A57F3" w:rsidRPr="00C437A5" w:rsidRDefault="009A57F3" w:rsidP="00192170">
            <w:pPr>
              <w:jc w:val="right"/>
              <w:rPr>
                <w:color w:val="000000"/>
                <w:sz w:val="18"/>
                <w:szCs w:val="18"/>
              </w:rPr>
            </w:pPr>
            <w:r w:rsidRPr="00580D80">
              <w:rPr>
                <w:color w:val="000000"/>
                <w:sz w:val="18"/>
                <w:szCs w:val="18"/>
              </w:rPr>
              <w:t>$</w:t>
            </w:r>
            <w:r w:rsidR="000B0AF7">
              <w:rPr>
                <w:color w:val="000000"/>
                <w:sz w:val="18"/>
                <w:szCs w:val="18"/>
              </w:rPr>
              <w:t>5</w:t>
            </w:r>
            <w:r w:rsidR="00802B5A">
              <w:rPr>
                <w:color w:val="000000"/>
                <w:sz w:val="18"/>
                <w:szCs w:val="18"/>
              </w:rPr>
              <w:t>5</w:t>
            </w:r>
            <w:r w:rsidR="000B0AF7">
              <w:rPr>
                <w:color w:val="000000"/>
                <w:sz w:val="18"/>
                <w:szCs w:val="18"/>
              </w:rPr>
              <w:t>0,000</w:t>
            </w:r>
          </w:p>
        </w:tc>
        <w:tc>
          <w:tcPr>
            <w:tcW w:w="1078" w:type="dxa"/>
            <w:gridSpan w:val="2"/>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p w14:paraId="64C325CD" w14:textId="69517E35" w:rsidR="009A57F3" w:rsidRPr="00C437A5" w:rsidRDefault="00CC3DF2" w:rsidP="00192170">
            <w:pPr>
              <w:jc w:val="right"/>
              <w:rPr>
                <w:color w:val="000000"/>
                <w:sz w:val="18"/>
                <w:szCs w:val="18"/>
              </w:rPr>
            </w:pPr>
            <w:r>
              <w:rPr>
                <w:sz w:val="18"/>
                <w:szCs w:val="18"/>
              </w:rPr>
              <w:t>$1</w:t>
            </w:r>
            <w:r w:rsidR="00802B5A">
              <w:rPr>
                <w:sz w:val="18"/>
                <w:szCs w:val="18"/>
              </w:rPr>
              <w:t>90</w:t>
            </w:r>
            <w:r>
              <w:rPr>
                <w:sz w:val="18"/>
                <w:szCs w:val="18"/>
              </w:rPr>
              <w:t>,000</w:t>
            </w:r>
          </w:p>
        </w:tc>
        <w:tc>
          <w:tcPr>
            <w:tcW w:w="1060" w:type="dxa"/>
            <w:tcBorders>
              <w:top w:val="single" w:sz="1" w:space="0" w:color="000000"/>
              <w:left w:val="single" w:sz="1" w:space="0" w:color="000000"/>
              <w:bottom w:val="single" w:sz="1" w:space="0" w:color="000000"/>
              <w:right w:val="single" w:sz="1" w:space="0" w:color="000000"/>
            </w:tcBorders>
          </w:tcPr>
          <w:p w14:paraId="2D8E24CE" w14:textId="77777777" w:rsidR="009A57F3" w:rsidRPr="00C437A5" w:rsidRDefault="009A57F3" w:rsidP="00192170">
            <w:pPr>
              <w:jc w:val="right"/>
              <w:rPr>
                <w:color w:val="000000"/>
                <w:sz w:val="18"/>
                <w:szCs w:val="18"/>
              </w:rPr>
            </w:pPr>
            <w:r w:rsidRPr="00580D80">
              <w:rPr>
                <w:color w:val="000000"/>
                <w:sz w:val="18"/>
                <w:szCs w:val="18"/>
              </w:rPr>
              <w:t>$</w:t>
            </w:r>
          </w:p>
        </w:tc>
        <w:tc>
          <w:tcPr>
            <w:tcW w:w="1174" w:type="dxa"/>
            <w:tcBorders>
              <w:top w:val="single" w:sz="1" w:space="0" w:color="000000"/>
              <w:left w:val="single" w:sz="1" w:space="0" w:color="000000"/>
              <w:bottom w:val="single" w:sz="1" w:space="0" w:color="000000"/>
              <w:right w:val="single" w:sz="1" w:space="0" w:color="000000"/>
            </w:tcBorders>
          </w:tcPr>
          <w:p w14:paraId="4126CBED" w14:textId="1286FB60" w:rsidR="009A57F3" w:rsidRPr="00C437A5" w:rsidRDefault="00CC3DF2" w:rsidP="00192170">
            <w:pPr>
              <w:jc w:val="right"/>
              <w:rPr>
                <w:color w:val="000000"/>
                <w:sz w:val="18"/>
                <w:szCs w:val="18"/>
              </w:rPr>
            </w:pPr>
            <w:r>
              <w:rPr>
                <w:color w:val="000000"/>
                <w:sz w:val="18"/>
                <w:szCs w:val="18"/>
              </w:rPr>
              <w:t>$500,000</w:t>
            </w:r>
          </w:p>
        </w:tc>
        <w:tc>
          <w:tcPr>
            <w:tcW w:w="1447" w:type="dxa"/>
            <w:tcBorders>
              <w:top w:val="single" w:sz="1" w:space="0" w:color="000000"/>
              <w:left w:val="single" w:sz="1" w:space="0" w:color="000000"/>
              <w:bottom w:val="single" w:sz="1" w:space="0" w:color="000000"/>
              <w:right w:val="single" w:sz="1" w:space="0" w:color="000000"/>
            </w:tcBorders>
          </w:tcPr>
          <w:p w14:paraId="086A1BD1" w14:textId="58C42063" w:rsidR="009A57F3" w:rsidRPr="00C437A5" w:rsidRDefault="00CC3DF2" w:rsidP="00192170">
            <w:pPr>
              <w:jc w:val="right"/>
              <w:rPr>
                <w:color w:val="000000"/>
                <w:sz w:val="18"/>
                <w:szCs w:val="18"/>
              </w:rPr>
            </w:pPr>
            <w:r w:rsidRPr="00041983">
              <w:rPr>
                <w:color w:val="000000"/>
                <w:sz w:val="18"/>
                <w:szCs w:val="18"/>
              </w:rPr>
              <w:t>$</w:t>
            </w:r>
            <w:r w:rsidR="00041983" w:rsidRPr="0038719A">
              <w:rPr>
                <w:color w:val="000000"/>
                <w:sz w:val="18"/>
                <w:szCs w:val="18"/>
              </w:rPr>
              <w:t>6</w:t>
            </w:r>
            <w:r w:rsidR="00802B5A" w:rsidRPr="00041983">
              <w:rPr>
                <w:color w:val="000000"/>
                <w:sz w:val="18"/>
                <w:szCs w:val="18"/>
              </w:rPr>
              <w:t>90</w:t>
            </w:r>
            <w:r w:rsidRPr="00041983">
              <w:rPr>
                <w:color w:val="000000"/>
                <w:sz w:val="18"/>
                <w:szCs w:val="18"/>
              </w:rPr>
              <w:t>,000</w:t>
            </w:r>
          </w:p>
        </w:tc>
        <w:tc>
          <w:tcPr>
            <w:tcW w:w="1213" w:type="dxa"/>
            <w:gridSpan w:val="2"/>
            <w:tcBorders>
              <w:top w:val="single" w:sz="1" w:space="0" w:color="000000"/>
              <w:left w:val="single" w:sz="1" w:space="0" w:color="000000"/>
              <w:bottom w:val="single" w:sz="1" w:space="0" w:color="000000"/>
              <w:right w:val="single" w:sz="1" w:space="0" w:color="000000"/>
            </w:tcBorders>
          </w:tcPr>
          <w:p w14:paraId="69B9D6CC" w14:textId="4FC8BF75" w:rsidR="009A57F3" w:rsidRPr="00C437A5" w:rsidRDefault="009A57F3" w:rsidP="00192170">
            <w:pPr>
              <w:jc w:val="right"/>
              <w:rPr>
                <w:color w:val="000000"/>
                <w:sz w:val="18"/>
                <w:szCs w:val="18"/>
              </w:rPr>
            </w:pPr>
            <w:r w:rsidRPr="00580D80">
              <w:rPr>
                <w:color w:val="000000"/>
                <w:sz w:val="18"/>
                <w:szCs w:val="18"/>
              </w:rPr>
              <w:t>$</w:t>
            </w:r>
            <w:r w:rsidR="00CC3DF2">
              <w:rPr>
                <w:color w:val="000000"/>
                <w:sz w:val="18"/>
                <w:szCs w:val="18"/>
              </w:rPr>
              <w:t>1</w:t>
            </w:r>
            <w:r w:rsidR="000B0AF7">
              <w:rPr>
                <w:color w:val="000000"/>
                <w:sz w:val="18"/>
                <w:szCs w:val="18"/>
              </w:rPr>
              <w:t>00</w:t>
            </w:r>
            <w:r w:rsidR="00CC3DF2">
              <w:rPr>
                <w:color w:val="000000"/>
                <w:sz w:val="18"/>
                <w:szCs w:val="18"/>
              </w:rPr>
              <w:t>,000</w:t>
            </w:r>
          </w:p>
        </w:tc>
        <w:tc>
          <w:tcPr>
            <w:tcW w:w="948" w:type="dxa"/>
            <w:gridSpan w:val="2"/>
            <w:tcBorders>
              <w:top w:val="single" w:sz="1" w:space="0" w:color="000000"/>
              <w:left w:val="single" w:sz="1" w:space="0" w:color="000000"/>
              <w:bottom w:val="single" w:sz="1" w:space="0" w:color="000000"/>
              <w:right w:val="single" w:sz="1" w:space="0" w:color="000000"/>
            </w:tcBorders>
          </w:tcPr>
          <w:p w14:paraId="197240F4" w14:textId="77777777" w:rsidR="009A57F3" w:rsidRPr="00C437A5" w:rsidRDefault="009A57F3" w:rsidP="00192170">
            <w:pPr>
              <w:jc w:val="right"/>
              <w:rPr>
                <w:color w:val="000000"/>
                <w:sz w:val="18"/>
                <w:szCs w:val="18"/>
              </w:rPr>
            </w:pPr>
            <w:r w:rsidRPr="00580D80">
              <w:rPr>
                <w:color w:val="000000"/>
                <w:sz w:val="18"/>
                <w:szCs w:val="18"/>
              </w:rPr>
              <w:t>$</w:t>
            </w:r>
          </w:p>
        </w:tc>
        <w:tc>
          <w:tcPr>
            <w:tcW w:w="965" w:type="dxa"/>
            <w:gridSpan w:val="2"/>
            <w:tcBorders>
              <w:top w:val="single" w:sz="1" w:space="0" w:color="000000"/>
              <w:left w:val="single" w:sz="1" w:space="0" w:color="000000"/>
              <w:bottom w:val="single" w:sz="1" w:space="0" w:color="000000"/>
              <w:right w:val="single" w:sz="1" w:space="0" w:color="000000"/>
            </w:tcBorders>
          </w:tcPr>
          <w:p w14:paraId="4F32993F" w14:textId="77777777" w:rsidR="009A57F3" w:rsidRPr="00C437A5" w:rsidRDefault="009A57F3" w:rsidP="00192170">
            <w:pPr>
              <w:jc w:val="right"/>
              <w:rPr>
                <w:color w:val="000000"/>
                <w:sz w:val="18"/>
                <w:szCs w:val="18"/>
              </w:rPr>
            </w:pPr>
            <w:r w:rsidRPr="00580D80">
              <w:rPr>
                <w:color w:val="000000"/>
                <w:sz w:val="18"/>
                <w:szCs w:val="18"/>
              </w:rPr>
              <w:t>$</w:t>
            </w:r>
          </w:p>
        </w:tc>
        <w:tc>
          <w:tcPr>
            <w:tcW w:w="841" w:type="dxa"/>
            <w:gridSpan w:val="2"/>
            <w:tcBorders>
              <w:top w:val="single" w:sz="1" w:space="0" w:color="000000"/>
              <w:left w:val="single" w:sz="1" w:space="0" w:color="000000"/>
              <w:bottom w:val="single" w:sz="1" w:space="0" w:color="000000"/>
              <w:right w:val="single" w:sz="1" w:space="0" w:color="000000"/>
            </w:tcBorders>
          </w:tcPr>
          <w:p w14:paraId="632DE019" w14:textId="77777777" w:rsidR="009A57F3" w:rsidRPr="00C437A5" w:rsidRDefault="009A57F3" w:rsidP="00192170">
            <w:pPr>
              <w:jc w:val="right"/>
              <w:rPr>
                <w:color w:val="000000"/>
                <w:sz w:val="18"/>
                <w:szCs w:val="18"/>
              </w:rPr>
            </w:pPr>
            <w:r w:rsidRPr="00580D80">
              <w:rPr>
                <w:color w:val="000000"/>
                <w:sz w:val="18"/>
                <w:szCs w:val="18"/>
              </w:rPr>
              <w:t>$</w:t>
            </w:r>
          </w:p>
        </w:tc>
        <w:tc>
          <w:tcPr>
            <w:tcW w:w="798" w:type="dxa"/>
            <w:tcBorders>
              <w:top w:val="single" w:sz="1" w:space="0" w:color="000000"/>
              <w:left w:val="single" w:sz="1" w:space="0" w:color="000000"/>
              <w:bottom w:val="single" w:sz="1" w:space="0" w:color="000000"/>
              <w:right w:val="single" w:sz="1" w:space="0" w:color="000000"/>
            </w:tcBorders>
          </w:tcPr>
          <w:p w14:paraId="71FB1398" w14:textId="77777777" w:rsidR="009A57F3" w:rsidRPr="00C437A5" w:rsidRDefault="009A57F3" w:rsidP="00192170">
            <w:pPr>
              <w:jc w:val="right"/>
              <w:rPr>
                <w:color w:val="000000"/>
                <w:sz w:val="18"/>
                <w:szCs w:val="18"/>
              </w:rPr>
            </w:pPr>
            <w:r w:rsidRPr="00580D80">
              <w:rPr>
                <w:color w:val="000000"/>
                <w:sz w:val="18"/>
                <w:szCs w:val="18"/>
              </w:rPr>
              <w:t>$</w:t>
            </w:r>
          </w:p>
        </w:tc>
      </w:tr>
    </w:tbl>
    <w:p w14:paraId="4BA77B65" w14:textId="77777777" w:rsidR="009A57F3" w:rsidRDefault="009A57F3">
      <w:pPr>
        <w:spacing w:after="0"/>
        <w:rPr>
          <w:b/>
          <w:color w:val="1F497D"/>
        </w:rPr>
      </w:pPr>
    </w:p>
    <w:p w14:paraId="7335C022" w14:textId="77777777" w:rsidR="009A57F3" w:rsidRPr="000E1279" w:rsidRDefault="009A57F3">
      <w:pPr>
        <w:spacing w:after="0"/>
        <w:rPr>
          <w:b/>
          <w:color w:val="1F497D"/>
        </w:rPr>
      </w:pPr>
      <w:r>
        <w:rPr>
          <w:b/>
          <w:color w:val="1F497D"/>
        </w:rPr>
        <w:t xml:space="preserve">Project Cost Plan </w:t>
      </w:r>
    </w:p>
    <w:tbl>
      <w:tblPr>
        <w:tblW w:w="5887" w:type="pct"/>
        <w:tblInd w:w="-1" w:type="dxa"/>
        <w:tblLook w:val="04A0" w:firstRow="1" w:lastRow="0" w:firstColumn="1" w:lastColumn="0" w:noHBand="0" w:noVBand="1"/>
      </w:tblPr>
      <w:tblGrid>
        <w:gridCol w:w="1045"/>
        <w:gridCol w:w="651"/>
        <w:gridCol w:w="13"/>
        <w:gridCol w:w="639"/>
        <w:gridCol w:w="170"/>
        <w:gridCol w:w="483"/>
        <w:gridCol w:w="652"/>
        <w:gridCol w:w="652"/>
        <w:gridCol w:w="652"/>
        <w:gridCol w:w="652"/>
        <w:gridCol w:w="747"/>
        <w:gridCol w:w="747"/>
        <w:gridCol w:w="747"/>
        <w:gridCol w:w="747"/>
        <w:gridCol w:w="714"/>
        <w:gridCol w:w="748"/>
        <w:gridCol w:w="959"/>
      </w:tblGrid>
      <w:tr w:rsidR="00CC3DF2" w14:paraId="45E05247" w14:textId="77777777" w:rsidTr="0038719A">
        <w:trPr>
          <w:trHeight w:val="172"/>
        </w:trPr>
        <w:tc>
          <w:tcPr>
            <w:tcW w:w="474" w:type="pct"/>
            <w:tcBorders>
              <w:top w:val="single" w:sz="1" w:space="0" w:color="000000"/>
              <w:left w:val="single" w:sz="1" w:space="0" w:color="000000"/>
              <w:bottom w:val="single" w:sz="1" w:space="0" w:color="000000"/>
              <w:right w:val="single" w:sz="1" w:space="0" w:color="000000"/>
            </w:tcBorders>
            <w:shd w:val="clear" w:color="auto" w:fill="1F497D"/>
          </w:tcPr>
          <w:p w14:paraId="7018CE83" w14:textId="77777777" w:rsidR="009A57F3" w:rsidRPr="0064098F" w:rsidRDefault="009A57F3" w:rsidP="007B014B">
            <w:pPr>
              <w:keepNext/>
              <w:spacing w:after="0"/>
              <w:jc w:val="center"/>
              <w:rPr>
                <w:b/>
                <w:color w:val="FFFFFF"/>
                <w:sz w:val="18"/>
                <w:szCs w:val="18"/>
              </w:rPr>
            </w:pPr>
          </w:p>
        </w:tc>
        <w:tc>
          <w:tcPr>
            <w:tcW w:w="302" w:type="pct"/>
            <w:gridSpan w:val="2"/>
            <w:tcBorders>
              <w:top w:val="single" w:sz="1" w:space="0" w:color="000000"/>
              <w:left w:val="single" w:sz="1" w:space="0" w:color="000000"/>
              <w:bottom w:val="single" w:sz="1" w:space="0" w:color="000000"/>
              <w:right w:val="single" w:sz="1" w:space="0" w:color="000000"/>
            </w:tcBorders>
            <w:shd w:val="clear" w:color="auto" w:fill="1F497D"/>
          </w:tcPr>
          <w:p w14:paraId="02B762AB" w14:textId="77777777" w:rsidR="009A57F3" w:rsidRPr="0064098F" w:rsidRDefault="009A57F3" w:rsidP="007B014B">
            <w:pPr>
              <w:keepNext/>
              <w:spacing w:after="0"/>
              <w:jc w:val="center"/>
              <w:rPr>
                <w:b/>
                <w:color w:val="FFFFFF"/>
                <w:sz w:val="18"/>
                <w:szCs w:val="18"/>
              </w:rPr>
            </w:pPr>
          </w:p>
        </w:tc>
        <w:tc>
          <w:tcPr>
            <w:tcW w:w="367" w:type="pct"/>
            <w:gridSpan w:val="2"/>
            <w:tcBorders>
              <w:top w:val="single" w:sz="1" w:space="0" w:color="000000"/>
              <w:left w:val="single" w:sz="1" w:space="0" w:color="000000"/>
              <w:bottom w:val="single" w:sz="1" w:space="0" w:color="000000"/>
              <w:right w:val="single" w:sz="1" w:space="0" w:color="000000"/>
            </w:tcBorders>
            <w:shd w:val="clear" w:color="auto" w:fill="1F497D"/>
          </w:tcPr>
          <w:p w14:paraId="5050DCF6" w14:textId="77777777" w:rsidR="009A57F3" w:rsidRPr="0064098F" w:rsidRDefault="009A57F3" w:rsidP="007B014B">
            <w:pPr>
              <w:keepNext/>
              <w:spacing w:after="0"/>
              <w:jc w:val="center"/>
              <w:rPr>
                <w:b/>
                <w:color w:val="FFFFFF"/>
                <w:sz w:val="18"/>
                <w:szCs w:val="18"/>
              </w:rPr>
            </w:pPr>
          </w:p>
        </w:tc>
        <w:tc>
          <w:tcPr>
            <w:tcW w:w="3857" w:type="pct"/>
            <w:gridSpan w:val="12"/>
            <w:tcBorders>
              <w:top w:val="single" w:sz="1" w:space="0" w:color="000000"/>
              <w:left w:val="single" w:sz="1" w:space="0" w:color="000000"/>
              <w:bottom w:val="single" w:sz="1" w:space="0" w:color="000000"/>
              <w:right w:val="single" w:sz="1" w:space="0" w:color="000000"/>
            </w:tcBorders>
            <w:shd w:val="clear" w:color="auto" w:fill="1F497D"/>
            <w:tcMar>
              <w:top w:w="60" w:type="dxa"/>
              <w:left w:w="60" w:type="dxa"/>
              <w:bottom w:w="60" w:type="dxa"/>
              <w:right w:w="60" w:type="dxa"/>
            </w:tcMar>
            <w:vAlign w:val="center"/>
          </w:tcPr>
          <w:p w14:paraId="4939B4F7" w14:textId="77777777" w:rsidR="009A57F3" w:rsidRPr="0064098F" w:rsidRDefault="009A57F3" w:rsidP="007B014B">
            <w:pPr>
              <w:keepNext/>
              <w:spacing w:after="0"/>
              <w:jc w:val="center"/>
              <w:rPr>
                <w:b/>
                <w:color w:val="FFFFFF"/>
                <w:sz w:val="18"/>
                <w:szCs w:val="18"/>
              </w:rPr>
            </w:pPr>
            <w:r w:rsidRPr="0064098F">
              <w:rPr>
                <w:b/>
                <w:color w:val="FFFFFF"/>
                <w:sz w:val="18"/>
                <w:szCs w:val="18"/>
              </w:rPr>
              <w:t>FY</w:t>
            </w:r>
            <w:r>
              <w:rPr>
                <w:b/>
                <w:color w:val="FFFFFF"/>
                <w:sz w:val="18"/>
                <w:szCs w:val="18"/>
              </w:rPr>
              <w:t>25</w:t>
            </w:r>
          </w:p>
        </w:tc>
      </w:tr>
      <w:tr w:rsidR="00D0536D" w14:paraId="01B17886" w14:textId="77777777" w:rsidTr="004B6B77">
        <w:trPr>
          <w:trHeight w:val="187"/>
        </w:trPr>
        <w:tc>
          <w:tcPr>
            <w:tcW w:w="474" w:type="pct"/>
            <w:tcBorders>
              <w:top w:val="single" w:sz="1" w:space="0" w:color="000000"/>
              <w:left w:val="single" w:sz="1" w:space="0" w:color="000000"/>
              <w:bottom w:val="single" w:sz="1" w:space="0" w:color="000000"/>
              <w:right w:val="single" w:sz="1" w:space="0" w:color="000000"/>
            </w:tcBorders>
            <w:shd w:val="clear" w:color="auto" w:fill="1F497D"/>
          </w:tcPr>
          <w:p w14:paraId="49C152DF" w14:textId="77777777" w:rsidR="009A57F3" w:rsidRPr="00192170" w:rsidRDefault="009A57F3" w:rsidP="00C437A5">
            <w:pPr>
              <w:keepNext/>
              <w:spacing w:after="0"/>
              <w:jc w:val="center"/>
              <w:rPr>
                <w:b/>
                <w:color w:val="FFFFFF"/>
                <w:sz w:val="18"/>
                <w:szCs w:val="18"/>
              </w:rPr>
            </w:pPr>
            <w:r w:rsidRPr="00192170">
              <w:rPr>
                <w:b/>
                <w:color w:val="FFFFFF"/>
                <w:sz w:val="18"/>
                <w:szCs w:val="18"/>
              </w:rPr>
              <w:t>Funding Type</w:t>
            </w:r>
          </w:p>
        </w:tc>
        <w:tc>
          <w:tcPr>
            <w:tcW w:w="296" w:type="pct"/>
            <w:tcBorders>
              <w:top w:val="single" w:sz="1" w:space="0" w:color="000000"/>
              <w:left w:val="single" w:sz="1" w:space="0" w:color="000000"/>
              <w:bottom w:val="single" w:sz="1" w:space="0" w:color="000000"/>
              <w:right w:val="single" w:sz="1" w:space="0" w:color="000000"/>
            </w:tcBorders>
            <w:shd w:val="clear" w:color="auto" w:fill="1F497D"/>
            <w:tcMar>
              <w:top w:w="60" w:type="dxa"/>
              <w:left w:w="60" w:type="dxa"/>
              <w:bottom w:w="60" w:type="dxa"/>
              <w:right w:w="60" w:type="dxa"/>
            </w:tcMar>
            <w:vAlign w:val="center"/>
          </w:tcPr>
          <w:p w14:paraId="18951021" w14:textId="77777777" w:rsidR="009A57F3" w:rsidRPr="0064098F" w:rsidRDefault="009A57F3" w:rsidP="00C437A5">
            <w:pPr>
              <w:keepNext/>
              <w:spacing w:after="0"/>
              <w:jc w:val="center"/>
              <w:rPr>
                <w:sz w:val="18"/>
                <w:szCs w:val="18"/>
              </w:rPr>
            </w:pPr>
            <w:r w:rsidRPr="0064098F">
              <w:rPr>
                <w:b/>
                <w:color w:val="FFFFFF"/>
                <w:sz w:val="18"/>
                <w:szCs w:val="18"/>
              </w:rPr>
              <w:t>OCT</w:t>
            </w:r>
          </w:p>
        </w:tc>
        <w:tc>
          <w:tcPr>
            <w:tcW w:w="296" w:type="pct"/>
            <w:gridSpan w:val="2"/>
            <w:tcBorders>
              <w:top w:val="single" w:sz="1" w:space="0" w:color="000000"/>
              <w:left w:val="single" w:sz="1" w:space="0" w:color="000000"/>
              <w:bottom w:val="single" w:sz="1" w:space="0" w:color="000000"/>
              <w:right w:val="single" w:sz="1" w:space="0" w:color="000000"/>
            </w:tcBorders>
            <w:shd w:val="clear" w:color="auto" w:fill="1F497D"/>
            <w:tcMar>
              <w:top w:w="60" w:type="dxa"/>
              <w:left w:w="60" w:type="dxa"/>
              <w:bottom w:w="60" w:type="dxa"/>
              <w:right w:w="60" w:type="dxa"/>
            </w:tcMar>
            <w:vAlign w:val="center"/>
          </w:tcPr>
          <w:p w14:paraId="299870AC" w14:textId="77777777" w:rsidR="009A57F3" w:rsidRPr="0064098F" w:rsidRDefault="009A57F3" w:rsidP="00C437A5">
            <w:pPr>
              <w:keepNext/>
              <w:spacing w:after="0"/>
              <w:jc w:val="center"/>
              <w:rPr>
                <w:sz w:val="18"/>
                <w:szCs w:val="18"/>
              </w:rPr>
            </w:pPr>
            <w:r w:rsidRPr="0064098F">
              <w:rPr>
                <w:b/>
                <w:color w:val="FFFFFF"/>
                <w:sz w:val="18"/>
                <w:szCs w:val="18"/>
              </w:rPr>
              <w:t>NOV</w:t>
            </w:r>
          </w:p>
        </w:tc>
        <w:tc>
          <w:tcPr>
            <w:tcW w:w="296" w:type="pct"/>
            <w:gridSpan w:val="2"/>
            <w:tcBorders>
              <w:top w:val="single" w:sz="1" w:space="0" w:color="000000"/>
              <w:left w:val="single" w:sz="1" w:space="0" w:color="000000"/>
              <w:bottom w:val="single" w:sz="1" w:space="0" w:color="000000"/>
              <w:right w:val="single" w:sz="1" w:space="0" w:color="000000"/>
            </w:tcBorders>
            <w:shd w:val="clear" w:color="auto" w:fill="1F497D"/>
            <w:tcMar>
              <w:top w:w="60" w:type="dxa"/>
              <w:left w:w="60" w:type="dxa"/>
              <w:bottom w:w="60" w:type="dxa"/>
              <w:right w:w="60" w:type="dxa"/>
            </w:tcMar>
            <w:vAlign w:val="center"/>
          </w:tcPr>
          <w:p w14:paraId="5827302E" w14:textId="77777777" w:rsidR="009A57F3" w:rsidRPr="0064098F" w:rsidRDefault="009A57F3" w:rsidP="00C437A5">
            <w:pPr>
              <w:keepNext/>
              <w:spacing w:after="0"/>
              <w:jc w:val="center"/>
              <w:rPr>
                <w:sz w:val="18"/>
                <w:szCs w:val="18"/>
              </w:rPr>
            </w:pPr>
            <w:r w:rsidRPr="0064098F">
              <w:rPr>
                <w:b/>
                <w:color w:val="FFFFFF"/>
                <w:sz w:val="18"/>
                <w:szCs w:val="18"/>
              </w:rPr>
              <w:t>DEC</w:t>
            </w:r>
          </w:p>
        </w:tc>
        <w:tc>
          <w:tcPr>
            <w:tcW w:w="296" w:type="pct"/>
            <w:tcBorders>
              <w:top w:val="single" w:sz="1" w:space="0" w:color="000000"/>
              <w:left w:val="single" w:sz="1" w:space="0" w:color="000000"/>
              <w:bottom w:val="single" w:sz="1" w:space="0" w:color="000000"/>
              <w:right w:val="single" w:sz="1" w:space="0" w:color="000000"/>
            </w:tcBorders>
            <w:shd w:val="clear" w:color="auto" w:fill="1F497D"/>
            <w:tcMar>
              <w:top w:w="60" w:type="dxa"/>
              <w:left w:w="60" w:type="dxa"/>
              <w:bottom w:w="60" w:type="dxa"/>
              <w:right w:w="60" w:type="dxa"/>
            </w:tcMar>
            <w:vAlign w:val="center"/>
          </w:tcPr>
          <w:p w14:paraId="7270294D" w14:textId="77777777" w:rsidR="009A57F3" w:rsidRPr="0064098F" w:rsidRDefault="009A57F3" w:rsidP="00C437A5">
            <w:pPr>
              <w:keepNext/>
              <w:spacing w:after="0"/>
              <w:jc w:val="center"/>
              <w:rPr>
                <w:sz w:val="18"/>
                <w:szCs w:val="18"/>
              </w:rPr>
            </w:pPr>
            <w:r w:rsidRPr="0064098F">
              <w:rPr>
                <w:b/>
                <w:color w:val="FFFFFF"/>
                <w:sz w:val="18"/>
                <w:szCs w:val="18"/>
              </w:rPr>
              <w:t>JAN</w:t>
            </w:r>
          </w:p>
        </w:tc>
        <w:tc>
          <w:tcPr>
            <w:tcW w:w="296" w:type="pct"/>
            <w:tcBorders>
              <w:top w:val="single" w:sz="1" w:space="0" w:color="000000"/>
              <w:left w:val="single" w:sz="1" w:space="0" w:color="000000"/>
              <w:bottom w:val="single" w:sz="1" w:space="0" w:color="000000"/>
              <w:right w:val="single" w:sz="1" w:space="0" w:color="000000"/>
            </w:tcBorders>
            <w:shd w:val="clear" w:color="auto" w:fill="1F497D"/>
            <w:tcMar>
              <w:top w:w="60" w:type="dxa"/>
              <w:left w:w="60" w:type="dxa"/>
              <w:bottom w:w="60" w:type="dxa"/>
              <w:right w:w="60" w:type="dxa"/>
            </w:tcMar>
            <w:vAlign w:val="center"/>
          </w:tcPr>
          <w:p w14:paraId="53ED71F2" w14:textId="77777777" w:rsidR="009A57F3" w:rsidRPr="0064098F" w:rsidRDefault="009A57F3" w:rsidP="00C437A5">
            <w:pPr>
              <w:keepNext/>
              <w:spacing w:after="0"/>
              <w:jc w:val="center"/>
              <w:rPr>
                <w:sz w:val="18"/>
                <w:szCs w:val="18"/>
              </w:rPr>
            </w:pPr>
            <w:r w:rsidRPr="0064098F">
              <w:rPr>
                <w:b/>
                <w:color w:val="FFFFFF"/>
                <w:sz w:val="18"/>
                <w:szCs w:val="18"/>
              </w:rPr>
              <w:t>FEB</w:t>
            </w:r>
          </w:p>
        </w:tc>
        <w:tc>
          <w:tcPr>
            <w:tcW w:w="296" w:type="pct"/>
            <w:tcBorders>
              <w:top w:val="single" w:sz="1" w:space="0" w:color="000000"/>
              <w:left w:val="single" w:sz="1" w:space="0" w:color="000000"/>
              <w:bottom w:val="single" w:sz="1" w:space="0" w:color="000000"/>
              <w:right w:val="single" w:sz="1" w:space="0" w:color="000000"/>
            </w:tcBorders>
            <w:shd w:val="clear" w:color="auto" w:fill="1F497D"/>
            <w:tcMar>
              <w:top w:w="60" w:type="dxa"/>
              <w:left w:w="60" w:type="dxa"/>
              <w:bottom w:w="60" w:type="dxa"/>
              <w:right w:w="60" w:type="dxa"/>
            </w:tcMar>
            <w:vAlign w:val="center"/>
          </w:tcPr>
          <w:p w14:paraId="57393E3C" w14:textId="77777777" w:rsidR="009A57F3" w:rsidRPr="0064098F" w:rsidRDefault="009A57F3" w:rsidP="00C437A5">
            <w:pPr>
              <w:keepNext/>
              <w:spacing w:after="0"/>
              <w:jc w:val="center"/>
              <w:rPr>
                <w:sz w:val="18"/>
                <w:szCs w:val="18"/>
              </w:rPr>
            </w:pPr>
            <w:r w:rsidRPr="0064098F">
              <w:rPr>
                <w:b/>
                <w:color w:val="FFFFFF"/>
                <w:sz w:val="18"/>
                <w:szCs w:val="18"/>
              </w:rPr>
              <w:t>MAR</w:t>
            </w:r>
          </w:p>
        </w:tc>
        <w:tc>
          <w:tcPr>
            <w:tcW w:w="296" w:type="pct"/>
            <w:tcBorders>
              <w:top w:val="single" w:sz="1" w:space="0" w:color="000000"/>
              <w:left w:val="single" w:sz="1" w:space="0" w:color="000000"/>
              <w:bottom w:val="single" w:sz="1" w:space="0" w:color="000000"/>
              <w:right w:val="single" w:sz="1" w:space="0" w:color="000000"/>
            </w:tcBorders>
            <w:shd w:val="clear" w:color="auto" w:fill="1F497D"/>
            <w:tcMar>
              <w:top w:w="60" w:type="dxa"/>
              <w:left w:w="60" w:type="dxa"/>
              <w:bottom w:w="60" w:type="dxa"/>
              <w:right w:w="60" w:type="dxa"/>
            </w:tcMar>
            <w:vAlign w:val="center"/>
          </w:tcPr>
          <w:p w14:paraId="4A155E29" w14:textId="77777777" w:rsidR="009A57F3" w:rsidRPr="0064098F" w:rsidRDefault="009A57F3" w:rsidP="00C437A5">
            <w:pPr>
              <w:keepNext/>
              <w:spacing w:after="0"/>
              <w:jc w:val="center"/>
              <w:rPr>
                <w:sz w:val="18"/>
                <w:szCs w:val="18"/>
              </w:rPr>
            </w:pPr>
            <w:r w:rsidRPr="0064098F">
              <w:rPr>
                <w:b/>
                <w:color w:val="FFFFFF"/>
                <w:sz w:val="18"/>
                <w:szCs w:val="18"/>
              </w:rPr>
              <w:t>APR</w:t>
            </w:r>
          </w:p>
        </w:tc>
        <w:tc>
          <w:tcPr>
            <w:tcW w:w="339" w:type="pct"/>
            <w:tcBorders>
              <w:top w:val="single" w:sz="1" w:space="0" w:color="000000"/>
              <w:left w:val="single" w:sz="1" w:space="0" w:color="000000"/>
              <w:bottom w:val="single" w:sz="1" w:space="0" w:color="000000"/>
              <w:right w:val="single" w:sz="1" w:space="0" w:color="000000"/>
            </w:tcBorders>
            <w:shd w:val="clear" w:color="auto" w:fill="1F497D"/>
          </w:tcPr>
          <w:p w14:paraId="30CA26FC" w14:textId="77777777" w:rsidR="009A57F3" w:rsidRPr="0064098F" w:rsidRDefault="009A57F3" w:rsidP="00C437A5">
            <w:pPr>
              <w:keepNext/>
              <w:spacing w:after="0"/>
              <w:jc w:val="center"/>
              <w:rPr>
                <w:b/>
                <w:color w:val="FFFFFF"/>
                <w:sz w:val="18"/>
                <w:szCs w:val="18"/>
              </w:rPr>
            </w:pPr>
            <w:r w:rsidRPr="0064098F">
              <w:rPr>
                <w:b/>
                <w:color w:val="FFFFFF"/>
                <w:sz w:val="18"/>
                <w:szCs w:val="18"/>
              </w:rPr>
              <w:t>MAY</w:t>
            </w:r>
          </w:p>
        </w:tc>
        <w:tc>
          <w:tcPr>
            <w:tcW w:w="339" w:type="pct"/>
            <w:tcBorders>
              <w:top w:val="single" w:sz="1" w:space="0" w:color="000000"/>
              <w:left w:val="single" w:sz="1" w:space="0" w:color="000000"/>
              <w:bottom w:val="single" w:sz="1" w:space="0" w:color="000000"/>
              <w:right w:val="single" w:sz="1" w:space="0" w:color="000000"/>
            </w:tcBorders>
            <w:shd w:val="clear" w:color="auto" w:fill="1F497D"/>
          </w:tcPr>
          <w:p w14:paraId="56464E17" w14:textId="77777777" w:rsidR="009A57F3" w:rsidRPr="0064098F" w:rsidRDefault="009A57F3" w:rsidP="00C437A5">
            <w:pPr>
              <w:keepNext/>
              <w:spacing w:after="0"/>
              <w:jc w:val="center"/>
              <w:rPr>
                <w:b/>
                <w:color w:val="FFFFFF"/>
                <w:sz w:val="18"/>
                <w:szCs w:val="18"/>
              </w:rPr>
            </w:pPr>
            <w:r w:rsidRPr="0064098F">
              <w:rPr>
                <w:b/>
                <w:color w:val="FFFFFF"/>
                <w:sz w:val="18"/>
                <w:szCs w:val="18"/>
              </w:rPr>
              <w:t>JUN</w:t>
            </w:r>
          </w:p>
        </w:tc>
        <w:tc>
          <w:tcPr>
            <w:tcW w:w="339" w:type="pct"/>
            <w:tcBorders>
              <w:top w:val="single" w:sz="1" w:space="0" w:color="000000"/>
              <w:left w:val="single" w:sz="1" w:space="0" w:color="000000"/>
              <w:bottom w:val="single" w:sz="1" w:space="0" w:color="000000"/>
              <w:right w:val="single" w:sz="1" w:space="0" w:color="000000"/>
            </w:tcBorders>
            <w:shd w:val="clear" w:color="auto" w:fill="1F497D"/>
          </w:tcPr>
          <w:p w14:paraId="622E9934" w14:textId="77777777" w:rsidR="009A57F3" w:rsidRPr="0064098F" w:rsidRDefault="009A57F3" w:rsidP="00C437A5">
            <w:pPr>
              <w:keepNext/>
              <w:spacing w:after="0"/>
              <w:jc w:val="center"/>
              <w:rPr>
                <w:b/>
                <w:color w:val="FFFFFF"/>
                <w:sz w:val="18"/>
                <w:szCs w:val="18"/>
              </w:rPr>
            </w:pPr>
            <w:r w:rsidRPr="0064098F">
              <w:rPr>
                <w:b/>
                <w:color w:val="FFFFFF"/>
                <w:sz w:val="18"/>
                <w:szCs w:val="18"/>
              </w:rPr>
              <w:t>JUL</w:t>
            </w:r>
          </w:p>
        </w:tc>
        <w:tc>
          <w:tcPr>
            <w:tcW w:w="339" w:type="pct"/>
            <w:tcBorders>
              <w:top w:val="single" w:sz="1" w:space="0" w:color="000000"/>
              <w:left w:val="single" w:sz="1" w:space="0" w:color="000000"/>
              <w:bottom w:val="single" w:sz="1" w:space="0" w:color="000000"/>
              <w:right w:val="single" w:sz="1" w:space="0" w:color="000000"/>
            </w:tcBorders>
            <w:shd w:val="clear" w:color="auto" w:fill="1F497D"/>
          </w:tcPr>
          <w:p w14:paraId="30B8395B" w14:textId="77777777" w:rsidR="009A57F3" w:rsidRPr="0064098F" w:rsidRDefault="009A57F3" w:rsidP="00C437A5">
            <w:pPr>
              <w:keepNext/>
              <w:spacing w:after="0"/>
              <w:jc w:val="center"/>
              <w:rPr>
                <w:b/>
                <w:color w:val="FFFFFF"/>
                <w:sz w:val="18"/>
                <w:szCs w:val="18"/>
              </w:rPr>
            </w:pPr>
            <w:r w:rsidRPr="0064098F">
              <w:rPr>
                <w:b/>
                <w:color w:val="FFFFFF"/>
                <w:sz w:val="18"/>
                <w:szCs w:val="18"/>
              </w:rPr>
              <w:t>AUG</w:t>
            </w:r>
          </w:p>
        </w:tc>
        <w:tc>
          <w:tcPr>
            <w:tcW w:w="324" w:type="pct"/>
            <w:tcBorders>
              <w:top w:val="single" w:sz="1" w:space="0" w:color="000000"/>
              <w:left w:val="single" w:sz="1" w:space="0" w:color="000000"/>
              <w:bottom w:val="single" w:sz="1" w:space="0" w:color="000000"/>
              <w:right w:val="single" w:sz="1" w:space="0" w:color="000000"/>
            </w:tcBorders>
            <w:shd w:val="clear" w:color="auto" w:fill="1F497D"/>
          </w:tcPr>
          <w:p w14:paraId="267D2D41" w14:textId="77777777" w:rsidR="009A57F3" w:rsidRPr="0064098F" w:rsidRDefault="009A57F3" w:rsidP="00C437A5">
            <w:pPr>
              <w:keepNext/>
              <w:spacing w:after="0"/>
              <w:jc w:val="center"/>
              <w:rPr>
                <w:b/>
                <w:color w:val="FFFFFF"/>
                <w:sz w:val="18"/>
                <w:szCs w:val="18"/>
              </w:rPr>
            </w:pPr>
            <w:r w:rsidRPr="0064098F">
              <w:rPr>
                <w:b/>
                <w:color w:val="FFFFFF"/>
                <w:sz w:val="18"/>
                <w:szCs w:val="18"/>
              </w:rPr>
              <w:t>SEP</w:t>
            </w:r>
          </w:p>
        </w:tc>
        <w:tc>
          <w:tcPr>
            <w:tcW w:w="339" w:type="pct"/>
            <w:tcBorders>
              <w:top w:val="single" w:sz="1" w:space="0" w:color="000000"/>
              <w:left w:val="single" w:sz="1" w:space="0" w:color="000000"/>
              <w:bottom w:val="single" w:sz="1" w:space="0" w:color="000000"/>
              <w:right w:val="single" w:sz="1" w:space="0" w:color="000000"/>
            </w:tcBorders>
            <w:shd w:val="clear" w:color="auto" w:fill="1F497D"/>
          </w:tcPr>
          <w:p w14:paraId="2B3DDE3F" w14:textId="77777777" w:rsidR="009A57F3" w:rsidRDefault="009A57F3" w:rsidP="00C437A5">
            <w:pPr>
              <w:keepNext/>
              <w:spacing w:after="0"/>
              <w:jc w:val="center"/>
              <w:rPr>
                <w:b/>
                <w:color w:val="FFFFFF"/>
                <w:sz w:val="18"/>
                <w:szCs w:val="18"/>
              </w:rPr>
            </w:pPr>
            <w:r>
              <w:rPr>
                <w:b/>
                <w:color w:val="FFFFFF"/>
                <w:sz w:val="18"/>
                <w:szCs w:val="18"/>
              </w:rPr>
              <w:t>Total</w:t>
            </w:r>
          </w:p>
        </w:tc>
        <w:tc>
          <w:tcPr>
            <w:tcW w:w="434" w:type="pct"/>
            <w:tcBorders>
              <w:top w:val="single" w:sz="1" w:space="0" w:color="000000"/>
              <w:left w:val="single" w:sz="1" w:space="0" w:color="000000"/>
              <w:bottom w:val="single" w:sz="1" w:space="0" w:color="000000"/>
              <w:right w:val="single" w:sz="1" w:space="0" w:color="000000"/>
            </w:tcBorders>
            <w:shd w:val="clear" w:color="auto" w:fill="1F497D"/>
          </w:tcPr>
          <w:p w14:paraId="7F83E33C" w14:textId="77777777" w:rsidR="009A57F3" w:rsidRPr="0064098F" w:rsidRDefault="009A57F3" w:rsidP="00C437A5">
            <w:pPr>
              <w:keepNext/>
              <w:spacing w:after="0"/>
              <w:jc w:val="center"/>
              <w:rPr>
                <w:b/>
                <w:color w:val="FFFFFF"/>
                <w:sz w:val="18"/>
                <w:szCs w:val="18"/>
              </w:rPr>
            </w:pPr>
            <w:r>
              <w:rPr>
                <w:b/>
                <w:color w:val="FFFFFF"/>
                <w:sz w:val="18"/>
                <w:szCs w:val="18"/>
              </w:rPr>
              <w:t>FY26 Beginning Uncosted</w:t>
            </w:r>
          </w:p>
        </w:tc>
      </w:tr>
      <w:tr w:rsidR="004B6B77" w14:paraId="14DF8B7E" w14:textId="77777777" w:rsidTr="004B6B77">
        <w:trPr>
          <w:trHeight w:val="459"/>
        </w:trPr>
        <w:tc>
          <w:tcPr>
            <w:tcW w:w="474" w:type="pct"/>
            <w:tcBorders>
              <w:top w:val="single" w:sz="1" w:space="0" w:color="000000"/>
              <w:left w:val="single" w:sz="1" w:space="0" w:color="000000"/>
              <w:bottom w:val="single" w:sz="1" w:space="0" w:color="000000"/>
              <w:right w:val="single" w:sz="1" w:space="0" w:color="000000"/>
            </w:tcBorders>
          </w:tcPr>
          <w:p w14:paraId="10696CBF" w14:textId="77777777" w:rsidR="004B6B77" w:rsidRPr="00192170" w:rsidRDefault="004B6B77" w:rsidP="004B6B77">
            <w:pPr>
              <w:keepNext/>
              <w:jc w:val="right"/>
              <w:rPr>
                <w:color w:val="000000"/>
                <w:sz w:val="18"/>
                <w:szCs w:val="18"/>
              </w:rPr>
            </w:pPr>
            <w:r w:rsidRPr="00192170">
              <w:rPr>
                <w:color w:val="000000"/>
                <w:sz w:val="18"/>
                <w:szCs w:val="18"/>
              </w:rPr>
              <w:t>VT1500000</w:t>
            </w:r>
          </w:p>
        </w:tc>
        <w:tc>
          <w:tcPr>
            <w:tcW w:w="296" w:type="pct"/>
            <w:tcBorders>
              <w:top w:val="single" w:sz="1" w:space="0" w:color="000000"/>
              <w:left w:val="single" w:sz="1" w:space="0" w:color="000000"/>
              <w:bottom w:val="single" w:sz="1" w:space="0" w:color="000000"/>
              <w:right w:val="single" w:sz="1" w:space="0" w:color="000000"/>
            </w:tcBorders>
            <w:shd w:val="clear" w:color="auto" w:fill="D0CECE" w:themeFill="background2" w:themeFillShade="E6"/>
            <w:tcMar>
              <w:top w:w="60" w:type="dxa"/>
              <w:left w:w="60" w:type="dxa"/>
              <w:bottom w:w="60" w:type="dxa"/>
              <w:right w:w="60" w:type="dxa"/>
            </w:tcMar>
          </w:tcPr>
          <w:p w14:paraId="377D9A7B" w14:textId="518234DC" w:rsidR="004B6B77" w:rsidRPr="0038719A" w:rsidRDefault="004B6B77" w:rsidP="004B6B77">
            <w:pPr>
              <w:keepNext/>
              <w:jc w:val="right"/>
              <w:rPr>
                <w:sz w:val="14"/>
                <w:szCs w:val="14"/>
              </w:rPr>
            </w:pPr>
            <w:r>
              <w:rPr>
                <w:color w:val="000000"/>
                <w:sz w:val="14"/>
                <w:szCs w:val="14"/>
              </w:rPr>
              <w:t>$49,160</w:t>
            </w:r>
          </w:p>
        </w:tc>
        <w:tc>
          <w:tcPr>
            <w:tcW w:w="296" w:type="pct"/>
            <w:gridSpan w:val="2"/>
            <w:tcBorders>
              <w:top w:val="single" w:sz="1" w:space="0" w:color="000000"/>
              <w:left w:val="single" w:sz="1" w:space="0" w:color="000000"/>
              <w:bottom w:val="single" w:sz="1" w:space="0" w:color="000000"/>
              <w:right w:val="single" w:sz="1" w:space="0" w:color="000000"/>
            </w:tcBorders>
            <w:shd w:val="clear" w:color="auto" w:fill="D0CECE" w:themeFill="background2" w:themeFillShade="E6"/>
            <w:tcMar>
              <w:top w:w="60" w:type="dxa"/>
              <w:left w:w="60" w:type="dxa"/>
              <w:bottom w:w="60" w:type="dxa"/>
              <w:right w:w="60" w:type="dxa"/>
            </w:tcMar>
          </w:tcPr>
          <w:p w14:paraId="689C28EA" w14:textId="2FB8355A" w:rsidR="004B6B77" w:rsidRPr="0038719A" w:rsidRDefault="004B6B77" w:rsidP="004B6B77">
            <w:pPr>
              <w:keepNext/>
              <w:jc w:val="right"/>
              <w:rPr>
                <w:sz w:val="14"/>
                <w:szCs w:val="14"/>
              </w:rPr>
            </w:pPr>
            <w:r w:rsidRPr="00214EF0">
              <w:rPr>
                <w:color w:val="000000"/>
                <w:sz w:val="14"/>
                <w:szCs w:val="14"/>
              </w:rPr>
              <w:t>$49,160</w:t>
            </w:r>
          </w:p>
        </w:tc>
        <w:tc>
          <w:tcPr>
            <w:tcW w:w="296" w:type="pct"/>
            <w:gridSpan w:val="2"/>
            <w:tcBorders>
              <w:top w:val="single" w:sz="1" w:space="0" w:color="000000"/>
              <w:left w:val="single" w:sz="1" w:space="0" w:color="000000"/>
              <w:bottom w:val="single" w:sz="1" w:space="0" w:color="000000"/>
              <w:right w:val="single" w:sz="1" w:space="0" w:color="000000"/>
            </w:tcBorders>
            <w:shd w:val="clear" w:color="auto" w:fill="D0CECE" w:themeFill="background2" w:themeFillShade="E6"/>
            <w:tcMar>
              <w:top w:w="60" w:type="dxa"/>
              <w:left w:w="60" w:type="dxa"/>
              <w:bottom w:w="60" w:type="dxa"/>
              <w:right w:w="60" w:type="dxa"/>
            </w:tcMar>
          </w:tcPr>
          <w:p w14:paraId="49DA76BE" w14:textId="1CC84044" w:rsidR="004B6B77" w:rsidRPr="0038719A" w:rsidRDefault="004B6B77" w:rsidP="004B6B77">
            <w:pPr>
              <w:keepNext/>
              <w:jc w:val="right"/>
              <w:rPr>
                <w:sz w:val="14"/>
                <w:szCs w:val="14"/>
              </w:rPr>
            </w:pPr>
            <w:r w:rsidRPr="00214EF0">
              <w:rPr>
                <w:color w:val="000000"/>
                <w:sz w:val="14"/>
                <w:szCs w:val="14"/>
              </w:rPr>
              <w:t>$49,160</w:t>
            </w:r>
          </w:p>
        </w:tc>
        <w:tc>
          <w:tcPr>
            <w:tcW w:w="296" w:type="pct"/>
            <w:tcBorders>
              <w:top w:val="single" w:sz="1" w:space="0" w:color="000000"/>
              <w:left w:val="single" w:sz="1" w:space="0" w:color="000000"/>
              <w:bottom w:val="single" w:sz="1" w:space="0" w:color="000000"/>
              <w:right w:val="single" w:sz="1" w:space="0" w:color="000000"/>
            </w:tcBorders>
            <w:shd w:val="clear" w:color="auto" w:fill="D0CECE" w:themeFill="background2" w:themeFillShade="E6"/>
            <w:tcMar>
              <w:top w:w="60" w:type="dxa"/>
              <w:left w:w="60" w:type="dxa"/>
              <w:bottom w:w="60" w:type="dxa"/>
              <w:right w:w="60" w:type="dxa"/>
            </w:tcMar>
          </w:tcPr>
          <w:p w14:paraId="5D0A39C7" w14:textId="2A594117" w:rsidR="004B6B77" w:rsidRPr="0038719A" w:rsidRDefault="004B6B77" w:rsidP="004B6B77">
            <w:pPr>
              <w:keepNext/>
              <w:jc w:val="right"/>
              <w:rPr>
                <w:sz w:val="14"/>
                <w:szCs w:val="14"/>
              </w:rPr>
            </w:pPr>
            <w:r w:rsidRPr="00214EF0">
              <w:rPr>
                <w:color w:val="000000"/>
                <w:sz w:val="14"/>
                <w:szCs w:val="14"/>
              </w:rPr>
              <w:t>$49,160</w:t>
            </w:r>
          </w:p>
        </w:tc>
        <w:tc>
          <w:tcPr>
            <w:tcW w:w="296" w:type="pct"/>
            <w:tcBorders>
              <w:top w:val="single" w:sz="1" w:space="0" w:color="000000"/>
              <w:left w:val="single" w:sz="1" w:space="0" w:color="000000"/>
              <w:bottom w:val="single" w:sz="1" w:space="0" w:color="000000"/>
              <w:right w:val="single" w:sz="1" w:space="0" w:color="000000"/>
            </w:tcBorders>
            <w:shd w:val="clear" w:color="auto" w:fill="D0CECE" w:themeFill="background2" w:themeFillShade="E6"/>
            <w:tcMar>
              <w:top w:w="60" w:type="dxa"/>
              <w:left w:w="60" w:type="dxa"/>
              <w:bottom w:w="60" w:type="dxa"/>
              <w:right w:w="60" w:type="dxa"/>
            </w:tcMar>
          </w:tcPr>
          <w:p w14:paraId="6C577091" w14:textId="0F83588B" w:rsidR="004B6B77" w:rsidRPr="0038719A" w:rsidRDefault="004B6B77" w:rsidP="004B6B77">
            <w:pPr>
              <w:keepNext/>
              <w:jc w:val="right"/>
              <w:rPr>
                <w:sz w:val="14"/>
                <w:szCs w:val="14"/>
              </w:rPr>
            </w:pPr>
            <w:r w:rsidRPr="00214EF0">
              <w:rPr>
                <w:color w:val="000000"/>
                <w:sz w:val="14"/>
                <w:szCs w:val="14"/>
              </w:rPr>
              <w:t>$49,160</w:t>
            </w:r>
          </w:p>
        </w:tc>
        <w:tc>
          <w:tcPr>
            <w:tcW w:w="296" w:type="pct"/>
            <w:tcBorders>
              <w:top w:val="single" w:sz="1" w:space="0" w:color="000000"/>
              <w:left w:val="single" w:sz="1" w:space="0" w:color="000000"/>
              <w:bottom w:val="single" w:sz="1" w:space="0" w:color="000000"/>
              <w:right w:val="single" w:sz="1" w:space="0" w:color="000000"/>
            </w:tcBorders>
            <w:shd w:val="clear" w:color="auto" w:fill="D0CECE" w:themeFill="background2" w:themeFillShade="E6"/>
            <w:tcMar>
              <w:top w:w="60" w:type="dxa"/>
              <w:left w:w="60" w:type="dxa"/>
              <w:bottom w:w="60" w:type="dxa"/>
              <w:right w:w="60" w:type="dxa"/>
            </w:tcMar>
          </w:tcPr>
          <w:p w14:paraId="71864C61" w14:textId="0554CE71" w:rsidR="004B6B77" w:rsidRPr="0038719A" w:rsidRDefault="004B6B77" w:rsidP="004B6B77">
            <w:pPr>
              <w:keepNext/>
              <w:jc w:val="right"/>
              <w:rPr>
                <w:sz w:val="14"/>
                <w:szCs w:val="14"/>
              </w:rPr>
            </w:pPr>
            <w:r w:rsidRPr="00214EF0">
              <w:rPr>
                <w:color w:val="000000"/>
                <w:sz w:val="14"/>
                <w:szCs w:val="14"/>
              </w:rPr>
              <w:t>$49,160</w:t>
            </w:r>
          </w:p>
        </w:tc>
        <w:tc>
          <w:tcPr>
            <w:tcW w:w="296" w:type="pct"/>
            <w:tcBorders>
              <w:top w:val="single" w:sz="1" w:space="0" w:color="000000"/>
              <w:left w:val="single" w:sz="1" w:space="0" w:color="000000"/>
              <w:bottom w:val="single" w:sz="1" w:space="0" w:color="000000"/>
              <w:right w:val="single" w:sz="1" w:space="0" w:color="000000"/>
            </w:tcBorders>
            <w:shd w:val="clear" w:color="auto" w:fill="D0CECE" w:themeFill="background2" w:themeFillShade="E6"/>
            <w:tcMar>
              <w:top w:w="60" w:type="dxa"/>
              <w:left w:w="60" w:type="dxa"/>
              <w:bottom w:w="60" w:type="dxa"/>
              <w:right w:w="60" w:type="dxa"/>
            </w:tcMar>
          </w:tcPr>
          <w:p w14:paraId="482D200C" w14:textId="2E133F22" w:rsidR="004B6B77" w:rsidRPr="0038719A" w:rsidRDefault="004B6B77" w:rsidP="004B6B77">
            <w:pPr>
              <w:keepNext/>
              <w:jc w:val="right"/>
              <w:rPr>
                <w:sz w:val="14"/>
                <w:szCs w:val="14"/>
              </w:rPr>
            </w:pPr>
            <w:r w:rsidRPr="00214EF0">
              <w:rPr>
                <w:color w:val="000000"/>
                <w:sz w:val="14"/>
                <w:szCs w:val="14"/>
              </w:rPr>
              <w:t>$49,160</w:t>
            </w:r>
          </w:p>
        </w:tc>
        <w:tc>
          <w:tcPr>
            <w:tcW w:w="339" w:type="pct"/>
            <w:tcBorders>
              <w:top w:val="single" w:sz="1" w:space="0" w:color="000000"/>
              <w:left w:val="single" w:sz="1" w:space="0" w:color="000000"/>
              <w:bottom w:val="single" w:sz="1" w:space="0" w:color="000000"/>
              <w:right w:val="single" w:sz="1" w:space="0" w:color="000000"/>
            </w:tcBorders>
            <w:shd w:val="clear" w:color="auto" w:fill="D0CECE" w:themeFill="background2" w:themeFillShade="E6"/>
          </w:tcPr>
          <w:p w14:paraId="06333B1D" w14:textId="4B6BC29F" w:rsidR="004B6B77" w:rsidRPr="0038719A" w:rsidRDefault="004B6B77" w:rsidP="004B6B77">
            <w:pPr>
              <w:keepNext/>
              <w:jc w:val="right"/>
              <w:rPr>
                <w:sz w:val="14"/>
                <w:szCs w:val="14"/>
              </w:rPr>
            </w:pPr>
            <w:r w:rsidRPr="00214EF0">
              <w:rPr>
                <w:color w:val="000000"/>
                <w:sz w:val="14"/>
                <w:szCs w:val="14"/>
              </w:rPr>
              <w:t>$49,160</w:t>
            </w:r>
          </w:p>
        </w:tc>
        <w:tc>
          <w:tcPr>
            <w:tcW w:w="339" w:type="pct"/>
            <w:tcBorders>
              <w:top w:val="single" w:sz="1" w:space="0" w:color="000000"/>
              <w:left w:val="single" w:sz="1" w:space="0" w:color="000000"/>
              <w:bottom w:val="single" w:sz="1" w:space="0" w:color="000000"/>
              <w:right w:val="single" w:sz="1" w:space="0" w:color="000000"/>
            </w:tcBorders>
            <w:shd w:val="clear" w:color="auto" w:fill="D0CECE" w:themeFill="background2" w:themeFillShade="E6"/>
          </w:tcPr>
          <w:p w14:paraId="766F7756" w14:textId="465D6E0B" w:rsidR="004B6B77" w:rsidRPr="0038719A" w:rsidRDefault="004B6B77" w:rsidP="004B6B77">
            <w:pPr>
              <w:keepNext/>
              <w:jc w:val="right"/>
              <w:rPr>
                <w:sz w:val="14"/>
                <w:szCs w:val="14"/>
              </w:rPr>
            </w:pPr>
            <w:r w:rsidRPr="00214EF0">
              <w:rPr>
                <w:color w:val="000000"/>
                <w:sz w:val="14"/>
                <w:szCs w:val="14"/>
              </w:rPr>
              <w:t>$49,160</w:t>
            </w:r>
          </w:p>
        </w:tc>
        <w:tc>
          <w:tcPr>
            <w:tcW w:w="339" w:type="pct"/>
            <w:tcBorders>
              <w:top w:val="single" w:sz="1" w:space="0" w:color="000000"/>
              <w:left w:val="single" w:sz="1" w:space="0" w:color="000000"/>
              <w:bottom w:val="single" w:sz="1" w:space="0" w:color="000000"/>
              <w:right w:val="single" w:sz="1" w:space="0" w:color="000000"/>
            </w:tcBorders>
            <w:shd w:val="clear" w:color="auto" w:fill="D0CECE" w:themeFill="background2" w:themeFillShade="E6"/>
          </w:tcPr>
          <w:p w14:paraId="2D421A1A" w14:textId="2FEA5115" w:rsidR="004B6B77" w:rsidRPr="0038719A" w:rsidRDefault="004B6B77" w:rsidP="004B6B77">
            <w:pPr>
              <w:keepNext/>
              <w:jc w:val="right"/>
              <w:rPr>
                <w:sz w:val="14"/>
                <w:szCs w:val="14"/>
              </w:rPr>
            </w:pPr>
            <w:r w:rsidRPr="00214EF0">
              <w:rPr>
                <w:color w:val="000000"/>
                <w:sz w:val="14"/>
                <w:szCs w:val="14"/>
              </w:rPr>
              <w:t>$49,160</w:t>
            </w:r>
          </w:p>
        </w:tc>
        <w:tc>
          <w:tcPr>
            <w:tcW w:w="339" w:type="pct"/>
            <w:tcBorders>
              <w:top w:val="single" w:sz="1" w:space="0" w:color="000000"/>
              <w:left w:val="single" w:sz="1" w:space="0" w:color="000000"/>
              <w:bottom w:val="single" w:sz="1" w:space="0" w:color="000000"/>
              <w:right w:val="single" w:sz="1" w:space="0" w:color="000000"/>
            </w:tcBorders>
            <w:shd w:val="clear" w:color="auto" w:fill="D0CECE" w:themeFill="background2" w:themeFillShade="E6"/>
          </w:tcPr>
          <w:p w14:paraId="5BF014A9" w14:textId="760F3FFA" w:rsidR="004B6B77" w:rsidRPr="0038719A" w:rsidRDefault="004B6B77" w:rsidP="004B6B77">
            <w:pPr>
              <w:keepNext/>
              <w:jc w:val="right"/>
              <w:rPr>
                <w:sz w:val="14"/>
                <w:szCs w:val="14"/>
              </w:rPr>
            </w:pPr>
            <w:r w:rsidRPr="00214EF0">
              <w:rPr>
                <w:color w:val="000000"/>
                <w:sz w:val="14"/>
                <w:szCs w:val="14"/>
              </w:rPr>
              <w:t>$49,160</w:t>
            </w:r>
          </w:p>
        </w:tc>
        <w:tc>
          <w:tcPr>
            <w:tcW w:w="324" w:type="pct"/>
            <w:tcBorders>
              <w:top w:val="single" w:sz="1" w:space="0" w:color="000000"/>
              <w:left w:val="single" w:sz="1" w:space="0" w:color="000000"/>
              <w:bottom w:val="single" w:sz="1" w:space="0" w:color="000000"/>
              <w:right w:val="single" w:sz="1" w:space="0" w:color="000000"/>
            </w:tcBorders>
            <w:shd w:val="clear" w:color="auto" w:fill="D0CECE" w:themeFill="background2" w:themeFillShade="E6"/>
          </w:tcPr>
          <w:p w14:paraId="24558099" w14:textId="13A58600" w:rsidR="004B6B77" w:rsidRPr="0038719A" w:rsidRDefault="004B6B77" w:rsidP="004B6B77">
            <w:pPr>
              <w:keepNext/>
              <w:jc w:val="right"/>
              <w:rPr>
                <w:sz w:val="14"/>
                <w:szCs w:val="14"/>
              </w:rPr>
            </w:pPr>
            <w:r>
              <w:rPr>
                <w:color w:val="000000"/>
                <w:sz w:val="14"/>
                <w:szCs w:val="14"/>
              </w:rPr>
              <w:t>$49240</w:t>
            </w:r>
          </w:p>
        </w:tc>
        <w:tc>
          <w:tcPr>
            <w:tcW w:w="339" w:type="pct"/>
            <w:tcBorders>
              <w:top w:val="single" w:sz="1" w:space="0" w:color="000000"/>
              <w:left w:val="single" w:sz="1" w:space="0" w:color="000000"/>
              <w:bottom w:val="single" w:sz="1" w:space="0" w:color="000000"/>
              <w:right w:val="single" w:sz="1" w:space="0" w:color="000000"/>
            </w:tcBorders>
            <w:shd w:val="clear" w:color="auto" w:fill="D0CECE" w:themeFill="background2" w:themeFillShade="E6"/>
          </w:tcPr>
          <w:p w14:paraId="7F3321F4" w14:textId="04E8D3F4" w:rsidR="004B6B77" w:rsidRPr="0038719A" w:rsidRDefault="004B6B77" w:rsidP="004B6B77">
            <w:pPr>
              <w:keepNext/>
              <w:jc w:val="right"/>
              <w:rPr>
                <w:color w:val="000000"/>
                <w:sz w:val="14"/>
                <w:szCs w:val="14"/>
              </w:rPr>
            </w:pPr>
            <w:r w:rsidRPr="0095610D">
              <w:rPr>
                <w:color w:val="000000"/>
                <w:sz w:val="14"/>
                <w:szCs w:val="14"/>
              </w:rPr>
              <w:t>$5</w:t>
            </w:r>
            <w:r>
              <w:rPr>
                <w:color w:val="000000"/>
                <w:sz w:val="14"/>
                <w:szCs w:val="14"/>
              </w:rPr>
              <w:t>90</w:t>
            </w:r>
            <w:r w:rsidRPr="0095610D">
              <w:rPr>
                <w:color w:val="000000"/>
                <w:sz w:val="14"/>
                <w:szCs w:val="14"/>
              </w:rPr>
              <w:t>,000</w:t>
            </w:r>
          </w:p>
        </w:tc>
        <w:tc>
          <w:tcPr>
            <w:tcW w:w="434" w:type="pct"/>
            <w:tcBorders>
              <w:top w:val="single" w:sz="1" w:space="0" w:color="000000"/>
              <w:left w:val="single" w:sz="1" w:space="0" w:color="000000"/>
              <w:bottom w:val="single" w:sz="1" w:space="0" w:color="000000"/>
              <w:right w:val="single" w:sz="1" w:space="0" w:color="000000"/>
            </w:tcBorders>
            <w:shd w:val="clear" w:color="auto" w:fill="D0CECE" w:themeFill="background2" w:themeFillShade="E6"/>
          </w:tcPr>
          <w:p w14:paraId="67AA8C91" w14:textId="5F54528A" w:rsidR="004B6B77" w:rsidRPr="0038719A" w:rsidRDefault="004B6B77" w:rsidP="004B6B77">
            <w:pPr>
              <w:keepNext/>
              <w:jc w:val="right"/>
              <w:rPr>
                <w:color w:val="000000"/>
                <w:sz w:val="14"/>
                <w:szCs w:val="14"/>
              </w:rPr>
            </w:pPr>
            <w:r w:rsidRPr="0038719A">
              <w:rPr>
                <w:color w:val="000000"/>
                <w:sz w:val="14"/>
                <w:szCs w:val="14"/>
              </w:rPr>
              <w:t>$1</w:t>
            </w:r>
            <w:r>
              <w:rPr>
                <w:color w:val="000000"/>
                <w:sz w:val="14"/>
                <w:szCs w:val="14"/>
              </w:rPr>
              <w:t>00</w:t>
            </w:r>
            <w:r w:rsidRPr="0038719A">
              <w:rPr>
                <w:color w:val="000000"/>
                <w:sz w:val="14"/>
                <w:szCs w:val="14"/>
              </w:rPr>
              <w:t>,000</w:t>
            </w:r>
          </w:p>
        </w:tc>
      </w:tr>
      <w:tr w:rsidR="00CC3DF2" w14:paraId="393A0D10" w14:textId="77777777" w:rsidTr="004B6B77">
        <w:trPr>
          <w:trHeight w:val="459"/>
        </w:trPr>
        <w:tc>
          <w:tcPr>
            <w:tcW w:w="474" w:type="pct"/>
            <w:tcBorders>
              <w:top w:val="single" w:sz="1" w:space="0" w:color="000000"/>
              <w:left w:val="single" w:sz="1" w:space="0" w:color="000000"/>
              <w:bottom w:val="single" w:sz="1" w:space="0" w:color="000000"/>
              <w:right w:val="single" w:sz="1" w:space="0" w:color="000000"/>
            </w:tcBorders>
          </w:tcPr>
          <w:p w14:paraId="5EF71B11" w14:textId="77777777" w:rsidR="00CC3DF2" w:rsidRPr="0064098F" w:rsidRDefault="00CC3DF2" w:rsidP="00CC3DF2">
            <w:pPr>
              <w:keepNext/>
              <w:jc w:val="right"/>
              <w:rPr>
                <w:color w:val="000000"/>
                <w:sz w:val="18"/>
                <w:szCs w:val="18"/>
              </w:rPr>
            </w:pPr>
            <w:r>
              <w:rPr>
                <w:color w:val="000000"/>
                <w:sz w:val="18"/>
                <w:szCs w:val="18"/>
              </w:rPr>
              <w:t>Operating</w:t>
            </w:r>
          </w:p>
        </w:tc>
        <w:tc>
          <w:tcPr>
            <w:tcW w:w="296" w:type="pct"/>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p w14:paraId="48D64127" w14:textId="4D4E9B19" w:rsidR="00CC3DF2" w:rsidRPr="0038719A" w:rsidRDefault="00CC3DF2" w:rsidP="00CC3DF2">
            <w:pPr>
              <w:keepNext/>
              <w:jc w:val="right"/>
              <w:rPr>
                <w:color w:val="000000"/>
                <w:sz w:val="14"/>
                <w:szCs w:val="14"/>
              </w:rPr>
            </w:pPr>
          </w:p>
        </w:tc>
        <w:tc>
          <w:tcPr>
            <w:tcW w:w="296" w:type="pct"/>
            <w:gridSpan w:val="2"/>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p w14:paraId="5E8E572C" w14:textId="773C3F15" w:rsidR="00CC3DF2" w:rsidRPr="0038719A" w:rsidRDefault="00CC3DF2" w:rsidP="00CC3DF2">
            <w:pPr>
              <w:keepNext/>
              <w:jc w:val="right"/>
              <w:rPr>
                <w:color w:val="000000"/>
                <w:sz w:val="14"/>
                <w:szCs w:val="14"/>
              </w:rPr>
            </w:pPr>
          </w:p>
        </w:tc>
        <w:tc>
          <w:tcPr>
            <w:tcW w:w="296" w:type="pct"/>
            <w:gridSpan w:val="2"/>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p w14:paraId="15B3234E" w14:textId="5D4CFCEB" w:rsidR="00CC3DF2" w:rsidRPr="0038719A" w:rsidRDefault="00CC3DF2" w:rsidP="00CC3DF2">
            <w:pPr>
              <w:keepNext/>
              <w:jc w:val="right"/>
              <w:rPr>
                <w:color w:val="000000"/>
                <w:sz w:val="14"/>
                <w:szCs w:val="14"/>
              </w:rPr>
            </w:pPr>
          </w:p>
        </w:tc>
        <w:tc>
          <w:tcPr>
            <w:tcW w:w="296" w:type="pct"/>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p w14:paraId="145E2588" w14:textId="5CF535CA" w:rsidR="00CC3DF2" w:rsidRPr="0038719A" w:rsidRDefault="00CC3DF2" w:rsidP="00CC3DF2">
            <w:pPr>
              <w:keepNext/>
              <w:jc w:val="right"/>
              <w:rPr>
                <w:color w:val="000000"/>
                <w:sz w:val="14"/>
                <w:szCs w:val="14"/>
              </w:rPr>
            </w:pPr>
          </w:p>
        </w:tc>
        <w:tc>
          <w:tcPr>
            <w:tcW w:w="296" w:type="pct"/>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p w14:paraId="7AD27CBD" w14:textId="7C6F8B96" w:rsidR="00CC3DF2" w:rsidRPr="0038719A" w:rsidRDefault="00CC3DF2" w:rsidP="00CC3DF2">
            <w:pPr>
              <w:keepNext/>
              <w:jc w:val="right"/>
              <w:rPr>
                <w:color w:val="000000"/>
                <w:sz w:val="14"/>
                <w:szCs w:val="14"/>
              </w:rPr>
            </w:pPr>
          </w:p>
        </w:tc>
        <w:tc>
          <w:tcPr>
            <w:tcW w:w="296" w:type="pct"/>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p w14:paraId="7808508C" w14:textId="670032F5" w:rsidR="00CC3DF2" w:rsidRPr="0038719A" w:rsidRDefault="00CC3DF2" w:rsidP="00CC3DF2">
            <w:pPr>
              <w:keepNext/>
              <w:jc w:val="right"/>
              <w:rPr>
                <w:color w:val="000000"/>
                <w:sz w:val="14"/>
                <w:szCs w:val="14"/>
              </w:rPr>
            </w:pPr>
          </w:p>
        </w:tc>
        <w:tc>
          <w:tcPr>
            <w:tcW w:w="296" w:type="pct"/>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p w14:paraId="72070EA8" w14:textId="636A5A13" w:rsidR="00CC3DF2" w:rsidRPr="0038719A" w:rsidRDefault="00CC3DF2" w:rsidP="00CC3DF2">
            <w:pPr>
              <w:keepNext/>
              <w:jc w:val="right"/>
              <w:rPr>
                <w:color w:val="000000"/>
                <w:sz w:val="14"/>
                <w:szCs w:val="14"/>
              </w:rPr>
            </w:pPr>
          </w:p>
        </w:tc>
        <w:tc>
          <w:tcPr>
            <w:tcW w:w="339" w:type="pct"/>
            <w:tcBorders>
              <w:top w:val="single" w:sz="1" w:space="0" w:color="000000"/>
              <w:left w:val="single" w:sz="1" w:space="0" w:color="000000"/>
              <w:bottom w:val="single" w:sz="1" w:space="0" w:color="000000"/>
              <w:right w:val="single" w:sz="1" w:space="0" w:color="000000"/>
            </w:tcBorders>
          </w:tcPr>
          <w:p w14:paraId="13CA305B" w14:textId="32E05CE4" w:rsidR="00CC3DF2" w:rsidRPr="0038719A" w:rsidRDefault="00CC3DF2" w:rsidP="00CC3DF2">
            <w:pPr>
              <w:keepNext/>
              <w:jc w:val="right"/>
              <w:rPr>
                <w:color w:val="000000"/>
                <w:sz w:val="14"/>
                <w:szCs w:val="14"/>
              </w:rPr>
            </w:pPr>
          </w:p>
        </w:tc>
        <w:tc>
          <w:tcPr>
            <w:tcW w:w="339" w:type="pct"/>
            <w:tcBorders>
              <w:top w:val="single" w:sz="1" w:space="0" w:color="000000"/>
              <w:left w:val="single" w:sz="1" w:space="0" w:color="000000"/>
              <w:bottom w:val="single" w:sz="1" w:space="0" w:color="000000"/>
              <w:right w:val="single" w:sz="1" w:space="0" w:color="000000"/>
            </w:tcBorders>
          </w:tcPr>
          <w:p w14:paraId="4EADC722" w14:textId="64585B16" w:rsidR="00CC3DF2" w:rsidRPr="0038719A" w:rsidRDefault="00CC3DF2" w:rsidP="00CC3DF2">
            <w:pPr>
              <w:keepNext/>
              <w:jc w:val="right"/>
              <w:rPr>
                <w:color w:val="000000"/>
                <w:sz w:val="14"/>
                <w:szCs w:val="14"/>
              </w:rPr>
            </w:pPr>
          </w:p>
        </w:tc>
        <w:tc>
          <w:tcPr>
            <w:tcW w:w="339" w:type="pct"/>
            <w:tcBorders>
              <w:top w:val="single" w:sz="1" w:space="0" w:color="000000"/>
              <w:left w:val="single" w:sz="1" w:space="0" w:color="000000"/>
              <w:bottom w:val="single" w:sz="1" w:space="0" w:color="000000"/>
              <w:right w:val="single" w:sz="1" w:space="0" w:color="000000"/>
            </w:tcBorders>
          </w:tcPr>
          <w:p w14:paraId="7BBD4667" w14:textId="2CAB470A" w:rsidR="00CC3DF2" w:rsidRPr="0038719A" w:rsidRDefault="00CC3DF2" w:rsidP="00CC3DF2">
            <w:pPr>
              <w:keepNext/>
              <w:jc w:val="right"/>
              <w:rPr>
                <w:color w:val="000000"/>
                <w:sz w:val="14"/>
                <w:szCs w:val="14"/>
              </w:rPr>
            </w:pPr>
          </w:p>
        </w:tc>
        <w:tc>
          <w:tcPr>
            <w:tcW w:w="339" w:type="pct"/>
            <w:tcBorders>
              <w:top w:val="single" w:sz="1" w:space="0" w:color="000000"/>
              <w:left w:val="single" w:sz="1" w:space="0" w:color="000000"/>
              <w:bottom w:val="single" w:sz="1" w:space="0" w:color="000000"/>
              <w:right w:val="single" w:sz="1" w:space="0" w:color="000000"/>
            </w:tcBorders>
          </w:tcPr>
          <w:p w14:paraId="2742E291" w14:textId="01D80B71" w:rsidR="00CC3DF2" w:rsidRPr="0038719A" w:rsidRDefault="00CC3DF2" w:rsidP="00CC3DF2">
            <w:pPr>
              <w:keepNext/>
              <w:jc w:val="right"/>
              <w:rPr>
                <w:color w:val="000000"/>
                <w:sz w:val="14"/>
                <w:szCs w:val="14"/>
              </w:rPr>
            </w:pPr>
          </w:p>
        </w:tc>
        <w:tc>
          <w:tcPr>
            <w:tcW w:w="324" w:type="pct"/>
            <w:tcBorders>
              <w:top w:val="single" w:sz="1" w:space="0" w:color="000000"/>
              <w:left w:val="single" w:sz="1" w:space="0" w:color="000000"/>
              <w:bottom w:val="single" w:sz="1" w:space="0" w:color="000000"/>
              <w:right w:val="single" w:sz="1" w:space="0" w:color="000000"/>
            </w:tcBorders>
          </w:tcPr>
          <w:p w14:paraId="4BFAA5F9" w14:textId="6934D9E7" w:rsidR="00CC3DF2" w:rsidRPr="0038719A" w:rsidRDefault="00CC3DF2" w:rsidP="00CC3DF2">
            <w:pPr>
              <w:keepNext/>
              <w:jc w:val="right"/>
              <w:rPr>
                <w:color w:val="000000"/>
                <w:sz w:val="14"/>
                <w:szCs w:val="14"/>
              </w:rPr>
            </w:pPr>
          </w:p>
        </w:tc>
        <w:tc>
          <w:tcPr>
            <w:tcW w:w="339" w:type="pct"/>
            <w:tcBorders>
              <w:top w:val="single" w:sz="1" w:space="0" w:color="000000"/>
              <w:left w:val="single" w:sz="1" w:space="0" w:color="000000"/>
              <w:bottom w:val="single" w:sz="1" w:space="0" w:color="000000"/>
              <w:right w:val="single" w:sz="1" w:space="0" w:color="000000"/>
            </w:tcBorders>
          </w:tcPr>
          <w:p w14:paraId="69BE1E5E" w14:textId="581BCC14" w:rsidR="00CC3DF2" w:rsidRPr="0038719A" w:rsidRDefault="00CC3DF2" w:rsidP="00CC3DF2">
            <w:pPr>
              <w:keepNext/>
              <w:jc w:val="right"/>
              <w:rPr>
                <w:color w:val="000000"/>
                <w:sz w:val="14"/>
                <w:szCs w:val="14"/>
              </w:rPr>
            </w:pPr>
          </w:p>
        </w:tc>
        <w:tc>
          <w:tcPr>
            <w:tcW w:w="434" w:type="pct"/>
            <w:tcBorders>
              <w:top w:val="single" w:sz="1" w:space="0" w:color="000000"/>
              <w:left w:val="single" w:sz="1" w:space="0" w:color="000000"/>
              <w:bottom w:val="single" w:sz="1" w:space="0" w:color="000000"/>
              <w:right w:val="single" w:sz="1" w:space="0" w:color="000000"/>
            </w:tcBorders>
          </w:tcPr>
          <w:p w14:paraId="3D9FDEFB" w14:textId="4298125A" w:rsidR="00CC3DF2" w:rsidRPr="0038719A" w:rsidRDefault="00CC3DF2" w:rsidP="00CC3DF2">
            <w:pPr>
              <w:keepNext/>
              <w:jc w:val="right"/>
              <w:rPr>
                <w:color w:val="000000"/>
                <w:sz w:val="14"/>
                <w:szCs w:val="14"/>
              </w:rPr>
            </w:pPr>
            <w:r w:rsidRPr="0038719A">
              <w:rPr>
                <w:color w:val="000000"/>
                <w:sz w:val="14"/>
                <w:szCs w:val="14"/>
              </w:rPr>
              <w:t>$1</w:t>
            </w:r>
            <w:r w:rsidR="000B0AF7">
              <w:rPr>
                <w:color w:val="000000"/>
                <w:sz w:val="14"/>
                <w:szCs w:val="14"/>
              </w:rPr>
              <w:t>00</w:t>
            </w:r>
            <w:r w:rsidRPr="0038719A">
              <w:rPr>
                <w:color w:val="000000"/>
                <w:sz w:val="14"/>
                <w:szCs w:val="14"/>
              </w:rPr>
              <w:t>,000</w:t>
            </w:r>
          </w:p>
        </w:tc>
      </w:tr>
      <w:tr w:rsidR="00CC3DF2" w14:paraId="08E89084" w14:textId="77777777" w:rsidTr="004B6B77">
        <w:trPr>
          <w:trHeight w:val="459"/>
        </w:trPr>
        <w:tc>
          <w:tcPr>
            <w:tcW w:w="474" w:type="pct"/>
            <w:tcBorders>
              <w:top w:val="single" w:sz="1" w:space="0" w:color="000000"/>
              <w:left w:val="single" w:sz="1" w:space="0" w:color="000000"/>
              <w:bottom w:val="single" w:sz="1" w:space="0" w:color="000000"/>
              <w:right w:val="single" w:sz="1" w:space="0" w:color="000000"/>
            </w:tcBorders>
          </w:tcPr>
          <w:p w14:paraId="0313FC67" w14:textId="77777777" w:rsidR="00CC3DF2" w:rsidRPr="0064098F" w:rsidRDefault="00CC3DF2" w:rsidP="00CC3DF2">
            <w:pPr>
              <w:keepNext/>
              <w:jc w:val="right"/>
              <w:rPr>
                <w:color w:val="000000"/>
                <w:sz w:val="18"/>
                <w:szCs w:val="18"/>
              </w:rPr>
            </w:pPr>
            <w:r>
              <w:rPr>
                <w:color w:val="000000"/>
                <w:sz w:val="18"/>
                <w:szCs w:val="18"/>
              </w:rPr>
              <w:t>Capital Equip</w:t>
            </w:r>
          </w:p>
        </w:tc>
        <w:tc>
          <w:tcPr>
            <w:tcW w:w="296" w:type="pct"/>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p w14:paraId="30C6A9E0" w14:textId="77777777" w:rsidR="00CC3DF2" w:rsidRPr="0038719A" w:rsidRDefault="00CC3DF2" w:rsidP="00CC3DF2">
            <w:pPr>
              <w:keepNext/>
              <w:jc w:val="right"/>
              <w:rPr>
                <w:color w:val="000000"/>
                <w:sz w:val="14"/>
                <w:szCs w:val="14"/>
              </w:rPr>
            </w:pPr>
            <w:r w:rsidRPr="0038719A">
              <w:rPr>
                <w:color w:val="000000"/>
                <w:sz w:val="14"/>
                <w:szCs w:val="14"/>
              </w:rPr>
              <w:t>$</w:t>
            </w:r>
          </w:p>
        </w:tc>
        <w:tc>
          <w:tcPr>
            <w:tcW w:w="296" w:type="pct"/>
            <w:gridSpan w:val="2"/>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p w14:paraId="506FC188" w14:textId="6318055A" w:rsidR="00CC3DF2" w:rsidRPr="0038719A" w:rsidRDefault="00CC3DF2" w:rsidP="00CC3DF2">
            <w:pPr>
              <w:keepNext/>
              <w:jc w:val="right"/>
              <w:rPr>
                <w:color w:val="000000"/>
                <w:sz w:val="14"/>
                <w:szCs w:val="14"/>
              </w:rPr>
            </w:pPr>
            <w:r w:rsidRPr="0038719A">
              <w:rPr>
                <w:color w:val="000000"/>
                <w:sz w:val="14"/>
                <w:szCs w:val="14"/>
              </w:rPr>
              <w:t>$</w:t>
            </w:r>
          </w:p>
        </w:tc>
        <w:tc>
          <w:tcPr>
            <w:tcW w:w="296" w:type="pct"/>
            <w:gridSpan w:val="2"/>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p w14:paraId="6A605000" w14:textId="62CFE6B0" w:rsidR="00CC3DF2" w:rsidRPr="0038719A" w:rsidRDefault="00CC3DF2" w:rsidP="00CC3DF2">
            <w:pPr>
              <w:keepNext/>
              <w:jc w:val="right"/>
              <w:rPr>
                <w:color w:val="000000"/>
                <w:sz w:val="14"/>
                <w:szCs w:val="14"/>
              </w:rPr>
            </w:pPr>
            <w:r w:rsidRPr="0038719A">
              <w:rPr>
                <w:color w:val="000000"/>
                <w:sz w:val="14"/>
                <w:szCs w:val="14"/>
              </w:rPr>
              <w:t>$</w:t>
            </w:r>
          </w:p>
        </w:tc>
        <w:tc>
          <w:tcPr>
            <w:tcW w:w="296" w:type="pct"/>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p w14:paraId="0BEA08CA" w14:textId="30CBE163" w:rsidR="00CC3DF2" w:rsidRPr="0038719A" w:rsidRDefault="00CC3DF2" w:rsidP="00CC3DF2">
            <w:pPr>
              <w:keepNext/>
              <w:jc w:val="right"/>
              <w:rPr>
                <w:color w:val="000000"/>
                <w:sz w:val="14"/>
                <w:szCs w:val="14"/>
              </w:rPr>
            </w:pPr>
            <w:r w:rsidRPr="0038719A">
              <w:rPr>
                <w:color w:val="000000"/>
                <w:sz w:val="14"/>
                <w:szCs w:val="14"/>
              </w:rPr>
              <w:t>$</w:t>
            </w:r>
          </w:p>
        </w:tc>
        <w:tc>
          <w:tcPr>
            <w:tcW w:w="296" w:type="pct"/>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p w14:paraId="2C5FD95E" w14:textId="16356AED" w:rsidR="00CC3DF2" w:rsidRPr="0038719A" w:rsidRDefault="00CC3DF2" w:rsidP="00CC3DF2">
            <w:pPr>
              <w:keepNext/>
              <w:jc w:val="right"/>
              <w:rPr>
                <w:color w:val="000000"/>
                <w:sz w:val="14"/>
                <w:szCs w:val="14"/>
              </w:rPr>
            </w:pPr>
            <w:r w:rsidRPr="0038719A">
              <w:rPr>
                <w:color w:val="000000"/>
                <w:sz w:val="14"/>
                <w:szCs w:val="14"/>
              </w:rPr>
              <w:t>$</w:t>
            </w:r>
          </w:p>
        </w:tc>
        <w:tc>
          <w:tcPr>
            <w:tcW w:w="296" w:type="pct"/>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p w14:paraId="7422B686" w14:textId="7B7D0736" w:rsidR="00CC3DF2" w:rsidRPr="0038719A" w:rsidRDefault="00CC3DF2" w:rsidP="00CC3DF2">
            <w:pPr>
              <w:keepNext/>
              <w:jc w:val="right"/>
              <w:rPr>
                <w:color w:val="000000"/>
                <w:sz w:val="14"/>
                <w:szCs w:val="14"/>
              </w:rPr>
            </w:pPr>
            <w:r w:rsidRPr="0038719A">
              <w:rPr>
                <w:color w:val="000000"/>
                <w:sz w:val="14"/>
                <w:szCs w:val="14"/>
              </w:rPr>
              <w:t>$</w:t>
            </w:r>
          </w:p>
        </w:tc>
        <w:tc>
          <w:tcPr>
            <w:tcW w:w="296" w:type="pct"/>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p w14:paraId="72C1288A" w14:textId="57A8AF0A" w:rsidR="00CC3DF2" w:rsidRPr="0038719A" w:rsidRDefault="00CC3DF2" w:rsidP="00CC3DF2">
            <w:pPr>
              <w:keepNext/>
              <w:jc w:val="right"/>
              <w:rPr>
                <w:color w:val="000000"/>
                <w:sz w:val="14"/>
                <w:szCs w:val="14"/>
              </w:rPr>
            </w:pPr>
            <w:r w:rsidRPr="0038719A">
              <w:rPr>
                <w:color w:val="000000"/>
                <w:sz w:val="14"/>
                <w:szCs w:val="14"/>
              </w:rPr>
              <w:t>$</w:t>
            </w:r>
          </w:p>
        </w:tc>
        <w:tc>
          <w:tcPr>
            <w:tcW w:w="339" w:type="pct"/>
            <w:tcBorders>
              <w:top w:val="single" w:sz="1" w:space="0" w:color="000000"/>
              <w:left w:val="single" w:sz="1" w:space="0" w:color="000000"/>
              <w:bottom w:val="single" w:sz="1" w:space="0" w:color="000000"/>
              <w:right w:val="single" w:sz="1" w:space="0" w:color="000000"/>
            </w:tcBorders>
          </w:tcPr>
          <w:p w14:paraId="773D2BB1" w14:textId="72077A31" w:rsidR="00CC3DF2" w:rsidRPr="0038719A" w:rsidRDefault="00CC3DF2" w:rsidP="00CC3DF2">
            <w:pPr>
              <w:keepNext/>
              <w:jc w:val="right"/>
              <w:rPr>
                <w:color w:val="000000"/>
                <w:sz w:val="14"/>
                <w:szCs w:val="14"/>
              </w:rPr>
            </w:pPr>
            <w:r w:rsidRPr="0038719A">
              <w:rPr>
                <w:color w:val="000000"/>
                <w:sz w:val="14"/>
                <w:szCs w:val="14"/>
              </w:rPr>
              <w:t>$</w:t>
            </w:r>
          </w:p>
        </w:tc>
        <w:tc>
          <w:tcPr>
            <w:tcW w:w="339" w:type="pct"/>
            <w:tcBorders>
              <w:top w:val="single" w:sz="1" w:space="0" w:color="000000"/>
              <w:left w:val="single" w:sz="1" w:space="0" w:color="000000"/>
              <w:bottom w:val="single" w:sz="1" w:space="0" w:color="000000"/>
              <w:right w:val="single" w:sz="1" w:space="0" w:color="000000"/>
            </w:tcBorders>
          </w:tcPr>
          <w:p w14:paraId="00C2255B" w14:textId="36FDA991" w:rsidR="00CC3DF2" w:rsidRPr="0038719A" w:rsidRDefault="00CC3DF2" w:rsidP="00CC3DF2">
            <w:pPr>
              <w:keepNext/>
              <w:jc w:val="right"/>
              <w:rPr>
                <w:color w:val="000000"/>
                <w:sz w:val="14"/>
                <w:szCs w:val="14"/>
              </w:rPr>
            </w:pPr>
            <w:r w:rsidRPr="0038719A">
              <w:rPr>
                <w:color w:val="000000"/>
                <w:sz w:val="14"/>
                <w:szCs w:val="14"/>
              </w:rPr>
              <w:t>$</w:t>
            </w:r>
          </w:p>
        </w:tc>
        <w:tc>
          <w:tcPr>
            <w:tcW w:w="339" w:type="pct"/>
            <w:tcBorders>
              <w:top w:val="single" w:sz="1" w:space="0" w:color="000000"/>
              <w:left w:val="single" w:sz="1" w:space="0" w:color="000000"/>
              <w:bottom w:val="single" w:sz="1" w:space="0" w:color="000000"/>
              <w:right w:val="single" w:sz="1" w:space="0" w:color="000000"/>
            </w:tcBorders>
          </w:tcPr>
          <w:p w14:paraId="331FD7DF" w14:textId="058CBC13" w:rsidR="00CC3DF2" w:rsidRPr="0038719A" w:rsidRDefault="00CC3DF2" w:rsidP="00CC3DF2">
            <w:pPr>
              <w:keepNext/>
              <w:jc w:val="right"/>
              <w:rPr>
                <w:color w:val="000000"/>
                <w:sz w:val="14"/>
                <w:szCs w:val="14"/>
              </w:rPr>
            </w:pPr>
            <w:r w:rsidRPr="0038719A">
              <w:rPr>
                <w:color w:val="000000"/>
                <w:sz w:val="14"/>
                <w:szCs w:val="14"/>
              </w:rPr>
              <w:t>$</w:t>
            </w:r>
          </w:p>
        </w:tc>
        <w:tc>
          <w:tcPr>
            <w:tcW w:w="339" w:type="pct"/>
            <w:tcBorders>
              <w:top w:val="single" w:sz="1" w:space="0" w:color="000000"/>
              <w:left w:val="single" w:sz="1" w:space="0" w:color="000000"/>
              <w:bottom w:val="single" w:sz="1" w:space="0" w:color="000000"/>
              <w:right w:val="single" w:sz="1" w:space="0" w:color="000000"/>
            </w:tcBorders>
          </w:tcPr>
          <w:p w14:paraId="67A9483F" w14:textId="5FC35D91" w:rsidR="00CC3DF2" w:rsidRPr="0038719A" w:rsidRDefault="00CC3DF2" w:rsidP="00CC3DF2">
            <w:pPr>
              <w:keepNext/>
              <w:jc w:val="right"/>
              <w:rPr>
                <w:color w:val="000000"/>
                <w:sz w:val="14"/>
                <w:szCs w:val="14"/>
              </w:rPr>
            </w:pPr>
            <w:r w:rsidRPr="0038719A">
              <w:rPr>
                <w:color w:val="000000"/>
                <w:sz w:val="14"/>
                <w:szCs w:val="14"/>
              </w:rPr>
              <w:t>$</w:t>
            </w:r>
          </w:p>
        </w:tc>
        <w:tc>
          <w:tcPr>
            <w:tcW w:w="324" w:type="pct"/>
            <w:tcBorders>
              <w:top w:val="single" w:sz="1" w:space="0" w:color="000000"/>
              <w:left w:val="single" w:sz="1" w:space="0" w:color="000000"/>
              <w:bottom w:val="single" w:sz="1" w:space="0" w:color="000000"/>
              <w:right w:val="single" w:sz="1" w:space="0" w:color="000000"/>
            </w:tcBorders>
          </w:tcPr>
          <w:p w14:paraId="6445941B" w14:textId="77777777" w:rsidR="00CC3DF2" w:rsidRPr="0038719A" w:rsidRDefault="00CC3DF2" w:rsidP="00CC3DF2">
            <w:pPr>
              <w:keepNext/>
              <w:jc w:val="right"/>
              <w:rPr>
                <w:color w:val="000000"/>
                <w:sz w:val="14"/>
                <w:szCs w:val="14"/>
              </w:rPr>
            </w:pPr>
            <w:r w:rsidRPr="0038719A">
              <w:rPr>
                <w:color w:val="000000"/>
                <w:sz w:val="14"/>
                <w:szCs w:val="14"/>
              </w:rPr>
              <w:t>$</w:t>
            </w:r>
          </w:p>
        </w:tc>
        <w:tc>
          <w:tcPr>
            <w:tcW w:w="339" w:type="pct"/>
            <w:tcBorders>
              <w:top w:val="single" w:sz="1" w:space="0" w:color="000000"/>
              <w:left w:val="single" w:sz="1" w:space="0" w:color="000000"/>
              <w:bottom w:val="single" w:sz="1" w:space="0" w:color="000000"/>
              <w:right w:val="single" w:sz="1" w:space="0" w:color="000000"/>
            </w:tcBorders>
          </w:tcPr>
          <w:p w14:paraId="5C4FB1AA" w14:textId="77777777" w:rsidR="00CC3DF2" w:rsidRPr="0038719A" w:rsidRDefault="00CC3DF2" w:rsidP="00CC3DF2">
            <w:pPr>
              <w:keepNext/>
              <w:jc w:val="right"/>
              <w:rPr>
                <w:color w:val="000000"/>
                <w:sz w:val="14"/>
                <w:szCs w:val="14"/>
              </w:rPr>
            </w:pPr>
            <w:r w:rsidRPr="0038719A">
              <w:rPr>
                <w:color w:val="000000"/>
                <w:sz w:val="14"/>
                <w:szCs w:val="14"/>
              </w:rPr>
              <w:t>$</w:t>
            </w:r>
          </w:p>
        </w:tc>
        <w:tc>
          <w:tcPr>
            <w:tcW w:w="434" w:type="pct"/>
            <w:tcBorders>
              <w:top w:val="single" w:sz="1" w:space="0" w:color="000000"/>
              <w:left w:val="single" w:sz="1" w:space="0" w:color="000000"/>
              <w:bottom w:val="single" w:sz="1" w:space="0" w:color="000000"/>
              <w:right w:val="single" w:sz="1" w:space="0" w:color="000000"/>
            </w:tcBorders>
          </w:tcPr>
          <w:p w14:paraId="785FA923" w14:textId="77777777" w:rsidR="00CC3DF2" w:rsidRPr="0038719A" w:rsidRDefault="00CC3DF2" w:rsidP="00CC3DF2">
            <w:pPr>
              <w:keepNext/>
              <w:jc w:val="right"/>
              <w:rPr>
                <w:color w:val="000000"/>
                <w:sz w:val="14"/>
                <w:szCs w:val="14"/>
              </w:rPr>
            </w:pPr>
            <w:r w:rsidRPr="0038719A">
              <w:rPr>
                <w:color w:val="000000"/>
                <w:sz w:val="14"/>
                <w:szCs w:val="14"/>
              </w:rPr>
              <w:t>$</w:t>
            </w:r>
          </w:p>
        </w:tc>
      </w:tr>
      <w:tr w:rsidR="00802B5A" w14:paraId="73056095" w14:textId="77777777" w:rsidTr="004B6B77">
        <w:trPr>
          <w:trHeight w:val="459"/>
        </w:trPr>
        <w:tc>
          <w:tcPr>
            <w:tcW w:w="474" w:type="pct"/>
            <w:tcBorders>
              <w:top w:val="single" w:sz="1" w:space="0" w:color="000000"/>
              <w:left w:val="single" w:sz="1" w:space="0" w:color="000000"/>
              <w:bottom w:val="single" w:sz="1" w:space="0" w:color="000000"/>
              <w:right w:val="single" w:sz="1" w:space="0" w:color="000000"/>
            </w:tcBorders>
          </w:tcPr>
          <w:p w14:paraId="5CFCC189" w14:textId="77777777" w:rsidR="00802B5A" w:rsidRPr="0064098F" w:rsidRDefault="00802B5A" w:rsidP="00802B5A">
            <w:pPr>
              <w:keepNext/>
              <w:jc w:val="right"/>
              <w:rPr>
                <w:color w:val="000000"/>
                <w:sz w:val="18"/>
                <w:szCs w:val="18"/>
              </w:rPr>
            </w:pPr>
            <w:r>
              <w:rPr>
                <w:color w:val="000000"/>
                <w:sz w:val="18"/>
                <w:szCs w:val="18"/>
              </w:rPr>
              <w:t>Totals (all)</w:t>
            </w:r>
          </w:p>
        </w:tc>
        <w:tc>
          <w:tcPr>
            <w:tcW w:w="296" w:type="pct"/>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p w14:paraId="67999DB4" w14:textId="1205110B" w:rsidR="00802B5A" w:rsidRPr="0038719A" w:rsidRDefault="00802B5A" w:rsidP="00802B5A">
            <w:pPr>
              <w:keepNext/>
              <w:jc w:val="right"/>
              <w:rPr>
                <w:color w:val="000000"/>
                <w:sz w:val="14"/>
                <w:szCs w:val="14"/>
              </w:rPr>
            </w:pPr>
            <w:r>
              <w:rPr>
                <w:color w:val="000000"/>
                <w:sz w:val="14"/>
                <w:szCs w:val="14"/>
              </w:rPr>
              <w:t>$49,160</w:t>
            </w:r>
          </w:p>
        </w:tc>
        <w:tc>
          <w:tcPr>
            <w:tcW w:w="296" w:type="pct"/>
            <w:gridSpan w:val="2"/>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p w14:paraId="0B43E2AD" w14:textId="4B52DEB5" w:rsidR="00802B5A" w:rsidRPr="0038719A" w:rsidRDefault="00802B5A" w:rsidP="00802B5A">
            <w:pPr>
              <w:keepNext/>
              <w:jc w:val="right"/>
              <w:rPr>
                <w:color w:val="000000"/>
                <w:sz w:val="14"/>
                <w:szCs w:val="14"/>
              </w:rPr>
            </w:pPr>
            <w:r w:rsidRPr="00214EF0">
              <w:rPr>
                <w:color w:val="000000"/>
                <w:sz w:val="14"/>
                <w:szCs w:val="14"/>
              </w:rPr>
              <w:t>$49,160</w:t>
            </w:r>
          </w:p>
        </w:tc>
        <w:tc>
          <w:tcPr>
            <w:tcW w:w="296" w:type="pct"/>
            <w:gridSpan w:val="2"/>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p w14:paraId="465BC9FC" w14:textId="3807BFB7" w:rsidR="00802B5A" w:rsidRPr="0038719A" w:rsidRDefault="00802B5A" w:rsidP="00802B5A">
            <w:pPr>
              <w:keepNext/>
              <w:jc w:val="right"/>
              <w:rPr>
                <w:color w:val="000000"/>
                <w:sz w:val="14"/>
                <w:szCs w:val="14"/>
              </w:rPr>
            </w:pPr>
            <w:r w:rsidRPr="00214EF0">
              <w:rPr>
                <w:color w:val="000000"/>
                <w:sz w:val="14"/>
                <w:szCs w:val="14"/>
              </w:rPr>
              <w:t>$49,160</w:t>
            </w:r>
          </w:p>
        </w:tc>
        <w:tc>
          <w:tcPr>
            <w:tcW w:w="296" w:type="pct"/>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p w14:paraId="4A6098CB" w14:textId="50BA8884" w:rsidR="00802B5A" w:rsidRPr="0038719A" w:rsidRDefault="00802B5A" w:rsidP="00802B5A">
            <w:pPr>
              <w:keepNext/>
              <w:jc w:val="right"/>
              <w:rPr>
                <w:color w:val="000000"/>
                <w:sz w:val="14"/>
                <w:szCs w:val="14"/>
              </w:rPr>
            </w:pPr>
            <w:r w:rsidRPr="00214EF0">
              <w:rPr>
                <w:color w:val="000000"/>
                <w:sz w:val="14"/>
                <w:szCs w:val="14"/>
              </w:rPr>
              <w:t>$49,160</w:t>
            </w:r>
          </w:p>
        </w:tc>
        <w:tc>
          <w:tcPr>
            <w:tcW w:w="296" w:type="pct"/>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p w14:paraId="76D29230" w14:textId="063690A5" w:rsidR="00802B5A" w:rsidRPr="0038719A" w:rsidRDefault="00802B5A" w:rsidP="00802B5A">
            <w:pPr>
              <w:keepNext/>
              <w:jc w:val="right"/>
              <w:rPr>
                <w:color w:val="000000"/>
                <w:sz w:val="14"/>
                <w:szCs w:val="14"/>
              </w:rPr>
            </w:pPr>
            <w:r w:rsidRPr="00214EF0">
              <w:rPr>
                <w:color w:val="000000"/>
                <w:sz w:val="14"/>
                <w:szCs w:val="14"/>
              </w:rPr>
              <w:t>$49,160</w:t>
            </w:r>
          </w:p>
        </w:tc>
        <w:tc>
          <w:tcPr>
            <w:tcW w:w="296" w:type="pct"/>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p w14:paraId="073F319A" w14:textId="5808B1B7" w:rsidR="00802B5A" w:rsidRPr="0038719A" w:rsidRDefault="00802B5A" w:rsidP="00802B5A">
            <w:pPr>
              <w:keepNext/>
              <w:jc w:val="right"/>
              <w:rPr>
                <w:color w:val="000000"/>
                <w:sz w:val="14"/>
                <w:szCs w:val="14"/>
              </w:rPr>
            </w:pPr>
            <w:r w:rsidRPr="00214EF0">
              <w:rPr>
                <w:color w:val="000000"/>
                <w:sz w:val="14"/>
                <w:szCs w:val="14"/>
              </w:rPr>
              <w:t>$49,160</w:t>
            </w:r>
          </w:p>
        </w:tc>
        <w:tc>
          <w:tcPr>
            <w:tcW w:w="296" w:type="pct"/>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p w14:paraId="1E5EA5A8" w14:textId="26B1D42A" w:rsidR="00802B5A" w:rsidRPr="0038719A" w:rsidRDefault="00802B5A" w:rsidP="00802B5A">
            <w:pPr>
              <w:keepNext/>
              <w:jc w:val="right"/>
              <w:rPr>
                <w:color w:val="000000"/>
                <w:sz w:val="14"/>
                <w:szCs w:val="14"/>
              </w:rPr>
            </w:pPr>
            <w:r w:rsidRPr="00214EF0">
              <w:rPr>
                <w:color w:val="000000"/>
                <w:sz w:val="14"/>
                <w:szCs w:val="14"/>
              </w:rPr>
              <w:t>$49,160</w:t>
            </w:r>
          </w:p>
        </w:tc>
        <w:tc>
          <w:tcPr>
            <w:tcW w:w="339" w:type="pct"/>
            <w:tcBorders>
              <w:top w:val="single" w:sz="1" w:space="0" w:color="000000"/>
              <w:left w:val="single" w:sz="1" w:space="0" w:color="000000"/>
              <w:bottom w:val="single" w:sz="1" w:space="0" w:color="000000"/>
              <w:right w:val="single" w:sz="1" w:space="0" w:color="000000"/>
            </w:tcBorders>
          </w:tcPr>
          <w:p w14:paraId="3005E72A" w14:textId="5E951C9F" w:rsidR="00802B5A" w:rsidRPr="0038719A" w:rsidRDefault="00802B5A" w:rsidP="00802B5A">
            <w:pPr>
              <w:keepNext/>
              <w:jc w:val="right"/>
              <w:rPr>
                <w:color w:val="000000"/>
                <w:sz w:val="14"/>
                <w:szCs w:val="14"/>
              </w:rPr>
            </w:pPr>
            <w:r w:rsidRPr="00214EF0">
              <w:rPr>
                <w:color w:val="000000"/>
                <w:sz w:val="14"/>
                <w:szCs w:val="14"/>
              </w:rPr>
              <w:t>$49,160</w:t>
            </w:r>
          </w:p>
        </w:tc>
        <w:tc>
          <w:tcPr>
            <w:tcW w:w="339" w:type="pct"/>
            <w:tcBorders>
              <w:top w:val="single" w:sz="1" w:space="0" w:color="000000"/>
              <w:left w:val="single" w:sz="1" w:space="0" w:color="000000"/>
              <w:bottom w:val="single" w:sz="1" w:space="0" w:color="000000"/>
              <w:right w:val="single" w:sz="1" w:space="0" w:color="000000"/>
            </w:tcBorders>
          </w:tcPr>
          <w:p w14:paraId="6D81F485" w14:textId="61A573CF" w:rsidR="00802B5A" w:rsidRPr="0038719A" w:rsidRDefault="00802B5A" w:rsidP="00802B5A">
            <w:pPr>
              <w:keepNext/>
              <w:jc w:val="right"/>
              <w:rPr>
                <w:color w:val="000000"/>
                <w:sz w:val="14"/>
                <w:szCs w:val="14"/>
              </w:rPr>
            </w:pPr>
            <w:r w:rsidRPr="00214EF0">
              <w:rPr>
                <w:color w:val="000000"/>
                <w:sz w:val="14"/>
                <w:szCs w:val="14"/>
              </w:rPr>
              <w:t>$49,160</w:t>
            </w:r>
          </w:p>
        </w:tc>
        <w:tc>
          <w:tcPr>
            <w:tcW w:w="339" w:type="pct"/>
            <w:tcBorders>
              <w:top w:val="single" w:sz="1" w:space="0" w:color="000000"/>
              <w:left w:val="single" w:sz="1" w:space="0" w:color="000000"/>
              <w:bottom w:val="single" w:sz="1" w:space="0" w:color="000000"/>
              <w:right w:val="single" w:sz="1" w:space="0" w:color="000000"/>
            </w:tcBorders>
          </w:tcPr>
          <w:p w14:paraId="2D8E9059" w14:textId="4FF2FAAE" w:rsidR="00802B5A" w:rsidRPr="0038719A" w:rsidRDefault="00802B5A" w:rsidP="00802B5A">
            <w:pPr>
              <w:keepNext/>
              <w:jc w:val="right"/>
              <w:rPr>
                <w:color w:val="000000"/>
                <w:sz w:val="14"/>
                <w:szCs w:val="14"/>
              </w:rPr>
            </w:pPr>
            <w:r w:rsidRPr="00214EF0">
              <w:rPr>
                <w:color w:val="000000"/>
                <w:sz w:val="14"/>
                <w:szCs w:val="14"/>
              </w:rPr>
              <w:t>$49,160</w:t>
            </w:r>
          </w:p>
        </w:tc>
        <w:tc>
          <w:tcPr>
            <w:tcW w:w="339" w:type="pct"/>
            <w:tcBorders>
              <w:top w:val="single" w:sz="1" w:space="0" w:color="000000"/>
              <w:left w:val="single" w:sz="1" w:space="0" w:color="000000"/>
              <w:bottom w:val="single" w:sz="1" w:space="0" w:color="000000"/>
              <w:right w:val="single" w:sz="1" w:space="0" w:color="000000"/>
            </w:tcBorders>
          </w:tcPr>
          <w:p w14:paraId="51446DE3" w14:textId="4BD398F2" w:rsidR="00802B5A" w:rsidRPr="0038719A" w:rsidRDefault="00802B5A" w:rsidP="00802B5A">
            <w:pPr>
              <w:keepNext/>
              <w:jc w:val="right"/>
              <w:rPr>
                <w:color w:val="000000"/>
                <w:sz w:val="14"/>
                <w:szCs w:val="14"/>
              </w:rPr>
            </w:pPr>
            <w:r w:rsidRPr="00214EF0">
              <w:rPr>
                <w:color w:val="000000"/>
                <w:sz w:val="14"/>
                <w:szCs w:val="14"/>
              </w:rPr>
              <w:t>$49,160</w:t>
            </w:r>
          </w:p>
        </w:tc>
        <w:tc>
          <w:tcPr>
            <w:tcW w:w="324" w:type="pct"/>
            <w:tcBorders>
              <w:top w:val="single" w:sz="1" w:space="0" w:color="000000"/>
              <w:left w:val="single" w:sz="1" w:space="0" w:color="000000"/>
              <w:bottom w:val="single" w:sz="1" w:space="0" w:color="000000"/>
              <w:right w:val="single" w:sz="1" w:space="0" w:color="000000"/>
            </w:tcBorders>
          </w:tcPr>
          <w:p w14:paraId="49388936" w14:textId="1840027F" w:rsidR="00802B5A" w:rsidRPr="0038719A" w:rsidRDefault="00802B5A" w:rsidP="00802B5A">
            <w:pPr>
              <w:keepNext/>
              <w:jc w:val="right"/>
              <w:rPr>
                <w:color w:val="000000"/>
                <w:sz w:val="14"/>
                <w:szCs w:val="14"/>
              </w:rPr>
            </w:pPr>
            <w:r>
              <w:rPr>
                <w:color w:val="000000"/>
                <w:sz w:val="14"/>
                <w:szCs w:val="14"/>
              </w:rPr>
              <w:t>$49240</w:t>
            </w:r>
          </w:p>
        </w:tc>
        <w:tc>
          <w:tcPr>
            <w:tcW w:w="339" w:type="pct"/>
            <w:tcBorders>
              <w:top w:val="single" w:sz="1" w:space="0" w:color="000000"/>
              <w:left w:val="single" w:sz="1" w:space="0" w:color="000000"/>
              <w:bottom w:val="single" w:sz="1" w:space="0" w:color="000000"/>
              <w:right w:val="single" w:sz="1" w:space="0" w:color="000000"/>
            </w:tcBorders>
          </w:tcPr>
          <w:p w14:paraId="18F4BE1A" w14:textId="66310870" w:rsidR="00802B5A" w:rsidRPr="0038719A" w:rsidRDefault="00802B5A" w:rsidP="00802B5A">
            <w:pPr>
              <w:keepNext/>
              <w:jc w:val="right"/>
              <w:rPr>
                <w:color w:val="000000"/>
                <w:sz w:val="14"/>
                <w:szCs w:val="14"/>
              </w:rPr>
            </w:pPr>
            <w:r w:rsidRPr="0038719A">
              <w:rPr>
                <w:color w:val="000000"/>
                <w:sz w:val="14"/>
                <w:szCs w:val="14"/>
              </w:rPr>
              <w:t>$5</w:t>
            </w:r>
            <w:r>
              <w:rPr>
                <w:color w:val="000000"/>
                <w:sz w:val="14"/>
                <w:szCs w:val="14"/>
              </w:rPr>
              <w:t>90</w:t>
            </w:r>
            <w:r w:rsidRPr="0038719A">
              <w:rPr>
                <w:color w:val="000000"/>
                <w:sz w:val="14"/>
                <w:szCs w:val="14"/>
              </w:rPr>
              <w:t>,000</w:t>
            </w:r>
          </w:p>
        </w:tc>
        <w:tc>
          <w:tcPr>
            <w:tcW w:w="434" w:type="pct"/>
            <w:tcBorders>
              <w:top w:val="single" w:sz="1" w:space="0" w:color="000000"/>
              <w:left w:val="single" w:sz="1" w:space="0" w:color="000000"/>
              <w:bottom w:val="single" w:sz="1" w:space="0" w:color="000000"/>
              <w:right w:val="single" w:sz="1" w:space="0" w:color="000000"/>
            </w:tcBorders>
          </w:tcPr>
          <w:p w14:paraId="002DAAFD" w14:textId="743A6578" w:rsidR="00802B5A" w:rsidRPr="0038719A" w:rsidRDefault="00802B5A" w:rsidP="00802B5A">
            <w:pPr>
              <w:keepNext/>
              <w:jc w:val="right"/>
              <w:rPr>
                <w:color w:val="000000"/>
                <w:sz w:val="14"/>
                <w:szCs w:val="14"/>
              </w:rPr>
            </w:pPr>
            <w:r w:rsidRPr="0038719A">
              <w:rPr>
                <w:color w:val="000000"/>
                <w:sz w:val="14"/>
                <w:szCs w:val="14"/>
              </w:rPr>
              <w:t>$1</w:t>
            </w:r>
            <w:r>
              <w:rPr>
                <w:color w:val="000000"/>
                <w:sz w:val="14"/>
                <w:szCs w:val="14"/>
              </w:rPr>
              <w:t>00</w:t>
            </w:r>
            <w:r w:rsidRPr="0038719A">
              <w:rPr>
                <w:color w:val="000000"/>
                <w:sz w:val="14"/>
                <w:szCs w:val="14"/>
              </w:rPr>
              <w:t>,000</w:t>
            </w:r>
          </w:p>
        </w:tc>
      </w:tr>
    </w:tbl>
    <w:p w14:paraId="30572892" w14:textId="77777777" w:rsidR="009A57F3" w:rsidRDefault="009A57F3"/>
    <w:tbl>
      <w:tblPr>
        <w:tblW w:w="5000" w:type="pct"/>
        <w:tblLook w:val="04A0" w:firstRow="1" w:lastRow="0" w:firstColumn="1" w:lastColumn="0" w:noHBand="0" w:noVBand="1"/>
      </w:tblPr>
      <w:tblGrid>
        <w:gridCol w:w="1572"/>
        <w:gridCol w:w="1572"/>
        <w:gridCol w:w="1580"/>
        <w:gridCol w:w="1578"/>
        <w:gridCol w:w="1583"/>
        <w:gridCol w:w="1473"/>
      </w:tblGrid>
      <w:tr w:rsidR="009A57F3" w:rsidRPr="0064098F" w14:paraId="41535AF3" w14:textId="77777777" w:rsidTr="00B81B3F">
        <w:trPr>
          <w:trHeight w:val="224"/>
        </w:trPr>
        <w:tc>
          <w:tcPr>
            <w:tcW w:w="5000" w:type="pct"/>
            <w:gridSpan w:val="6"/>
            <w:tcBorders>
              <w:top w:val="single" w:sz="1" w:space="0" w:color="000000"/>
              <w:left w:val="single" w:sz="1" w:space="0" w:color="000000"/>
              <w:bottom w:val="single" w:sz="1" w:space="0" w:color="000000"/>
              <w:right w:val="single" w:sz="1" w:space="0" w:color="000000"/>
            </w:tcBorders>
            <w:shd w:val="clear" w:color="auto" w:fill="1F497D"/>
          </w:tcPr>
          <w:p w14:paraId="1ABC353E" w14:textId="77777777" w:rsidR="009A57F3" w:rsidRPr="0064098F" w:rsidRDefault="009A57F3" w:rsidP="00B81B3F">
            <w:pPr>
              <w:keepNext/>
              <w:spacing w:after="0"/>
              <w:jc w:val="center"/>
              <w:rPr>
                <w:b/>
                <w:color w:val="FFFFFF"/>
                <w:sz w:val="18"/>
                <w:szCs w:val="18"/>
              </w:rPr>
            </w:pPr>
            <w:r w:rsidRPr="0064098F">
              <w:rPr>
                <w:b/>
                <w:color w:val="FFFFFF"/>
                <w:sz w:val="18"/>
                <w:szCs w:val="18"/>
              </w:rPr>
              <w:t>FY</w:t>
            </w:r>
            <w:r>
              <w:rPr>
                <w:b/>
                <w:color w:val="FFFFFF"/>
                <w:sz w:val="18"/>
                <w:szCs w:val="18"/>
              </w:rPr>
              <w:t xml:space="preserve">26    </w:t>
            </w:r>
          </w:p>
        </w:tc>
      </w:tr>
      <w:tr w:rsidR="009A57F3" w:rsidRPr="0064098F" w14:paraId="440F2C98" w14:textId="77777777" w:rsidTr="00B81B3F">
        <w:trPr>
          <w:trHeight w:val="242"/>
        </w:trPr>
        <w:tc>
          <w:tcPr>
            <w:tcW w:w="840" w:type="pct"/>
            <w:tcBorders>
              <w:top w:val="single" w:sz="1" w:space="0" w:color="000000"/>
              <w:left w:val="single" w:sz="1" w:space="0" w:color="000000"/>
              <w:bottom w:val="single" w:sz="1" w:space="0" w:color="000000"/>
              <w:right w:val="single" w:sz="1" w:space="0" w:color="000000"/>
            </w:tcBorders>
            <w:shd w:val="clear" w:color="auto" w:fill="1F497D"/>
          </w:tcPr>
          <w:p w14:paraId="35D4E46F" w14:textId="77777777" w:rsidR="009A57F3" w:rsidRPr="00445181" w:rsidRDefault="009A57F3" w:rsidP="00B81B3F">
            <w:pPr>
              <w:keepNext/>
              <w:spacing w:after="0"/>
              <w:jc w:val="center"/>
              <w:rPr>
                <w:b/>
                <w:bCs/>
                <w:color w:val="FFFFFF" w:themeColor="background1"/>
                <w:sz w:val="18"/>
                <w:szCs w:val="18"/>
              </w:rPr>
            </w:pPr>
            <w:r>
              <w:rPr>
                <w:b/>
                <w:bCs/>
                <w:color w:val="FFFFFF" w:themeColor="background1"/>
                <w:sz w:val="18"/>
                <w:szCs w:val="18"/>
              </w:rPr>
              <w:t>Funding Type/B&amp;R</w:t>
            </w:r>
          </w:p>
        </w:tc>
        <w:tc>
          <w:tcPr>
            <w:tcW w:w="840" w:type="pct"/>
            <w:tcBorders>
              <w:top w:val="single" w:sz="1" w:space="0" w:color="000000"/>
              <w:left w:val="single" w:sz="1" w:space="0" w:color="000000"/>
              <w:bottom w:val="single" w:sz="1" w:space="0" w:color="000000"/>
              <w:right w:val="single" w:sz="1" w:space="0" w:color="000000"/>
            </w:tcBorders>
            <w:shd w:val="clear" w:color="auto" w:fill="1F497D"/>
            <w:tcMar>
              <w:top w:w="60" w:type="dxa"/>
              <w:left w:w="60" w:type="dxa"/>
              <w:bottom w:w="60" w:type="dxa"/>
              <w:right w:w="60" w:type="dxa"/>
            </w:tcMar>
            <w:vAlign w:val="center"/>
          </w:tcPr>
          <w:p w14:paraId="434C4D17" w14:textId="77777777" w:rsidR="009A57F3" w:rsidRPr="00445181" w:rsidRDefault="009A57F3" w:rsidP="00B81B3F">
            <w:pPr>
              <w:keepNext/>
              <w:spacing w:after="0"/>
              <w:jc w:val="center"/>
              <w:rPr>
                <w:b/>
                <w:bCs/>
                <w:sz w:val="18"/>
                <w:szCs w:val="18"/>
              </w:rPr>
            </w:pPr>
            <w:r w:rsidRPr="00445181">
              <w:rPr>
                <w:b/>
                <w:bCs/>
                <w:color w:val="FFFFFF" w:themeColor="background1"/>
                <w:sz w:val="18"/>
                <w:szCs w:val="18"/>
              </w:rPr>
              <w:t>Q1</w:t>
            </w:r>
            <w:r>
              <w:rPr>
                <w:b/>
                <w:bCs/>
                <w:color w:val="FFFFFF" w:themeColor="background1"/>
                <w:sz w:val="18"/>
                <w:szCs w:val="18"/>
              </w:rPr>
              <w:t xml:space="preserve"> Cost</w:t>
            </w:r>
          </w:p>
        </w:tc>
        <w:tc>
          <w:tcPr>
            <w:tcW w:w="844" w:type="pct"/>
            <w:tcBorders>
              <w:top w:val="single" w:sz="1" w:space="0" w:color="000000"/>
              <w:left w:val="single" w:sz="1" w:space="0" w:color="000000"/>
              <w:bottom w:val="single" w:sz="1" w:space="0" w:color="000000"/>
              <w:right w:val="single" w:sz="1" w:space="0" w:color="000000"/>
            </w:tcBorders>
            <w:shd w:val="clear" w:color="auto" w:fill="1F497D"/>
            <w:tcMar>
              <w:top w:w="60" w:type="dxa"/>
              <w:left w:w="60" w:type="dxa"/>
              <w:bottom w:w="60" w:type="dxa"/>
              <w:right w:w="60" w:type="dxa"/>
            </w:tcMar>
            <w:vAlign w:val="center"/>
          </w:tcPr>
          <w:p w14:paraId="6136523B" w14:textId="77777777" w:rsidR="009A57F3" w:rsidRPr="00445181" w:rsidRDefault="009A57F3" w:rsidP="00B81B3F">
            <w:pPr>
              <w:keepNext/>
              <w:spacing w:after="0"/>
              <w:jc w:val="center"/>
              <w:rPr>
                <w:b/>
                <w:bCs/>
                <w:sz w:val="18"/>
                <w:szCs w:val="18"/>
              </w:rPr>
            </w:pPr>
            <w:r w:rsidRPr="00445181">
              <w:rPr>
                <w:b/>
                <w:bCs/>
                <w:color w:val="FFFFFF" w:themeColor="background1"/>
                <w:sz w:val="18"/>
                <w:szCs w:val="18"/>
              </w:rPr>
              <w:t>Q2 Cost</w:t>
            </w:r>
          </w:p>
        </w:tc>
        <w:tc>
          <w:tcPr>
            <w:tcW w:w="843" w:type="pct"/>
            <w:tcBorders>
              <w:top w:val="single" w:sz="1" w:space="0" w:color="000000"/>
              <w:left w:val="single" w:sz="1" w:space="0" w:color="000000"/>
              <w:bottom w:val="single" w:sz="1" w:space="0" w:color="000000"/>
              <w:right w:val="single" w:sz="1" w:space="0" w:color="000000"/>
            </w:tcBorders>
            <w:shd w:val="clear" w:color="auto" w:fill="1F497D"/>
            <w:tcMar>
              <w:top w:w="60" w:type="dxa"/>
              <w:left w:w="60" w:type="dxa"/>
              <w:bottom w:w="60" w:type="dxa"/>
              <w:right w:w="60" w:type="dxa"/>
            </w:tcMar>
            <w:vAlign w:val="center"/>
          </w:tcPr>
          <w:p w14:paraId="7BFD8A54" w14:textId="77777777" w:rsidR="009A57F3" w:rsidRPr="0064098F" w:rsidRDefault="009A57F3" w:rsidP="00B81B3F">
            <w:pPr>
              <w:keepNext/>
              <w:spacing w:after="0"/>
              <w:jc w:val="center"/>
              <w:rPr>
                <w:b/>
                <w:color w:val="FFFFFF"/>
                <w:sz w:val="18"/>
                <w:szCs w:val="18"/>
              </w:rPr>
            </w:pPr>
            <w:r>
              <w:rPr>
                <w:b/>
                <w:color w:val="FFFFFF"/>
                <w:sz w:val="18"/>
                <w:szCs w:val="18"/>
              </w:rPr>
              <w:t>Q3 Cost</w:t>
            </w:r>
          </w:p>
        </w:tc>
        <w:tc>
          <w:tcPr>
            <w:tcW w:w="846" w:type="pct"/>
            <w:tcBorders>
              <w:top w:val="single" w:sz="1" w:space="0" w:color="000000"/>
              <w:left w:val="single" w:sz="1" w:space="0" w:color="000000"/>
              <w:bottom w:val="single" w:sz="1" w:space="0" w:color="000000"/>
              <w:right w:val="single" w:sz="1" w:space="0" w:color="000000"/>
            </w:tcBorders>
            <w:shd w:val="clear" w:color="auto" w:fill="1F497D"/>
          </w:tcPr>
          <w:p w14:paraId="48B0C41B" w14:textId="77777777" w:rsidR="009A57F3" w:rsidRPr="0064098F" w:rsidRDefault="009A57F3" w:rsidP="00B81B3F">
            <w:pPr>
              <w:keepNext/>
              <w:spacing w:after="0"/>
              <w:jc w:val="center"/>
              <w:rPr>
                <w:b/>
                <w:color w:val="FFFFFF"/>
                <w:sz w:val="18"/>
                <w:szCs w:val="18"/>
              </w:rPr>
            </w:pPr>
            <w:r>
              <w:rPr>
                <w:b/>
                <w:color w:val="FFFFFF"/>
                <w:sz w:val="18"/>
                <w:szCs w:val="18"/>
              </w:rPr>
              <w:t>Q4 Cost</w:t>
            </w:r>
          </w:p>
        </w:tc>
        <w:tc>
          <w:tcPr>
            <w:tcW w:w="787" w:type="pct"/>
            <w:tcBorders>
              <w:top w:val="single" w:sz="1" w:space="0" w:color="000000"/>
              <w:left w:val="single" w:sz="1" w:space="0" w:color="000000"/>
              <w:bottom w:val="single" w:sz="1" w:space="0" w:color="000000"/>
              <w:right w:val="single" w:sz="1" w:space="0" w:color="000000"/>
            </w:tcBorders>
            <w:shd w:val="clear" w:color="auto" w:fill="1F497D"/>
          </w:tcPr>
          <w:p w14:paraId="406028EF" w14:textId="77777777" w:rsidR="009A57F3" w:rsidRDefault="009A57F3" w:rsidP="00B81B3F">
            <w:pPr>
              <w:keepNext/>
              <w:spacing w:after="0"/>
              <w:jc w:val="center"/>
              <w:rPr>
                <w:b/>
                <w:color w:val="FFFFFF"/>
                <w:sz w:val="18"/>
                <w:szCs w:val="18"/>
              </w:rPr>
            </w:pPr>
            <w:r>
              <w:rPr>
                <w:b/>
                <w:color w:val="FFFFFF"/>
                <w:sz w:val="18"/>
                <w:szCs w:val="18"/>
              </w:rPr>
              <w:t>Total</w:t>
            </w:r>
          </w:p>
        </w:tc>
      </w:tr>
      <w:tr w:rsidR="009A57F3" w:rsidRPr="0064098F" w14:paraId="6EDC1494" w14:textId="77777777" w:rsidTr="00B81B3F">
        <w:trPr>
          <w:trHeight w:val="356"/>
        </w:trPr>
        <w:tc>
          <w:tcPr>
            <w:tcW w:w="840" w:type="pct"/>
            <w:tcBorders>
              <w:top w:val="single" w:sz="1" w:space="0" w:color="000000"/>
              <w:left w:val="single" w:sz="1" w:space="0" w:color="000000"/>
              <w:bottom w:val="single" w:sz="1" w:space="0" w:color="000000"/>
              <w:right w:val="single" w:sz="1" w:space="0" w:color="000000"/>
            </w:tcBorders>
          </w:tcPr>
          <w:p w14:paraId="152E9FE8" w14:textId="77777777" w:rsidR="009A57F3" w:rsidRPr="0064098F" w:rsidRDefault="009A57F3" w:rsidP="00B81B3F">
            <w:pPr>
              <w:keepNext/>
              <w:jc w:val="right"/>
              <w:rPr>
                <w:sz w:val="18"/>
                <w:szCs w:val="18"/>
              </w:rPr>
            </w:pPr>
            <w:r>
              <w:rPr>
                <w:sz w:val="18"/>
                <w:szCs w:val="18"/>
              </w:rPr>
              <w:t>B&amp;R Code #1</w:t>
            </w:r>
          </w:p>
        </w:tc>
        <w:tc>
          <w:tcPr>
            <w:tcW w:w="840" w:type="pct"/>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p w14:paraId="38B95535" w14:textId="0F4A41A4" w:rsidR="009A57F3" w:rsidRPr="0064098F" w:rsidRDefault="00041983" w:rsidP="00B81B3F">
            <w:pPr>
              <w:keepNext/>
              <w:jc w:val="right"/>
              <w:rPr>
                <w:sz w:val="18"/>
                <w:szCs w:val="18"/>
              </w:rPr>
            </w:pPr>
            <w:r>
              <w:rPr>
                <w:sz w:val="18"/>
                <w:szCs w:val="18"/>
              </w:rPr>
              <w:t>100,000</w:t>
            </w:r>
          </w:p>
        </w:tc>
        <w:tc>
          <w:tcPr>
            <w:tcW w:w="844" w:type="pct"/>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p w14:paraId="3906A87F" w14:textId="77777777" w:rsidR="009A57F3" w:rsidRPr="0064098F" w:rsidRDefault="009A57F3" w:rsidP="00B81B3F">
            <w:pPr>
              <w:keepNext/>
              <w:jc w:val="right"/>
              <w:rPr>
                <w:sz w:val="18"/>
                <w:szCs w:val="18"/>
              </w:rPr>
            </w:pPr>
          </w:p>
        </w:tc>
        <w:tc>
          <w:tcPr>
            <w:tcW w:w="843" w:type="pct"/>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p w14:paraId="4F7AEC99" w14:textId="77777777" w:rsidR="009A57F3" w:rsidRPr="0064098F" w:rsidRDefault="009A57F3" w:rsidP="00B81B3F">
            <w:pPr>
              <w:keepNext/>
              <w:jc w:val="right"/>
              <w:rPr>
                <w:sz w:val="18"/>
                <w:szCs w:val="18"/>
              </w:rPr>
            </w:pPr>
          </w:p>
        </w:tc>
        <w:tc>
          <w:tcPr>
            <w:tcW w:w="846" w:type="pct"/>
            <w:tcBorders>
              <w:top w:val="single" w:sz="1" w:space="0" w:color="000000"/>
              <w:left w:val="single" w:sz="1" w:space="0" w:color="000000"/>
              <w:bottom w:val="single" w:sz="1" w:space="0" w:color="000000"/>
              <w:right w:val="single" w:sz="1" w:space="0" w:color="000000"/>
            </w:tcBorders>
          </w:tcPr>
          <w:p w14:paraId="39D388F7" w14:textId="77777777" w:rsidR="009A57F3" w:rsidRPr="0064098F" w:rsidRDefault="009A57F3" w:rsidP="00B81B3F">
            <w:pPr>
              <w:keepNext/>
              <w:jc w:val="right"/>
              <w:rPr>
                <w:sz w:val="18"/>
                <w:szCs w:val="18"/>
              </w:rPr>
            </w:pPr>
          </w:p>
        </w:tc>
        <w:tc>
          <w:tcPr>
            <w:tcW w:w="787" w:type="pct"/>
            <w:tcBorders>
              <w:top w:val="single" w:sz="1" w:space="0" w:color="000000"/>
              <w:left w:val="single" w:sz="1" w:space="0" w:color="000000"/>
              <w:bottom w:val="single" w:sz="1" w:space="0" w:color="000000"/>
              <w:right w:val="single" w:sz="1" w:space="0" w:color="000000"/>
            </w:tcBorders>
          </w:tcPr>
          <w:p w14:paraId="033A4E57" w14:textId="77777777" w:rsidR="009A57F3" w:rsidRPr="0064098F" w:rsidRDefault="009A57F3" w:rsidP="00B81B3F">
            <w:pPr>
              <w:keepNext/>
              <w:jc w:val="right"/>
              <w:rPr>
                <w:sz w:val="18"/>
                <w:szCs w:val="18"/>
              </w:rPr>
            </w:pPr>
          </w:p>
        </w:tc>
      </w:tr>
      <w:tr w:rsidR="009A57F3" w:rsidRPr="0064098F" w14:paraId="29E9A4AB" w14:textId="77777777" w:rsidTr="00B81B3F">
        <w:trPr>
          <w:trHeight w:val="356"/>
        </w:trPr>
        <w:tc>
          <w:tcPr>
            <w:tcW w:w="840" w:type="pct"/>
            <w:tcBorders>
              <w:top w:val="single" w:sz="1" w:space="0" w:color="000000"/>
              <w:left w:val="single" w:sz="1" w:space="0" w:color="000000"/>
              <w:bottom w:val="single" w:sz="1" w:space="0" w:color="000000"/>
              <w:right w:val="single" w:sz="1" w:space="0" w:color="000000"/>
            </w:tcBorders>
          </w:tcPr>
          <w:p w14:paraId="0C0E5BB8" w14:textId="77777777" w:rsidR="009A57F3" w:rsidRPr="0064098F" w:rsidRDefault="009A57F3" w:rsidP="00B81B3F">
            <w:pPr>
              <w:keepNext/>
              <w:jc w:val="right"/>
              <w:rPr>
                <w:sz w:val="18"/>
                <w:szCs w:val="18"/>
              </w:rPr>
            </w:pPr>
            <w:r>
              <w:rPr>
                <w:sz w:val="18"/>
                <w:szCs w:val="18"/>
              </w:rPr>
              <w:t>Capital</w:t>
            </w:r>
          </w:p>
        </w:tc>
        <w:tc>
          <w:tcPr>
            <w:tcW w:w="840" w:type="pct"/>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p w14:paraId="1DE16641" w14:textId="77777777" w:rsidR="009A57F3" w:rsidRPr="0064098F" w:rsidRDefault="009A57F3" w:rsidP="00B81B3F">
            <w:pPr>
              <w:keepNext/>
              <w:jc w:val="right"/>
              <w:rPr>
                <w:sz w:val="18"/>
                <w:szCs w:val="18"/>
              </w:rPr>
            </w:pPr>
          </w:p>
        </w:tc>
        <w:tc>
          <w:tcPr>
            <w:tcW w:w="844" w:type="pct"/>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p w14:paraId="6B1C9F3B" w14:textId="77777777" w:rsidR="009A57F3" w:rsidRPr="0064098F" w:rsidRDefault="009A57F3" w:rsidP="00B81B3F">
            <w:pPr>
              <w:keepNext/>
              <w:jc w:val="right"/>
              <w:rPr>
                <w:sz w:val="18"/>
                <w:szCs w:val="18"/>
              </w:rPr>
            </w:pPr>
          </w:p>
        </w:tc>
        <w:tc>
          <w:tcPr>
            <w:tcW w:w="843" w:type="pct"/>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p w14:paraId="44158F8C" w14:textId="77777777" w:rsidR="009A57F3" w:rsidRPr="0064098F" w:rsidRDefault="009A57F3" w:rsidP="00B81B3F">
            <w:pPr>
              <w:keepNext/>
              <w:jc w:val="right"/>
              <w:rPr>
                <w:sz w:val="18"/>
                <w:szCs w:val="18"/>
              </w:rPr>
            </w:pPr>
          </w:p>
        </w:tc>
        <w:tc>
          <w:tcPr>
            <w:tcW w:w="846" w:type="pct"/>
            <w:tcBorders>
              <w:top w:val="single" w:sz="1" w:space="0" w:color="000000"/>
              <w:left w:val="single" w:sz="1" w:space="0" w:color="000000"/>
              <w:bottom w:val="single" w:sz="1" w:space="0" w:color="000000"/>
              <w:right w:val="single" w:sz="1" w:space="0" w:color="000000"/>
            </w:tcBorders>
          </w:tcPr>
          <w:p w14:paraId="0A30C41B" w14:textId="77777777" w:rsidR="009A57F3" w:rsidRPr="0064098F" w:rsidRDefault="009A57F3" w:rsidP="00B81B3F">
            <w:pPr>
              <w:keepNext/>
              <w:jc w:val="right"/>
              <w:rPr>
                <w:sz w:val="18"/>
                <w:szCs w:val="18"/>
              </w:rPr>
            </w:pPr>
          </w:p>
        </w:tc>
        <w:tc>
          <w:tcPr>
            <w:tcW w:w="787" w:type="pct"/>
            <w:tcBorders>
              <w:top w:val="single" w:sz="1" w:space="0" w:color="000000"/>
              <w:left w:val="single" w:sz="1" w:space="0" w:color="000000"/>
              <w:bottom w:val="single" w:sz="1" w:space="0" w:color="000000"/>
              <w:right w:val="single" w:sz="1" w:space="0" w:color="000000"/>
            </w:tcBorders>
          </w:tcPr>
          <w:p w14:paraId="0BDFF5E9" w14:textId="77777777" w:rsidR="009A57F3" w:rsidRPr="0064098F" w:rsidRDefault="009A57F3" w:rsidP="00B81B3F">
            <w:pPr>
              <w:keepNext/>
              <w:jc w:val="right"/>
              <w:rPr>
                <w:sz w:val="18"/>
                <w:szCs w:val="18"/>
              </w:rPr>
            </w:pPr>
          </w:p>
        </w:tc>
      </w:tr>
      <w:tr w:rsidR="009A57F3" w:rsidRPr="0064098F" w14:paraId="21D568AB" w14:textId="77777777" w:rsidTr="00B81B3F">
        <w:trPr>
          <w:trHeight w:val="356"/>
        </w:trPr>
        <w:tc>
          <w:tcPr>
            <w:tcW w:w="840" w:type="pct"/>
            <w:tcBorders>
              <w:top w:val="single" w:sz="1" w:space="0" w:color="000000"/>
              <w:left w:val="single" w:sz="1" w:space="0" w:color="000000"/>
              <w:bottom w:val="single" w:sz="1" w:space="0" w:color="000000"/>
              <w:right w:val="single" w:sz="1" w:space="0" w:color="000000"/>
            </w:tcBorders>
          </w:tcPr>
          <w:p w14:paraId="035EF05E" w14:textId="77777777" w:rsidR="009A57F3" w:rsidRDefault="009A57F3" w:rsidP="00B81B3F">
            <w:pPr>
              <w:keepNext/>
              <w:jc w:val="right"/>
              <w:rPr>
                <w:sz w:val="18"/>
                <w:szCs w:val="18"/>
              </w:rPr>
            </w:pPr>
            <w:r>
              <w:rPr>
                <w:sz w:val="18"/>
                <w:szCs w:val="18"/>
              </w:rPr>
              <w:t>Operating</w:t>
            </w:r>
          </w:p>
        </w:tc>
        <w:tc>
          <w:tcPr>
            <w:tcW w:w="840" w:type="pct"/>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p w14:paraId="6C37FB1F" w14:textId="6A6D75B0" w:rsidR="009A57F3" w:rsidRPr="0064098F" w:rsidRDefault="00041983" w:rsidP="00B81B3F">
            <w:pPr>
              <w:keepNext/>
              <w:jc w:val="right"/>
              <w:rPr>
                <w:sz w:val="18"/>
                <w:szCs w:val="18"/>
              </w:rPr>
            </w:pPr>
            <w:r>
              <w:rPr>
                <w:sz w:val="18"/>
                <w:szCs w:val="18"/>
              </w:rPr>
              <w:t>100,000</w:t>
            </w:r>
          </w:p>
        </w:tc>
        <w:tc>
          <w:tcPr>
            <w:tcW w:w="844" w:type="pct"/>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p w14:paraId="3AA9BE36" w14:textId="77777777" w:rsidR="009A57F3" w:rsidRPr="0064098F" w:rsidRDefault="009A57F3" w:rsidP="00B81B3F">
            <w:pPr>
              <w:keepNext/>
              <w:jc w:val="right"/>
              <w:rPr>
                <w:sz w:val="18"/>
                <w:szCs w:val="18"/>
              </w:rPr>
            </w:pPr>
          </w:p>
        </w:tc>
        <w:tc>
          <w:tcPr>
            <w:tcW w:w="843" w:type="pct"/>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p w14:paraId="1CF2F177" w14:textId="77777777" w:rsidR="009A57F3" w:rsidRPr="0064098F" w:rsidRDefault="009A57F3" w:rsidP="00B81B3F">
            <w:pPr>
              <w:keepNext/>
              <w:jc w:val="right"/>
              <w:rPr>
                <w:sz w:val="18"/>
                <w:szCs w:val="18"/>
              </w:rPr>
            </w:pPr>
          </w:p>
        </w:tc>
        <w:tc>
          <w:tcPr>
            <w:tcW w:w="846" w:type="pct"/>
            <w:tcBorders>
              <w:top w:val="single" w:sz="1" w:space="0" w:color="000000"/>
              <w:left w:val="single" w:sz="1" w:space="0" w:color="000000"/>
              <w:bottom w:val="single" w:sz="1" w:space="0" w:color="000000"/>
              <w:right w:val="single" w:sz="1" w:space="0" w:color="000000"/>
            </w:tcBorders>
          </w:tcPr>
          <w:p w14:paraId="2F261F86" w14:textId="77777777" w:rsidR="009A57F3" w:rsidRPr="0064098F" w:rsidRDefault="009A57F3" w:rsidP="00B81B3F">
            <w:pPr>
              <w:keepNext/>
              <w:jc w:val="right"/>
              <w:rPr>
                <w:sz w:val="18"/>
                <w:szCs w:val="18"/>
              </w:rPr>
            </w:pPr>
          </w:p>
        </w:tc>
        <w:tc>
          <w:tcPr>
            <w:tcW w:w="787" w:type="pct"/>
            <w:tcBorders>
              <w:top w:val="single" w:sz="1" w:space="0" w:color="000000"/>
              <w:left w:val="single" w:sz="1" w:space="0" w:color="000000"/>
              <w:bottom w:val="single" w:sz="1" w:space="0" w:color="000000"/>
              <w:right w:val="single" w:sz="1" w:space="0" w:color="000000"/>
            </w:tcBorders>
          </w:tcPr>
          <w:p w14:paraId="6494217B" w14:textId="77777777" w:rsidR="009A57F3" w:rsidRPr="0064098F" w:rsidRDefault="009A57F3" w:rsidP="00B81B3F">
            <w:pPr>
              <w:keepNext/>
              <w:jc w:val="right"/>
              <w:rPr>
                <w:sz w:val="18"/>
                <w:szCs w:val="18"/>
              </w:rPr>
            </w:pPr>
          </w:p>
        </w:tc>
      </w:tr>
      <w:tr w:rsidR="009A57F3" w:rsidRPr="0064098F" w14:paraId="2D9B0856" w14:textId="77777777" w:rsidTr="00B81B3F">
        <w:trPr>
          <w:trHeight w:val="356"/>
        </w:trPr>
        <w:tc>
          <w:tcPr>
            <w:tcW w:w="840" w:type="pct"/>
            <w:tcBorders>
              <w:top w:val="single" w:sz="1" w:space="0" w:color="000000"/>
              <w:left w:val="single" w:sz="1" w:space="0" w:color="000000"/>
              <w:bottom w:val="single" w:sz="1" w:space="0" w:color="000000"/>
              <w:right w:val="single" w:sz="1" w:space="0" w:color="000000"/>
            </w:tcBorders>
          </w:tcPr>
          <w:p w14:paraId="131D1AB3" w14:textId="77777777" w:rsidR="009A57F3" w:rsidRDefault="009A57F3" w:rsidP="00B81B3F">
            <w:pPr>
              <w:keepNext/>
              <w:jc w:val="right"/>
              <w:rPr>
                <w:sz w:val="18"/>
                <w:szCs w:val="18"/>
              </w:rPr>
            </w:pPr>
            <w:r>
              <w:rPr>
                <w:sz w:val="18"/>
                <w:szCs w:val="18"/>
              </w:rPr>
              <w:t>Total</w:t>
            </w:r>
          </w:p>
        </w:tc>
        <w:tc>
          <w:tcPr>
            <w:tcW w:w="840" w:type="pct"/>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p w14:paraId="5E960FCE" w14:textId="2DD1F51F" w:rsidR="009A57F3" w:rsidRPr="0064098F" w:rsidRDefault="00041983" w:rsidP="00B81B3F">
            <w:pPr>
              <w:keepNext/>
              <w:jc w:val="right"/>
              <w:rPr>
                <w:sz w:val="18"/>
                <w:szCs w:val="18"/>
              </w:rPr>
            </w:pPr>
            <w:r>
              <w:rPr>
                <w:sz w:val="18"/>
                <w:szCs w:val="18"/>
              </w:rPr>
              <w:t>100,000</w:t>
            </w:r>
          </w:p>
        </w:tc>
        <w:tc>
          <w:tcPr>
            <w:tcW w:w="844" w:type="pct"/>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p w14:paraId="3DE93651" w14:textId="77777777" w:rsidR="009A57F3" w:rsidRPr="0064098F" w:rsidRDefault="009A57F3" w:rsidP="00B81B3F">
            <w:pPr>
              <w:keepNext/>
              <w:jc w:val="right"/>
              <w:rPr>
                <w:sz w:val="18"/>
                <w:szCs w:val="18"/>
              </w:rPr>
            </w:pPr>
          </w:p>
        </w:tc>
        <w:tc>
          <w:tcPr>
            <w:tcW w:w="843" w:type="pct"/>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p w14:paraId="36D58B28" w14:textId="77777777" w:rsidR="009A57F3" w:rsidRPr="0064098F" w:rsidRDefault="009A57F3" w:rsidP="00B81B3F">
            <w:pPr>
              <w:keepNext/>
              <w:jc w:val="right"/>
              <w:rPr>
                <w:sz w:val="18"/>
                <w:szCs w:val="18"/>
              </w:rPr>
            </w:pPr>
          </w:p>
        </w:tc>
        <w:tc>
          <w:tcPr>
            <w:tcW w:w="846" w:type="pct"/>
            <w:tcBorders>
              <w:top w:val="single" w:sz="1" w:space="0" w:color="000000"/>
              <w:left w:val="single" w:sz="1" w:space="0" w:color="000000"/>
              <w:bottom w:val="single" w:sz="1" w:space="0" w:color="000000"/>
              <w:right w:val="single" w:sz="1" w:space="0" w:color="000000"/>
            </w:tcBorders>
          </w:tcPr>
          <w:p w14:paraId="39484D2E" w14:textId="77777777" w:rsidR="009A57F3" w:rsidRPr="0064098F" w:rsidRDefault="009A57F3" w:rsidP="00B81B3F">
            <w:pPr>
              <w:keepNext/>
              <w:jc w:val="right"/>
              <w:rPr>
                <w:sz w:val="18"/>
                <w:szCs w:val="18"/>
              </w:rPr>
            </w:pPr>
          </w:p>
        </w:tc>
        <w:tc>
          <w:tcPr>
            <w:tcW w:w="787" w:type="pct"/>
            <w:tcBorders>
              <w:top w:val="single" w:sz="1" w:space="0" w:color="000000"/>
              <w:left w:val="single" w:sz="1" w:space="0" w:color="000000"/>
              <w:bottom w:val="single" w:sz="1" w:space="0" w:color="000000"/>
              <w:right w:val="single" w:sz="1" w:space="0" w:color="000000"/>
            </w:tcBorders>
          </w:tcPr>
          <w:p w14:paraId="25C5BAC6" w14:textId="77777777" w:rsidR="009A57F3" w:rsidRPr="0064098F" w:rsidRDefault="009A57F3" w:rsidP="00B81B3F">
            <w:pPr>
              <w:keepNext/>
              <w:jc w:val="right"/>
              <w:rPr>
                <w:sz w:val="18"/>
                <w:szCs w:val="18"/>
              </w:rPr>
            </w:pPr>
          </w:p>
        </w:tc>
      </w:tr>
    </w:tbl>
    <w:p w14:paraId="2F9B8CE1" w14:textId="77777777" w:rsidR="009A57F3" w:rsidRDefault="009A57F3" w:rsidP="00C37163"/>
    <w:tbl>
      <w:tblPr>
        <w:tblW w:w="5000" w:type="pct"/>
        <w:tblLook w:val="04A0" w:firstRow="1" w:lastRow="0" w:firstColumn="1" w:lastColumn="0" w:noHBand="0" w:noVBand="1"/>
      </w:tblPr>
      <w:tblGrid>
        <w:gridCol w:w="1604"/>
        <w:gridCol w:w="1604"/>
        <w:gridCol w:w="1613"/>
        <w:gridCol w:w="1613"/>
        <w:gridCol w:w="1619"/>
        <w:gridCol w:w="1305"/>
      </w:tblGrid>
      <w:tr w:rsidR="009A57F3" w:rsidRPr="0064098F" w14:paraId="10BD10AE" w14:textId="77777777" w:rsidTr="00B81B3F">
        <w:trPr>
          <w:trHeight w:val="216"/>
        </w:trPr>
        <w:tc>
          <w:tcPr>
            <w:tcW w:w="5000" w:type="pct"/>
            <w:gridSpan w:val="6"/>
            <w:tcBorders>
              <w:top w:val="single" w:sz="1" w:space="0" w:color="000000"/>
              <w:left w:val="single" w:sz="1" w:space="0" w:color="000000"/>
              <w:bottom w:val="single" w:sz="1" w:space="0" w:color="000000"/>
              <w:right w:val="single" w:sz="1" w:space="0" w:color="000000"/>
            </w:tcBorders>
            <w:shd w:val="clear" w:color="auto" w:fill="1F497D"/>
          </w:tcPr>
          <w:p w14:paraId="7D787212" w14:textId="77777777" w:rsidR="009A57F3" w:rsidRPr="0064098F" w:rsidRDefault="009A57F3" w:rsidP="00B81B3F">
            <w:pPr>
              <w:keepNext/>
              <w:spacing w:after="0"/>
              <w:jc w:val="center"/>
              <w:rPr>
                <w:b/>
                <w:color w:val="FFFFFF"/>
                <w:sz w:val="18"/>
                <w:szCs w:val="18"/>
              </w:rPr>
            </w:pPr>
            <w:r w:rsidRPr="0064098F">
              <w:rPr>
                <w:b/>
                <w:color w:val="FFFFFF"/>
                <w:sz w:val="18"/>
                <w:szCs w:val="18"/>
              </w:rPr>
              <w:lastRenderedPageBreak/>
              <w:t>FY</w:t>
            </w:r>
            <w:r>
              <w:rPr>
                <w:b/>
                <w:color w:val="FFFFFF"/>
                <w:sz w:val="18"/>
                <w:szCs w:val="18"/>
              </w:rPr>
              <w:t>27</w:t>
            </w:r>
          </w:p>
        </w:tc>
      </w:tr>
      <w:tr w:rsidR="009A57F3" w:rsidRPr="0064098F" w14:paraId="239FEAAF" w14:textId="77777777" w:rsidTr="00B81B3F">
        <w:trPr>
          <w:trHeight w:val="235"/>
        </w:trPr>
        <w:tc>
          <w:tcPr>
            <w:tcW w:w="857" w:type="pct"/>
            <w:tcBorders>
              <w:top w:val="single" w:sz="1" w:space="0" w:color="000000"/>
              <w:left w:val="single" w:sz="1" w:space="0" w:color="000000"/>
              <w:bottom w:val="single" w:sz="1" w:space="0" w:color="000000"/>
              <w:right w:val="single" w:sz="1" w:space="0" w:color="000000"/>
            </w:tcBorders>
            <w:shd w:val="clear" w:color="auto" w:fill="1F497D"/>
          </w:tcPr>
          <w:p w14:paraId="4035ABAB" w14:textId="77777777" w:rsidR="009A57F3" w:rsidRPr="00445181" w:rsidRDefault="009A57F3" w:rsidP="00B81B3F">
            <w:pPr>
              <w:keepNext/>
              <w:spacing w:after="0"/>
              <w:jc w:val="center"/>
              <w:rPr>
                <w:b/>
                <w:bCs/>
                <w:color w:val="FFFFFF" w:themeColor="background1"/>
                <w:sz w:val="18"/>
                <w:szCs w:val="18"/>
              </w:rPr>
            </w:pPr>
            <w:r>
              <w:rPr>
                <w:b/>
                <w:bCs/>
                <w:color w:val="FFFFFF" w:themeColor="background1"/>
                <w:sz w:val="18"/>
                <w:szCs w:val="18"/>
              </w:rPr>
              <w:t>Funding Type/B&amp;R</w:t>
            </w:r>
          </w:p>
        </w:tc>
        <w:tc>
          <w:tcPr>
            <w:tcW w:w="857" w:type="pct"/>
            <w:tcBorders>
              <w:top w:val="single" w:sz="1" w:space="0" w:color="000000"/>
              <w:left w:val="single" w:sz="1" w:space="0" w:color="000000"/>
              <w:bottom w:val="single" w:sz="1" w:space="0" w:color="000000"/>
              <w:right w:val="single" w:sz="1" w:space="0" w:color="000000"/>
            </w:tcBorders>
            <w:shd w:val="clear" w:color="auto" w:fill="1F497D"/>
            <w:tcMar>
              <w:top w:w="60" w:type="dxa"/>
              <w:left w:w="60" w:type="dxa"/>
              <w:bottom w:w="60" w:type="dxa"/>
              <w:right w:w="60" w:type="dxa"/>
            </w:tcMar>
            <w:vAlign w:val="center"/>
          </w:tcPr>
          <w:p w14:paraId="66078B65" w14:textId="77777777" w:rsidR="009A57F3" w:rsidRPr="00445181" w:rsidRDefault="009A57F3" w:rsidP="00B81B3F">
            <w:pPr>
              <w:keepNext/>
              <w:spacing w:after="0"/>
              <w:jc w:val="center"/>
              <w:rPr>
                <w:b/>
                <w:bCs/>
                <w:sz w:val="18"/>
                <w:szCs w:val="18"/>
              </w:rPr>
            </w:pPr>
            <w:r w:rsidRPr="00445181">
              <w:rPr>
                <w:b/>
                <w:bCs/>
                <w:color w:val="FFFFFF" w:themeColor="background1"/>
                <w:sz w:val="18"/>
                <w:szCs w:val="18"/>
              </w:rPr>
              <w:t>Q1</w:t>
            </w:r>
            <w:r>
              <w:rPr>
                <w:b/>
                <w:bCs/>
                <w:color w:val="FFFFFF" w:themeColor="background1"/>
                <w:sz w:val="18"/>
                <w:szCs w:val="18"/>
              </w:rPr>
              <w:t xml:space="preserve"> Cost</w:t>
            </w:r>
          </w:p>
        </w:tc>
        <w:tc>
          <w:tcPr>
            <w:tcW w:w="862" w:type="pct"/>
            <w:tcBorders>
              <w:top w:val="single" w:sz="1" w:space="0" w:color="000000"/>
              <w:left w:val="single" w:sz="1" w:space="0" w:color="000000"/>
              <w:bottom w:val="single" w:sz="1" w:space="0" w:color="000000"/>
              <w:right w:val="single" w:sz="1" w:space="0" w:color="000000"/>
            </w:tcBorders>
            <w:shd w:val="clear" w:color="auto" w:fill="1F497D"/>
            <w:tcMar>
              <w:top w:w="60" w:type="dxa"/>
              <w:left w:w="60" w:type="dxa"/>
              <w:bottom w:w="60" w:type="dxa"/>
              <w:right w:w="60" w:type="dxa"/>
            </w:tcMar>
            <w:vAlign w:val="center"/>
          </w:tcPr>
          <w:p w14:paraId="4A7B9E72" w14:textId="77777777" w:rsidR="009A57F3" w:rsidRPr="00445181" w:rsidRDefault="009A57F3" w:rsidP="00B81B3F">
            <w:pPr>
              <w:keepNext/>
              <w:spacing w:after="0"/>
              <w:jc w:val="center"/>
              <w:rPr>
                <w:b/>
                <w:bCs/>
                <w:sz w:val="18"/>
                <w:szCs w:val="18"/>
              </w:rPr>
            </w:pPr>
            <w:r w:rsidRPr="00445181">
              <w:rPr>
                <w:b/>
                <w:bCs/>
                <w:color w:val="FFFFFF" w:themeColor="background1"/>
                <w:sz w:val="18"/>
                <w:szCs w:val="18"/>
              </w:rPr>
              <w:t>Q2 Cost</w:t>
            </w:r>
          </w:p>
        </w:tc>
        <w:tc>
          <w:tcPr>
            <w:tcW w:w="862" w:type="pct"/>
            <w:tcBorders>
              <w:top w:val="single" w:sz="1" w:space="0" w:color="000000"/>
              <w:left w:val="single" w:sz="1" w:space="0" w:color="000000"/>
              <w:bottom w:val="single" w:sz="1" w:space="0" w:color="000000"/>
              <w:right w:val="single" w:sz="1" w:space="0" w:color="000000"/>
            </w:tcBorders>
            <w:shd w:val="clear" w:color="auto" w:fill="1F497D"/>
            <w:tcMar>
              <w:top w:w="60" w:type="dxa"/>
              <w:left w:w="60" w:type="dxa"/>
              <w:bottom w:w="60" w:type="dxa"/>
              <w:right w:w="60" w:type="dxa"/>
            </w:tcMar>
            <w:vAlign w:val="center"/>
          </w:tcPr>
          <w:p w14:paraId="037A65D1" w14:textId="77777777" w:rsidR="009A57F3" w:rsidRPr="0064098F" w:rsidRDefault="009A57F3" w:rsidP="00B81B3F">
            <w:pPr>
              <w:keepNext/>
              <w:spacing w:after="0"/>
              <w:jc w:val="center"/>
              <w:rPr>
                <w:b/>
                <w:color w:val="FFFFFF"/>
                <w:sz w:val="18"/>
                <w:szCs w:val="18"/>
              </w:rPr>
            </w:pPr>
            <w:r>
              <w:rPr>
                <w:b/>
                <w:color w:val="FFFFFF"/>
                <w:sz w:val="18"/>
                <w:szCs w:val="18"/>
              </w:rPr>
              <w:t>Q3 Cost</w:t>
            </w:r>
          </w:p>
        </w:tc>
        <w:tc>
          <w:tcPr>
            <w:tcW w:w="865" w:type="pct"/>
            <w:tcBorders>
              <w:top w:val="single" w:sz="1" w:space="0" w:color="000000"/>
              <w:left w:val="single" w:sz="1" w:space="0" w:color="000000"/>
              <w:bottom w:val="single" w:sz="1" w:space="0" w:color="000000"/>
              <w:right w:val="single" w:sz="1" w:space="0" w:color="000000"/>
            </w:tcBorders>
            <w:shd w:val="clear" w:color="auto" w:fill="1F497D"/>
          </w:tcPr>
          <w:p w14:paraId="09A0B3B5" w14:textId="77777777" w:rsidR="009A57F3" w:rsidRPr="0064098F" w:rsidRDefault="009A57F3" w:rsidP="00B81B3F">
            <w:pPr>
              <w:keepNext/>
              <w:spacing w:after="0"/>
              <w:jc w:val="center"/>
              <w:rPr>
                <w:b/>
                <w:color w:val="FFFFFF"/>
                <w:sz w:val="18"/>
                <w:szCs w:val="18"/>
              </w:rPr>
            </w:pPr>
            <w:r>
              <w:rPr>
                <w:b/>
                <w:color w:val="FFFFFF"/>
                <w:sz w:val="18"/>
                <w:szCs w:val="18"/>
              </w:rPr>
              <w:t>Q4 Cost</w:t>
            </w:r>
          </w:p>
        </w:tc>
        <w:tc>
          <w:tcPr>
            <w:tcW w:w="697" w:type="pct"/>
            <w:tcBorders>
              <w:top w:val="single" w:sz="1" w:space="0" w:color="000000"/>
              <w:left w:val="single" w:sz="1" w:space="0" w:color="000000"/>
              <w:bottom w:val="single" w:sz="1" w:space="0" w:color="000000"/>
              <w:right w:val="single" w:sz="1" w:space="0" w:color="000000"/>
            </w:tcBorders>
            <w:shd w:val="clear" w:color="auto" w:fill="1F497D"/>
          </w:tcPr>
          <w:p w14:paraId="751AE3BE" w14:textId="77777777" w:rsidR="009A57F3" w:rsidRDefault="009A57F3" w:rsidP="00B81B3F">
            <w:pPr>
              <w:keepNext/>
              <w:spacing w:after="0"/>
              <w:jc w:val="center"/>
              <w:rPr>
                <w:b/>
                <w:color w:val="FFFFFF"/>
                <w:sz w:val="18"/>
                <w:szCs w:val="18"/>
              </w:rPr>
            </w:pPr>
            <w:r>
              <w:rPr>
                <w:b/>
                <w:color w:val="FFFFFF"/>
                <w:sz w:val="18"/>
                <w:szCs w:val="18"/>
              </w:rPr>
              <w:t>Total</w:t>
            </w:r>
          </w:p>
        </w:tc>
      </w:tr>
      <w:tr w:rsidR="009A57F3" w:rsidRPr="0064098F" w14:paraId="50BD8C02" w14:textId="77777777" w:rsidTr="00B81B3F">
        <w:trPr>
          <w:trHeight w:val="345"/>
        </w:trPr>
        <w:tc>
          <w:tcPr>
            <w:tcW w:w="857" w:type="pct"/>
            <w:tcBorders>
              <w:top w:val="single" w:sz="1" w:space="0" w:color="000000"/>
              <w:left w:val="single" w:sz="1" w:space="0" w:color="000000"/>
              <w:bottom w:val="single" w:sz="1" w:space="0" w:color="000000"/>
              <w:right w:val="single" w:sz="1" w:space="0" w:color="000000"/>
            </w:tcBorders>
          </w:tcPr>
          <w:p w14:paraId="48FAFC63" w14:textId="77777777" w:rsidR="009A57F3" w:rsidRPr="0064098F" w:rsidRDefault="009A57F3" w:rsidP="00B81B3F">
            <w:pPr>
              <w:keepNext/>
              <w:jc w:val="right"/>
              <w:rPr>
                <w:sz w:val="18"/>
                <w:szCs w:val="18"/>
              </w:rPr>
            </w:pPr>
            <w:r>
              <w:rPr>
                <w:sz w:val="18"/>
                <w:szCs w:val="18"/>
              </w:rPr>
              <w:t>B&amp;R Code #2</w:t>
            </w:r>
          </w:p>
        </w:tc>
        <w:tc>
          <w:tcPr>
            <w:tcW w:w="857" w:type="pct"/>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p w14:paraId="5FB1405F" w14:textId="77777777" w:rsidR="009A57F3" w:rsidRPr="0064098F" w:rsidRDefault="009A57F3" w:rsidP="00B81B3F">
            <w:pPr>
              <w:keepNext/>
              <w:jc w:val="right"/>
              <w:rPr>
                <w:sz w:val="18"/>
                <w:szCs w:val="18"/>
              </w:rPr>
            </w:pPr>
          </w:p>
        </w:tc>
        <w:tc>
          <w:tcPr>
            <w:tcW w:w="862" w:type="pct"/>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p w14:paraId="2DFF779F" w14:textId="77777777" w:rsidR="009A57F3" w:rsidRPr="0064098F" w:rsidRDefault="009A57F3" w:rsidP="00B81B3F">
            <w:pPr>
              <w:keepNext/>
              <w:jc w:val="right"/>
              <w:rPr>
                <w:sz w:val="18"/>
                <w:szCs w:val="18"/>
              </w:rPr>
            </w:pPr>
          </w:p>
        </w:tc>
        <w:tc>
          <w:tcPr>
            <w:tcW w:w="862" w:type="pct"/>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p w14:paraId="3C9CD2F2" w14:textId="77777777" w:rsidR="009A57F3" w:rsidRPr="0064098F" w:rsidRDefault="009A57F3" w:rsidP="00B81B3F">
            <w:pPr>
              <w:keepNext/>
              <w:jc w:val="right"/>
              <w:rPr>
                <w:sz w:val="18"/>
                <w:szCs w:val="18"/>
              </w:rPr>
            </w:pPr>
          </w:p>
        </w:tc>
        <w:tc>
          <w:tcPr>
            <w:tcW w:w="865" w:type="pct"/>
            <w:tcBorders>
              <w:top w:val="single" w:sz="1" w:space="0" w:color="000000"/>
              <w:left w:val="single" w:sz="1" w:space="0" w:color="000000"/>
              <w:bottom w:val="single" w:sz="1" w:space="0" w:color="000000"/>
              <w:right w:val="single" w:sz="1" w:space="0" w:color="000000"/>
            </w:tcBorders>
          </w:tcPr>
          <w:p w14:paraId="675572FE" w14:textId="77777777" w:rsidR="009A57F3" w:rsidRPr="0064098F" w:rsidRDefault="009A57F3" w:rsidP="00B81B3F">
            <w:pPr>
              <w:keepNext/>
              <w:jc w:val="right"/>
              <w:rPr>
                <w:sz w:val="18"/>
                <w:szCs w:val="18"/>
              </w:rPr>
            </w:pPr>
          </w:p>
        </w:tc>
        <w:tc>
          <w:tcPr>
            <w:tcW w:w="697" w:type="pct"/>
            <w:tcBorders>
              <w:top w:val="single" w:sz="1" w:space="0" w:color="000000"/>
              <w:left w:val="single" w:sz="1" w:space="0" w:color="000000"/>
              <w:bottom w:val="single" w:sz="1" w:space="0" w:color="000000"/>
              <w:right w:val="single" w:sz="1" w:space="0" w:color="000000"/>
            </w:tcBorders>
          </w:tcPr>
          <w:p w14:paraId="54295563" w14:textId="77777777" w:rsidR="009A57F3" w:rsidRPr="0064098F" w:rsidRDefault="009A57F3" w:rsidP="00B81B3F">
            <w:pPr>
              <w:keepNext/>
              <w:jc w:val="right"/>
              <w:rPr>
                <w:sz w:val="18"/>
                <w:szCs w:val="18"/>
              </w:rPr>
            </w:pPr>
          </w:p>
        </w:tc>
      </w:tr>
      <w:tr w:rsidR="009A57F3" w:rsidRPr="0064098F" w14:paraId="1A47250B" w14:textId="77777777" w:rsidTr="00B81B3F">
        <w:trPr>
          <w:trHeight w:val="345"/>
        </w:trPr>
        <w:tc>
          <w:tcPr>
            <w:tcW w:w="857" w:type="pct"/>
            <w:tcBorders>
              <w:top w:val="single" w:sz="1" w:space="0" w:color="000000"/>
              <w:left w:val="single" w:sz="1" w:space="0" w:color="000000"/>
              <w:bottom w:val="single" w:sz="1" w:space="0" w:color="000000"/>
              <w:right w:val="single" w:sz="1" w:space="0" w:color="000000"/>
            </w:tcBorders>
          </w:tcPr>
          <w:p w14:paraId="12B108CA" w14:textId="77777777" w:rsidR="009A57F3" w:rsidRDefault="009A57F3" w:rsidP="00B81B3F">
            <w:pPr>
              <w:keepNext/>
              <w:jc w:val="right"/>
              <w:rPr>
                <w:sz w:val="18"/>
                <w:szCs w:val="18"/>
              </w:rPr>
            </w:pPr>
            <w:r>
              <w:rPr>
                <w:sz w:val="18"/>
                <w:szCs w:val="18"/>
              </w:rPr>
              <w:t>Capital</w:t>
            </w:r>
          </w:p>
        </w:tc>
        <w:tc>
          <w:tcPr>
            <w:tcW w:w="857" w:type="pct"/>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p w14:paraId="2CAADB9D" w14:textId="77777777" w:rsidR="009A57F3" w:rsidRPr="0064098F" w:rsidRDefault="009A57F3" w:rsidP="00B81B3F">
            <w:pPr>
              <w:keepNext/>
              <w:jc w:val="right"/>
              <w:rPr>
                <w:sz w:val="18"/>
                <w:szCs w:val="18"/>
              </w:rPr>
            </w:pPr>
          </w:p>
        </w:tc>
        <w:tc>
          <w:tcPr>
            <w:tcW w:w="862" w:type="pct"/>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p w14:paraId="31B7F2A6" w14:textId="77777777" w:rsidR="009A57F3" w:rsidRPr="0064098F" w:rsidRDefault="009A57F3" w:rsidP="00B81B3F">
            <w:pPr>
              <w:keepNext/>
              <w:jc w:val="right"/>
              <w:rPr>
                <w:sz w:val="18"/>
                <w:szCs w:val="18"/>
              </w:rPr>
            </w:pPr>
          </w:p>
        </w:tc>
        <w:tc>
          <w:tcPr>
            <w:tcW w:w="862" w:type="pct"/>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p w14:paraId="78E49142" w14:textId="77777777" w:rsidR="009A57F3" w:rsidRPr="0064098F" w:rsidRDefault="009A57F3" w:rsidP="00B81B3F">
            <w:pPr>
              <w:keepNext/>
              <w:jc w:val="right"/>
              <w:rPr>
                <w:sz w:val="18"/>
                <w:szCs w:val="18"/>
              </w:rPr>
            </w:pPr>
          </w:p>
        </w:tc>
        <w:tc>
          <w:tcPr>
            <w:tcW w:w="865" w:type="pct"/>
            <w:tcBorders>
              <w:top w:val="single" w:sz="1" w:space="0" w:color="000000"/>
              <w:left w:val="single" w:sz="1" w:space="0" w:color="000000"/>
              <w:bottom w:val="single" w:sz="1" w:space="0" w:color="000000"/>
              <w:right w:val="single" w:sz="1" w:space="0" w:color="000000"/>
            </w:tcBorders>
          </w:tcPr>
          <w:p w14:paraId="73A591B3" w14:textId="77777777" w:rsidR="009A57F3" w:rsidRPr="0064098F" w:rsidRDefault="009A57F3" w:rsidP="00B81B3F">
            <w:pPr>
              <w:keepNext/>
              <w:jc w:val="right"/>
              <w:rPr>
                <w:sz w:val="18"/>
                <w:szCs w:val="18"/>
              </w:rPr>
            </w:pPr>
          </w:p>
        </w:tc>
        <w:tc>
          <w:tcPr>
            <w:tcW w:w="697" w:type="pct"/>
            <w:tcBorders>
              <w:top w:val="single" w:sz="1" w:space="0" w:color="000000"/>
              <w:left w:val="single" w:sz="1" w:space="0" w:color="000000"/>
              <w:bottom w:val="single" w:sz="1" w:space="0" w:color="000000"/>
              <w:right w:val="single" w:sz="1" w:space="0" w:color="000000"/>
            </w:tcBorders>
          </w:tcPr>
          <w:p w14:paraId="31D382A1" w14:textId="77777777" w:rsidR="009A57F3" w:rsidRPr="0064098F" w:rsidRDefault="009A57F3" w:rsidP="00B81B3F">
            <w:pPr>
              <w:keepNext/>
              <w:jc w:val="right"/>
              <w:rPr>
                <w:sz w:val="18"/>
                <w:szCs w:val="18"/>
              </w:rPr>
            </w:pPr>
          </w:p>
        </w:tc>
      </w:tr>
      <w:tr w:rsidR="009A57F3" w:rsidRPr="0064098F" w14:paraId="36B601E0" w14:textId="77777777" w:rsidTr="00B81B3F">
        <w:trPr>
          <w:trHeight w:val="345"/>
        </w:trPr>
        <w:tc>
          <w:tcPr>
            <w:tcW w:w="857" w:type="pct"/>
            <w:tcBorders>
              <w:top w:val="single" w:sz="1" w:space="0" w:color="000000"/>
              <w:left w:val="single" w:sz="1" w:space="0" w:color="000000"/>
              <w:bottom w:val="single" w:sz="1" w:space="0" w:color="000000"/>
              <w:right w:val="single" w:sz="1" w:space="0" w:color="000000"/>
            </w:tcBorders>
          </w:tcPr>
          <w:p w14:paraId="3664E692" w14:textId="77777777" w:rsidR="009A57F3" w:rsidRDefault="009A57F3" w:rsidP="00B81B3F">
            <w:pPr>
              <w:keepNext/>
              <w:jc w:val="right"/>
              <w:rPr>
                <w:sz w:val="18"/>
                <w:szCs w:val="18"/>
              </w:rPr>
            </w:pPr>
            <w:r>
              <w:rPr>
                <w:sz w:val="18"/>
                <w:szCs w:val="18"/>
              </w:rPr>
              <w:t>Operating</w:t>
            </w:r>
          </w:p>
        </w:tc>
        <w:tc>
          <w:tcPr>
            <w:tcW w:w="857" w:type="pct"/>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p w14:paraId="57EE4521" w14:textId="77777777" w:rsidR="009A57F3" w:rsidRPr="0064098F" w:rsidRDefault="009A57F3" w:rsidP="00B81B3F">
            <w:pPr>
              <w:keepNext/>
              <w:jc w:val="right"/>
              <w:rPr>
                <w:sz w:val="18"/>
                <w:szCs w:val="18"/>
              </w:rPr>
            </w:pPr>
          </w:p>
        </w:tc>
        <w:tc>
          <w:tcPr>
            <w:tcW w:w="862" w:type="pct"/>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p w14:paraId="6ADEF7E0" w14:textId="77777777" w:rsidR="009A57F3" w:rsidRPr="0064098F" w:rsidRDefault="009A57F3" w:rsidP="00B81B3F">
            <w:pPr>
              <w:keepNext/>
              <w:jc w:val="right"/>
              <w:rPr>
                <w:sz w:val="18"/>
                <w:szCs w:val="18"/>
              </w:rPr>
            </w:pPr>
          </w:p>
        </w:tc>
        <w:tc>
          <w:tcPr>
            <w:tcW w:w="862" w:type="pct"/>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p w14:paraId="06D83401" w14:textId="77777777" w:rsidR="009A57F3" w:rsidRPr="0064098F" w:rsidRDefault="009A57F3" w:rsidP="00B81B3F">
            <w:pPr>
              <w:keepNext/>
              <w:jc w:val="right"/>
              <w:rPr>
                <w:sz w:val="18"/>
                <w:szCs w:val="18"/>
              </w:rPr>
            </w:pPr>
          </w:p>
        </w:tc>
        <w:tc>
          <w:tcPr>
            <w:tcW w:w="865" w:type="pct"/>
            <w:tcBorders>
              <w:top w:val="single" w:sz="1" w:space="0" w:color="000000"/>
              <w:left w:val="single" w:sz="1" w:space="0" w:color="000000"/>
              <w:bottom w:val="single" w:sz="1" w:space="0" w:color="000000"/>
              <w:right w:val="single" w:sz="1" w:space="0" w:color="000000"/>
            </w:tcBorders>
          </w:tcPr>
          <w:p w14:paraId="2F4FC5EF" w14:textId="77777777" w:rsidR="009A57F3" w:rsidRPr="0064098F" w:rsidRDefault="009A57F3" w:rsidP="00B81B3F">
            <w:pPr>
              <w:keepNext/>
              <w:jc w:val="right"/>
              <w:rPr>
                <w:sz w:val="18"/>
                <w:szCs w:val="18"/>
              </w:rPr>
            </w:pPr>
          </w:p>
        </w:tc>
        <w:tc>
          <w:tcPr>
            <w:tcW w:w="697" w:type="pct"/>
            <w:tcBorders>
              <w:top w:val="single" w:sz="1" w:space="0" w:color="000000"/>
              <w:left w:val="single" w:sz="1" w:space="0" w:color="000000"/>
              <w:bottom w:val="single" w:sz="1" w:space="0" w:color="000000"/>
              <w:right w:val="single" w:sz="1" w:space="0" w:color="000000"/>
            </w:tcBorders>
          </w:tcPr>
          <w:p w14:paraId="226924D0" w14:textId="77777777" w:rsidR="009A57F3" w:rsidRPr="0064098F" w:rsidRDefault="009A57F3" w:rsidP="00B81B3F">
            <w:pPr>
              <w:keepNext/>
              <w:jc w:val="right"/>
              <w:rPr>
                <w:sz w:val="18"/>
                <w:szCs w:val="18"/>
              </w:rPr>
            </w:pPr>
          </w:p>
        </w:tc>
      </w:tr>
      <w:tr w:rsidR="009A57F3" w:rsidRPr="0064098F" w14:paraId="33EFD951" w14:textId="77777777" w:rsidTr="00B81B3F">
        <w:trPr>
          <w:trHeight w:val="345"/>
        </w:trPr>
        <w:tc>
          <w:tcPr>
            <w:tcW w:w="857" w:type="pct"/>
            <w:tcBorders>
              <w:top w:val="single" w:sz="1" w:space="0" w:color="000000"/>
              <w:left w:val="single" w:sz="1" w:space="0" w:color="000000"/>
              <w:bottom w:val="single" w:sz="1" w:space="0" w:color="000000"/>
              <w:right w:val="single" w:sz="1" w:space="0" w:color="000000"/>
            </w:tcBorders>
          </w:tcPr>
          <w:p w14:paraId="7F72BEB2" w14:textId="77777777" w:rsidR="009A57F3" w:rsidRDefault="009A57F3" w:rsidP="00B81B3F">
            <w:pPr>
              <w:keepNext/>
              <w:jc w:val="right"/>
              <w:rPr>
                <w:sz w:val="18"/>
                <w:szCs w:val="18"/>
              </w:rPr>
            </w:pPr>
            <w:r>
              <w:rPr>
                <w:sz w:val="18"/>
                <w:szCs w:val="18"/>
              </w:rPr>
              <w:t>Total</w:t>
            </w:r>
          </w:p>
        </w:tc>
        <w:tc>
          <w:tcPr>
            <w:tcW w:w="857" w:type="pct"/>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p w14:paraId="700AA813" w14:textId="77777777" w:rsidR="009A57F3" w:rsidRPr="0064098F" w:rsidRDefault="009A57F3" w:rsidP="00B81B3F">
            <w:pPr>
              <w:keepNext/>
              <w:jc w:val="right"/>
              <w:rPr>
                <w:sz w:val="18"/>
                <w:szCs w:val="18"/>
              </w:rPr>
            </w:pPr>
          </w:p>
        </w:tc>
        <w:tc>
          <w:tcPr>
            <w:tcW w:w="862" w:type="pct"/>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p w14:paraId="63DED304" w14:textId="77777777" w:rsidR="009A57F3" w:rsidRPr="0064098F" w:rsidRDefault="009A57F3" w:rsidP="00B81B3F">
            <w:pPr>
              <w:keepNext/>
              <w:jc w:val="right"/>
              <w:rPr>
                <w:sz w:val="18"/>
                <w:szCs w:val="18"/>
              </w:rPr>
            </w:pPr>
          </w:p>
        </w:tc>
        <w:tc>
          <w:tcPr>
            <w:tcW w:w="862" w:type="pct"/>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p w14:paraId="765232DE" w14:textId="77777777" w:rsidR="009A57F3" w:rsidRPr="0064098F" w:rsidRDefault="009A57F3" w:rsidP="00B81B3F">
            <w:pPr>
              <w:keepNext/>
              <w:jc w:val="right"/>
              <w:rPr>
                <w:sz w:val="18"/>
                <w:szCs w:val="18"/>
              </w:rPr>
            </w:pPr>
          </w:p>
        </w:tc>
        <w:tc>
          <w:tcPr>
            <w:tcW w:w="865" w:type="pct"/>
            <w:tcBorders>
              <w:top w:val="single" w:sz="1" w:space="0" w:color="000000"/>
              <w:left w:val="single" w:sz="1" w:space="0" w:color="000000"/>
              <w:bottom w:val="single" w:sz="1" w:space="0" w:color="000000"/>
              <w:right w:val="single" w:sz="1" w:space="0" w:color="000000"/>
            </w:tcBorders>
          </w:tcPr>
          <w:p w14:paraId="4A765680" w14:textId="77777777" w:rsidR="009A57F3" w:rsidRPr="0064098F" w:rsidRDefault="009A57F3" w:rsidP="00B81B3F">
            <w:pPr>
              <w:keepNext/>
              <w:jc w:val="right"/>
              <w:rPr>
                <w:sz w:val="18"/>
                <w:szCs w:val="18"/>
              </w:rPr>
            </w:pPr>
          </w:p>
        </w:tc>
        <w:tc>
          <w:tcPr>
            <w:tcW w:w="697" w:type="pct"/>
            <w:tcBorders>
              <w:top w:val="single" w:sz="1" w:space="0" w:color="000000"/>
              <w:left w:val="single" w:sz="1" w:space="0" w:color="000000"/>
              <w:bottom w:val="single" w:sz="1" w:space="0" w:color="000000"/>
              <w:right w:val="single" w:sz="1" w:space="0" w:color="000000"/>
            </w:tcBorders>
          </w:tcPr>
          <w:p w14:paraId="38E13D0C" w14:textId="77777777" w:rsidR="009A57F3" w:rsidRPr="0064098F" w:rsidRDefault="009A57F3" w:rsidP="00B81B3F">
            <w:pPr>
              <w:keepNext/>
              <w:jc w:val="right"/>
              <w:rPr>
                <w:sz w:val="18"/>
                <w:szCs w:val="18"/>
              </w:rPr>
            </w:pPr>
          </w:p>
        </w:tc>
      </w:tr>
    </w:tbl>
    <w:p w14:paraId="1370B7BE" w14:textId="77777777" w:rsidR="009A57F3" w:rsidRDefault="009A57F3" w:rsidP="001017CF">
      <w:pPr>
        <w:rPr>
          <w:b/>
          <w:color w:val="1F497D"/>
          <w:highlight w:val="yellow"/>
        </w:rPr>
      </w:pPr>
    </w:p>
    <w:p w14:paraId="6645BA28" w14:textId="77777777" w:rsidR="009A57F3" w:rsidRDefault="009A57F3" w:rsidP="00086322">
      <w:pPr>
        <w:spacing w:after="0"/>
        <w:rPr>
          <w:b/>
          <w:color w:val="1F497D"/>
          <w:highlight w:val="yellow"/>
        </w:rPr>
      </w:pPr>
    </w:p>
    <w:p w14:paraId="1C036AF9" w14:textId="77777777" w:rsidR="009A57F3" w:rsidRDefault="009A57F3" w:rsidP="00086322">
      <w:pPr>
        <w:spacing w:after="0"/>
        <w:rPr>
          <w:b/>
          <w:color w:val="1F497D"/>
        </w:rPr>
      </w:pPr>
      <w:r w:rsidRPr="00086322">
        <w:rPr>
          <w:b/>
          <w:color w:val="1F497D"/>
          <w:highlight w:val="yellow"/>
        </w:rPr>
        <w:t>Encumbered Balances Table</w:t>
      </w:r>
    </w:p>
    <w:p w14:paraId="4A2B8F26" w14:textId="77777777" w:rsidR="009A57F3" w:rsidRPr="008F3DE8" w:rsidRDefault="009A57F3" w:rsidP="00086322">
      <w:pPr>
        <w:spacing w:after="0"/>
        <w:rPr>
          <w:b/>
          <w:color w:val="1F497D"/>
        </w:rPr>
      </w:pPr>
    </w:p>
    <w:tbl>
      <w:tblPr>
        <w:tblW w:w="5000" w:type="pct"/>
        <w:tblLook w:val="04A0" w:firstRow="1" w:lastRow="0" w:firstColumn="1" w:lastColumn="0" w:noHBand="0" w:noVBand="1"/>
      </w:tblPr>
      <w:tblGrid>
        <w:gridCol w:w="1700"/>
        <w:gridCol w:w="622"/>
        <w:gridCol w:w="622"/>
        <w:gridCol w:w="622"/>
        <w:gridCol w:w="622"/>
        <w:gridCol w:w="622"/>
        <w:gridCol w:w="699"/>
        <w:gridCol w:w="622"/>
        <w:gridCol w:w="622"/>
        <w:gridCol w:w="622"/>
        <w:gridCol w:w="622"/>
        <w:gridCol w:w="738"/>
        <w:gridCol w:w="623"/>
      </w:tblGrid>
      <w:tr w:rsidR="009A57F3" w:rsidRPr="00192170" w14:paraId="38D07444" w14:textId="77777777" w:rsidTr="00086322">
        <w:trPr>
          <w:trHeight w:val="242"/>
        </w:trPr>
        <w:tc>
          <w:tcPr>
            <w:tcW w:w="471" w:type="pct"/>
            <w:tcBorders>
              <w:top w:val="single" w:sz="1" w:space="0" w:color="000000"/>
              <w:left w:val="single" w:sz="1" w:space="0" w:color="000000"/>
              <w:bottom w:val="single" w:sz="1" w:space="0" w:color="000000"/>
              <w:right w:val="single" w:sz="1" w:space="0" w:color="000000"/>
            </w:tcBorders>
            <w:shd w:val="clear" w:color="auto" w:fill="1F497D"/>
          </w:tcPr>
          <w:p w14:paraId="041F8398" w14:textId="77777777" w:rsidR="009A57F3" w:rsidRPr="00192170" w:rsidRDefault="009A57F3" w:rsidP="00086322">
            <w:pPr>
              <w:keepNext/>
              <w:spacing w:after="0"/>
              <w:jc w:val="center"/>
              <w:rPr>
                <w:b/>
                <w:bCs/>
                <w:color w:val="FFFFFF" w:themeColor="background1"/>
                <w:sz w:val="18"/>
                <w:szCs w:val="18"/>
              </w:rPr>
            </w:pPr>
            <w:r w:rsidRPr="00192170">
              <w:rPr>
                <w:b/>
                <w:bCs/>
                <w:color w:val="FFFFFF" w:themeColor="background1"/>
                <w:sz w:val="18"/>
                <w:szCs w:val="18"/>
              </w:rPr>
              <w:t>Funding Type</w:t>
            </w:r>
          </w:p>
        </w:tc>
        <w:tc>
          <w:tcPr>
            <w:tcW w:w="175" w:type="pct"/>
            <w:tcBorders>
              <w:top w:val="single" w:sz="1" w:space="0" w:color="000000"/>
              <w:left w:val="single" w:sz="1" w:space="0" w:color="000000"/>
              <w:bottom w:val="single" w:sz="1" w:space="0" w:color="000000"/>
              <w:right w:val="single" w:sz="1" w:space="0" w:color="000000"/>
            </w:tcBorders>
            <w:shd w:val="clear" w:color="auto" w:fill="1F497D"/>
            <w:tcMar>
              <w:top w:w="60" w:type="dxa"/>
              <w:left w:w="60" w:type="dxa"/>
              <w:bottom w:w="60" w:type="dxa"/>
              <w:right w:w="60" w:type="dxa"/>
            </w:tcMar>
            <w:vAlign w:val="center"/>
          </w:tcPr>
          <w:p w14:paraId="48080914" w14:textId="77777777" w:rsidR="009A57F3" w:rsidRPr="00192170" w:rsidRDefault="009A57F3" w:rsidP="00B81B3F">
            <w:pPr>
              <w:keepNext/>
              <w:spacing w:after="0"/>
              <w:jc w:val="center"/>
              <w:rPr>
                <w:b/>
                <w:bCs/>
                <w:sz w:val="18"/>
                <w:szCs w:val="18"/>
              </w:rPr>
            </w:pPr>
            <w:r w:rsidRPr="00192170">
              <w:rPr>
                <w:b/>
                <w:bCs/>
                <w:color w:val="FFFFFF" w:themeColor="background1"/>
                <w:sz w:val="18"/>
                <w:szCs w:val="18"/>
              </w:rPr>
              <w:t>Oct</w:t>
            </w:r>
          </w:p>
        </w:tc>
        <w:tc>
          <w:tcPr>
            <w:tcW w:w="175" w:type="pct"/>
            <w:tcBorders>
              <w:top w:val="single" w:sz="1" w:space="0" w:color="000000"/>
              <w:left w:val="single" w:sz="1" w:space="0" w:color="000000"/>
              <w:bottom w:val="single" w:sz="1" w:space="0" w:color="000000"/>
              <w:right w:val="single" w:sz="1" w:space="0" w:color="000000"/>
            </w:tcBorders>
            <w:shd w:val="clear" w:color="auto" w:fill="1F497D"/>
            <w:tcMar>
              <w:top w:w="60" w:type="dxa"/>
              <w:left w:w="60" w:type="dxa"/>
              <w:bottom w:w="60" w:type="dxa"/>
              <w:right w:w="60" w:type="dxa"/>
            </w:tcMar>
            <w:vAlign w:val="center"/>
          </w:tcPr>
          <w:p w14:paraId="77511A35" w14:textId="77777777" w:rsidR="009A57F3" w:rsidRPr="00192170" w:rsidRDefault="009A57F3" w:rsidP="00B81B3F">
            <w:pPr>
              <w:keepNext/>
              <w:spacing w:after="0"/>
              <w:jc w:val="center"/>
              <w:rPr>
                <w:b/>
                <w:bCs/>
                <w:sz w:val="18"/>
                <w:szCs w:val="18"/>
              </w:rPr>
            </w:pPr>
            <w:r w:rsidRPr="00192170">
              <w:rPr>
                <w:b/>
                <w:bCs/>
                <w:color w:val="FFFFFF" w:themeColor="background1"/>
                <w:sz w:val="18"/>
                <w:szCs w:val="18"/>
              </w:rPr>
              <w:t>Nov</w:t>
            </w:r>
          </w:p>
        </w:tc>
        <w:tc>
          <w:tcPr>
            <w:tcW w:w="175" w:type="pct"/>
            <w:tcBorders>
              <w:top w:val="single" w:sz="1" w:space="0" w:color="000000"/>
              <w:left w:val="single" w:sz="1" w:space="0" w:color="000000"/>
              <w:bottom w:val="single" w:sz="1" w:space="0" w:color="000000"/>
              <w:right w:val="single" w:sz="1" w:space="0" w:color="000000"/>
            </w:tcBorders>
            <w:shd w:val="clear" w:color="auto" w:fill="1F497D"/>
            <w:tcMar>
              <w:top w:w="60" w:type="dxa"/>
              <w:left w:w="60" w:type="dxa"/>
              <w:bottom w:w="60" w:type="dxa"/>
              <w:right w:w="60" w:type="dxa"/>
            </w:tcMar>
            <w:vAlign w:val="center"/>
          </w:tcPr>
          <w:p w14:paraId="7D674A34" w14:textId="77777777" w:rsidR="009A57F3" w:rsidRPr="00192170" w:rsidRDefault="009A57F3" w:rsidP="00B81B3F">
            <w:pPr>
              <w:keepNext/>
              <w:spacing w:after="0"/>
              <w:jc w:val="center"/>
              <w:rPr>
                <w:b/>
                <w:color w:val="FFFFFF"/>
                <w:sz w:val="18"/>
                <w:szCs w:val="18"/>
              </w:rPr>
            </w:pPr>
            <w:r w:rsidRPr="00192170">
              <w:rPr>
                <w:b/>
                <w:color w:val="FFFFFF"/>
                <w:sz w:val="18"/>
                <w:szCs w:val="18"/>
              </w:rPr>
              <w:t>Dec</w:t>
            </w:r>
          </w:p>
        </w:tc>
        <w:tc>
          <w:tcPr>
            <w:tcW w:w="175" w:type="pct"/>
            <w:tcBorders>
              <w:top w:val="single" w:sz="1" w:space="0" w:color="000000"/>
              <w:left w:val="single" w:sz="1" w:space="0" w:color="000000"/>
              <w:bottom w:val="single" w:sz="1" w:space="0" w:color="000000"/>
              <w:right w:val="single" w:sz="1" w:space="0" w:color="000000"/>
            </w:tcBorders>
            <w:shd w:val="clear" w:color="auto" w:fill="1F497D"/>
          </w:tcPr>
          <w:p w14:paraId="7E969CE8" w14:textId="77777777" w:rsidR="009A57F3" w:rsidRPr="00192170" w:rsidRDefault="009A57F3" w:rsidP="00B81B3F">
            <w:pPr>
              <w:keepNext/>
              <w:spacing w:after="0"/>
              <w:jc w:val="center"/>
              <w:rPr>
                <w:b/>
                <w:color w:val="FFFFFF"/>
                <w:sz w:val="18"/>
                <w:szCs w:val="18"/>
              </w:rPr>
            </w:pPr>
            <w:r w:rsidRPr="00192170">
              <w:rPr>
                <w:b/>
                <w:color w:val="FFFFFF"/>
                <w:sz w:val="18"/>
                <w:szCs w:val="18"/>
              </w:rPr>
              <w:t>Jan</w:t>
            </w:r>
          </w:p>
        </w:tc>
        <w:tc>
          <w:tcPr>
            <w:tcW w:w="175" w:type="pct"/>
            <w:tcBorders>
              <w:top w:val="single" w:sz="1" w:space="0" w:color="000000"/>
              <w:left w:val="single" w:sz="1" w:space="0" w:color="000000"/>
              <w:bottom w:val="single" w:sz="1" w:space="0" w:color="000000"/>
              <w:right w:val="single" w:sz="1" w:space="0" w:color="000000"/>
            </w:tcBorders>
            <w:shd w:val="clear" w:color="auto" w:fill="1F497D"/>
          </w:tcPr>
          <w:p w14:paraId="730E5F66" w14:textId="77777777" w:rsidR="009A57F3" w:rsidRPr="00192170" w:rsidRDefault="009A57F3" w:rsidP="00B81B3F">
            <w:pPr>
              <w:keepNext/>
              <w:spacing w:after="0"/>
              <w:jc w:val="center"/>
              <w:rPr>
                <w:b/>
                <w:color w:val="FFFFFF"/>
                <w:sz w:val="18"/>
                <w:szCs w:val="18"/>
              </w:rPr>
            </w:pPr>
            <w:r w:rsidRPr="00192170">
              <w:rPr>
                <w:b/>
                <w:color w:val="FFFFFF"/>
                <w:sz w:val="18"/>
                <w:szCs w:val="18"/>
              </w:rPr>
              <w:t>Feb</w:t>
            </w:r>
          </w:p>
        </w:tc>
        <w:tc>
          <w:tcPr>
            <w:tcW w:w="175" w:type="pct"/>
            <w:tcBorders>
              <w:top w:val="single" w:sz="1" w:space="0" w:color="000000"/>
              <w:left w:val="single" w:sz="1" w:space="0" w:color="000000"/>
              <w:bottom w:val="single" w:sz="1" w:space="0" w:color="000000"/>
              <w:right w:val="single" w:sz="1" w:space="0" w:color="000000"/>
            </w:tcBorders>
            <w:shd w:val="clear" w:color="auto" w:fill="1F497D"/>
          </w:tcPr>
          <w:p w14:paraId="096EB449" w14:textId="77777777" w:rsidR="009A57F3" w:rsidRPr="00192170" w:rsidRDefault="009A57F3" w:rsidP="00B81B3F">
            <w:pPr>
              <w:keepNext/>
              <w:spacing w:after="0"/>
              <w:jc w:val="center"/>
              <w:rPr>
                <w:b/>
                <w:color w:val="FFFFFF"/>
                <w:sz w:val="18"/>
                <w:szCs w:val="18"/>
              </w:rPr>
            </w:pPr>
            <w:r w:rsidRPr="00192170">
              <w:rPr>
                <w:b/>
                <w:color w:val="FFFFFF"/>
                <w:sz w:val="18"/>
                <w:szCs w:val="18"/>
              </w:rPr>
              <w:t>March</w:t>
            </w:r>
          </w:p>
        </w:tc>
        <w:tc>
          <w:tcPr>
            <w:tcW w:w="175" w:type="pct"/>
            <w:tcBorders>
              <w:top w:val="single" w:sz="1" w:space="0" w:color="000000"/>
              <w:left w:val="single" w:sz="1" w:space="0" w:color="000000"/>
              <w:bottom w:val="single" w:sz="1" w:space="0" w:color="000000"/>
              <w:right w:val="single" w:sz="1" w:space="0" w:color="000000"/>
            </w:tcBorders>
            <w:shd w:val="clear" w:color="auto" w:fill="1F497D"/>
          </w:tcPr>
          <w:p w14:paraId="7706FB1B" w14:textId="77777777" w:rsidR="009A57F3" w:rsidRPr="00192170" w:rsidRDefault="009A57F3" w:rsidP="00B81B3F">
            <w:pPr>
              <w:keepNext/>
              <w:spacing w:after="0"/>
              <w:jc w:val="center"/>
              <w:rPr>
                <w:b/>
                <w:color w:val="FFFFFF"/>
                <w:sz w:val="18"/>
                <w:szCs w:val="18"/>
              </w:rPr>
            </w:pPr>
            <w:r w:rsidRPr="00192170">
              <w:rPr>
                <w:b/>
                <w:color w:val="FFFFFF"/>
                <w:sz w:val="18"/>
                <w:szCs w:val="18"/>
              </w:rPr>
              <w:t>April</w:t>
            </w:r>
          </w:p>
        </w:tc>
        <w:tc>
          <w:tcPr>
            <w:tcW w:w="175" w:type="pct"/>
            <w:tcBorders>
              <w:top w:val="single" w:sz="1" w:space="0" w:color="000000"/>
              <w:left w:val="single" w:sz="1" w:space="0" w:color="000000"/>
              <w:bottom w:val="single" w:sz="1" w:space="0" w:color="000000"/>
              <w:right w:val="single" w:sz="1" w:space="0" w:color="000000"/>
            </w:tcBorders>
            <w:shd w:val="clear" w:color="auto" w:fill="1F497D"/>
          </w:tcPr>
          <w:p w14:paraId="61DC298D" w14:textId="77777777" w:rsidR="009A57F3" w:rsidRPr="00192170" w:rsidRDefault="009A57F3" w:rsidP="00B81B3F">
            <w:pPr>
              <w:keepNext/>
              <w:spacing w:after="0"/>
              <w:jc w:val="center"/>
              <w:rPr>
                <w:b/>
                <w:color w:val="FFFFFF"/>
                <w:sz w:val="18"/>
                <w:szCs w:val="18"/>
              </w:rPr>
            </w:pPr>
            <w:r w:rsidRPr="00192170">
              <w:rPr>
                <w:b/>
                <w:color w:val="FFFFFF"/>
                <w:sz w:val="18"/>
                <w:szCs w:val="18"/>
              </w:rPr>
              <w:t>May</w:t>
            </w:r>
          </w:p>
        </w:tc>
        <w:tc>
          <w:tcPr>
            <w:tcW w:w="175" w:type="pct"/>
            <w:tcBorders>
              <w:top w:val="single" w:sz="1" w:space="0" w:color="000000"/>
              <w:left w:val="single" w:sz="1" w:space="0" w:color="000000"/>
              <w:bottom w:val="single" w:sz="1" w:space="0" w:color="000000"/>
              <w:right w:val="single" w:sz="1" w:space="0" w:color="000000"/>
            </w:tcBorders>
            <w:shd w:val="clear" w:color="auto" w:fill="1F497D"/>
          </w:tcPr>
          <w:p w14:paraId="5632F20B" w14:textId="77777777" w:rsidR="009A57F3" w:rsidRPr="00192170" w:rsidRDefault="009A57F3" w:rsidP="00B81B3F">
            <w:pPr>
              <w:keepNext/>
              <w:spacing w:after="0"/>
              <w:jc w:val="center"/>
              <w:rPr>
                <w:b/>
                <w:color w:val="FFFFFF"/>
                <w:sz w:val="18"/>
                <w:szCs w:val="18"/>
              </w:rPr>
            </w:pPr>
            <w:r w:rsidRPr="00192170">
              <w:rPr>
                <w:b/>
                <w:color w:val="FFFFFF"/>
                <w:sz w:val="18"/>
                <w:szCs w:val="18"/>
              </w:rPr>
              <w:t>June</w:t>
            </w:r>
          </w:p>
        </w:tc>
        <w:tc>
          <w:tcPr>
            <w:tcW w:w="175" w:type="pct"/>
            <w:tcBorders>
              <w:top w:val="single" w:sz="1" w:space="0" w:color="000000"/>
              <w:left w:val="single" w:sz="1" w:space="0" w:color="000000"/>
              <w:bottom w:val="single" w:sz="1" w:space="0" w:color="000000"/>
              <w:right w:val="single" w:sz="1" w:space="0" w:color="000000"/>
            </w:tcBorders>
            <w:shd w:val="clear" w:color="auto" w:fill="1F497D"/>
          </w:tcPr>
          <w:p w14:paraId="7B7C7871" w14:textId="77777777" w:rsidR="009A57F3" w:rsidRPr="00192170" w:rsidRDefault="009A57F3" w:rsidP="00B81B3F">
            <w:pPr>
              <w:keepNext/>
              <w:spacing w:after="0"/>
              <w:jc w:val="center"/>
              <w:rPr>
                <w:b/>
                <w:color w:val="FFFFFF"/>
                <w:sz w:val="18"/>
                <w:szCs w:val="18"/>
              </w:rPr>
            </w:pPr>
            <w:r w:rsidRPr="00192170">
              <w:rPr>
                <w:b/>
                <w:color w:val="FFFFFF"/>
                <w:sz w:val="18"/>
                <w:szCs w:val="18"/>
              </w:rPr>
              <w:t>July</w:t>
            </w:r>
          </w:p>
        </w:tc>
        <w:tc>
          <w:tcPr>
            <w:tcW w:w="175" w:type="pct"/>
            <w:tcBorders>
              <w:top w:val="single" w:sz="1" w:space="0" w:color="000000"/>
              <w:left w:val="single" w:sz="1" w:space="0" w:color="000000"/>
              <w:bottom w:val="single" w:sz="1" w:space="0" w:color="000000"/>
              <w:right w:val="single" w:sz="1" w:space="0" w:color="000000"/>
            </w:tcBorders>
            <w:shd w:val="clear" w:color="auto" w:fill="1F497D"/>
          </w:tcPr>
          <w:p w14:paraId="71258F31" w14:textId="77777777" w:rsidR="009A57F3" w:rsidRPr="00192170" w:rsidRDefault="009A57F3" w:rsidP="00B81B3F">
            <w:pPr>
              <w:keepNext/>
              <w:spacing w:after="0"/>
              <w:jc w:val="center"/>
              <w:rPr>
                <w:b/>
                <w:color w:val="FFFFFF"/>
                <w:sz w:val="18"/>
                <w:szCs w:val="18"/>
              </w:rPr>
            </w:pPr>
            <w:r w:rsidRPr="00192170">
              <w:rPr>
                <w:b/>
                <w:color w:val="FFFFFF"/>
                <w:sz w:val="18"/>
                <w:szCs w:val="18"/>
              </w:rPr>
              <w:t>August</w:t>
            </w:r>
          </w:p>
        </w:tc>
        <w:tc>
          <w:tcPr>
            <w:tcW w:w="175" w:type="pct"/>
            <w:tcBorders>
              <w:top w:val="single" w:sz="1" w:space="0" w:color="000000"/>
              <w:left w:val="single" w:sz="1" w:space="0" w:color="000000"/>
              <w:bottom w:val="single" w:sz="1" w:space="0" w:color="000000"/>
              <w:right w:val="single" w:sz="1" w:space="0" w:color="000000"/>
            </w:tcBorders>
            <w:shd w:val="clear" w:color="auto" w:fill="1F497D"/>
          </w:tcPr>
          <w:p w14:paraId="48F34CA7" w14:textId="77777777" w:rsidR="009A57F3" w:rsidRPr="00192170" w:rsidRDefault="009A57F3" w:rsidP="00B81B3F">
            <w:pPr>
              <w:keepNext/>
              <w:spacing w:after="0"/>
              <w:jc w:val="center"/>
              <w:rPr>
                <w:b/>
                <w:color w:val="FFFFFF"/>
                <w:sz w:val="18"/>
                <w:szCs w:val="18"/>
              </w:rPr>
            </w:pPr>
            <w:r w:rsidRPr="00192170">
              <w:rPr>
                <w:b/>
                <w:color w:val="FFFFFF"/>
                <w:sz w:val="18"/>
                <w:szCs w:val="18"/>
              </w:rPr>
              <w:t>Sept</w:t>
            </w:r>
          </w:p>
        </w:tc>
      </w:tr>
      <w:tr w:rsidR="009A57F3" w:rsidRPr="00192170" w14:paraId="14786ACA" w14:textId="77777777" w:rsidTr="00192170">
        <w:trPr>
          <w:trHeight w:val="356"/>
        </w:trPr>
        <w:tc>
          <w:tcPr>
            <w:tcW w:w="471" w:type="pct"/>
            <w:tcBorders>
              <w:top w:val="single" w:sz="1" w:space="0" w:color="000000"/>
              <w:left w:val="single" w:sz="1" w:space="0" w:color="000000"/>
              <w:bottom w:val="single" w:sz="1" w:space="0" w:color="000000"/>
              <w:right w:val="single" w:sz="1" w:space="0" w:color="000000"/>
            </w:tcBorders>
            <w:shd w:val="clear" w:color="auto" w:fill="auto"/>
          </w:tcPr>
          <w:p w14:paraId="30092720" w14:textId="77777777" w:rsidR="009A57F3" w:rsidRPr="00192170" w:rsidRDefault="009A57F3" w:rsidP="00B81B3F">
            <w:pPr>
              <w:keepNext/>
              <w:rPr>
                <w:sz w:val="18"/>
                <w:szCs w:val="18"/>
              </w:rPr>
            </w:pPr>
            <w:r w:rsidRPr="00192170">
              <w:rPr>
                <w:sz w:val="18"/>
                <w:szCs w:val="18"/>
              </w:rPr>
              <w:t>VT1500000</w:t>
            </w:r>
          </w:p>
        </w:tc>
        <w:tc>
          <w:tcPr>
            <w:tcW w:w="175" w:type="pct"/>
            <w:tcBorders>
              <w:top w:val="single" w:sz="1" w:space="0" w:color="000000"/>
              <w:left w:val="single" w:sz="1" w:space="0" w:color="000000"/>
              <w:bottom w:val="single" w:sz="1" w:space="0" w:color="000000"/>
              <w:right w:val="single" w:sz="1" w:space="0" w:color="000000"/>
            </w:tcBorders>
            <w:shd w:val="clear" w:color="auto" w:fill="auto"/>
            <w:tcMar>
              <w:top w:w="60" w:type="dxa"/>
              <w:left w:w="60" w:type="dxa"/>
              <w:bottom w:w="60" w:type="dxa"/>
              <w:right w:w="60" w:type="dxa"/>
            </w:tcMar>
          </w:tcPr>
          <w:p w14:paraId="6A2EC8F8" w14:textId="77777777" w:rsidR="009A57F3" w:rsidRPr="00192170" w:rsidRDefault="009A57F3" w:rsidP="00B81B3F">
            <w:pPr>
              <w:keepNext/>
              <w:jc w:val="right"/>
              <w:rPr>
                <w:sz w:val="18"/>
                <w:szCs w:val="18"/>
              </w:rPr>
            </w:pPr>
          </w:p>
        </w:tc>
        <w:tc>
          <w:tcPr>
            <w:tcW w:w="175" w:type="pct"/>
            <w:tcBorders>
              <w:top w:val="single" w:sz="1" w:space="0" w:color="000000"/>
              <w:left w:val="single" w:sz="1" w:space="0" w:color="000000"/>
              <w:bottom w:val="single" w:sz="1" w:space="0" w:color="000000"/>
              <w:right w:val="single" w:sz="1" w:space="0" w:color="000000"/>
            </w:tcBorders>
            <w:shd w:val="clear" w:color="auto" w:fill="auto"/>
            <w:tcMar>
              <w:top w:w="60" w:type="dxa"/>
              <w:left w:w="60" w:type="dxa"/>
              <w:bottom w:w="60" w:type="dxa"/>
              <w:right w:w="60" w:type="dxa"/>
            </w:tcMar>
          </w:tcPr>
          <w:p w14:paraId="1FE0C3D6" w14:textId="77777777" w:rsidR="009A57F3" w:rsidRPr="00192170" w:rsidRDefault="009A57F3" w:rsidP="00B81B3F">
            <w:pPr>
              <w:keepNext/>
              <w:jc w:val="right"/>
              <w:rPr>
                <w:sz w:val="18"/>
                <w:szCs w:val="18"/>
              </w:rPr>
            </w:pPr>
          </w:p>
        </w:tc>
        <w:tc>
          <w:tcPr>
            <w:tcW w:w="175" w:type="pct"/>
            <w:tcBorders>
              <w:top w:val="single" w:sz="1" w:space="0" w:color="000000"/>
              <w:left w:val="single" w:sz="1" w:space="0" w:color="000000"/>
              <w:bottom w:val="single" w:sz="1" w:space="0" w:color="000000"/>
              <w:right w:val="single" w:sz="1" w:space="0" w:color="000000"/>
            </w:tcBorders>
            <w:shd w:val="clear" w:color="auto" w:fill="auto"/>
            <w:tcMar>
              <w:top w:w="60" w:type="dxa"/>
              <w:left w:w="60" w:type="dxa"/>
              <w:bottom w:w="60" w:type="dxa"/>
              <w:right w:w="60" w:type="dxa"/>
            </w:tcMar>
          </w:tcPr>
          <w:p w14:paraId="0CC5B83F" w14:textId="77777777" w:rsidR="009A57F3" w:rsidRPr="00192170" w:rsidRDefault="009A57F3" w:rsidP="00B81B3F">
            <w:pPr>
              <w:keepNext/>
              <w:jc w:val="right"/>
              <w:rPr>
                <w:sz w:val="18"/>
                <w:szCs w:val="18"/>
              </w:rPr>
            </w:pPr>
          </w:p>
        </w:tc>
        <w:tc>
          <w:tcPr>
            <w:tcW w:w="175" w:type="pct"/>
            <w:tcBorders>
              <w:top w:val="single" w:sz="1" w:space="0" w:color="000000"/>
              <w:left w:val="single" w:sz="1" w:space="0" w:color="000000"/>
              <w:bottom w:val="single" w:sz="1" w:space="0" w:color="000000"/>
              <w:right w:val="single" w:sz="1" w:space="0" w:color="000000"/>
            </w:tcBorders>
            <w:shd w:val="clear" w:color="auto" w:fill="auto"/>
          </w:tcPr>
          <w:p w14:paraId="1839F1A7" w14:textId="77777777" w:rsidR="009A57F3" w:rsidRPr="00192170" w:rsidRDefault="009A57F3" w:rsidP="00B81B3F">
            <w:pPr>
              <w:keepNext/>
              <w:jc w:val="right"/>
              <w:rPr>
                <w:sz w:val="18"/>
                <w:szCs w:val="18"/>
              </w:rPr>
            </w:pPr>
          </w:p>
        </w:tc>
        <w:tc>
          <w:tcPr>
            <w:tcW w:w="175" w:type="pct"/>
            <w:tcBorders>
              <w:top w:val="single" w:sz="1" w:space="0" w:color="000000"/>
              <w:left w:val="single" w:sz="1" w:space="0" w:color="000000"/>
              <w:bottom w:val="single" w:sz="1" w:space="0" w:color="000000"/>
              <w:right w:val="single" w:sz="1" w:space="0" w:color="000000"/>
            </w:tcBorders>
            <w:shd w:val="clear" w:color="auto" w:fill="auto"/>
          </w:tcPr>
          <w:p w14:paraId="01F83FF4" w14:textId="77777777" w:rsidR="009A57F3" w:rsidRPr="00192170" w:rsidRDefault="009A57F3" w:rsidP="00B81B3F">
            <w:pPr>
              <w:keepNext/>
              <w:jc w:val="right"/>
              <w:rPr>
                <w:sz w:val="18"/>
                <w:szCs w:val="18"/>
              </w:rPr>
            </w:pPr>
          </w:p>
        </w:tc>
        <w:tc>
          <w:tcPr>
            <w:tcW w:w="175" w:type="pct"/>
            <w:tcBorders>
              <w:top w:val="single" w:sz="1" w:space="0" w:color="000000"/>
              <w:left w:val="single" w:sz="1" w:space="0" w:color="000000"/>
              <w:bottom w:val="single" w:sz="1" w:space="0" w:color="000000"/>
              <w:right w:val="single" w:sz="1" w:space="0" w:color="000000"/>
            </w:tcBorders>
            <w:shd w:val="clear" w:color="auto" w:fill="auto"/>
          </w:tcPr>
          <w:p w14:paraId="2BBA3488" w14:textId="77777777" w:rsidR="009A57F3" w:rsidRPr="00192170" w:rsidRDefault="009A57F3" w:rsidP="00B81B3F">
            <w:pPr>
              <w:keepNext/>
              <w:jc w:val="right"/>
              <w:rPr>
                <w:sz w:val="18"/>
                <w:szCs w:val="18"/>
              </w:rPr>
            </w:pPr>
          </w:p>
        </w:tc>
        <w:tc>
          <w:tcPr>
            <w:tcW w:w="175" w:type="pct"/>
            <w:tcBorders>
              <w:top w:val="single" w:sz="1" w:space="0" w:color="000000"/>
              <w:left w:val="single" w:sz="1" w:space="0" w:color="000000"/>
              <w:bottom w:val="single" w:sz="1" w:space="0" w:color="000000"/>
              <w:right w:val="single" w:sz="1" w:space="0" w:color="000000"/>
            </w:tcBorders>
            <w:shd w:val="clear" w:color="auto" w:fill="auto"/>
          </w:tcPr>
          <w:p w14:paraId="217E046D" w14:textId="77777777" w:rsidR="009A57F3" w:rsidRPr="00192170" w:rsidRDefault="009A57F3" w:rsidP="00B81B3F">
            <w:pPr>
              <w:keepNext/>
              <w:jc w:val="right"/>
              <w:rPr>
                <w:sz w:val="18"/>
                <w:szCs w:val="18"/>
              </w:rPr>
            </w:pPr>
          </w:p>
        </w:tc>
        <w:tc>
          <w:tcPr>
            <w:tcW w:w="175" w:type="pct"/>
            <w:tcBorders>
              <w:top w:val="single" w:sz="1" w:space="0" w:color="000000"/>
              <w:left w:val="single" w:sz="1" w:space="0" w:color="000000"/>
              <w:bottom w:val="single" w:sz="1" w:space="0" w:color="000000"/>
              <w:right w:val="single" w:sz="1" w:space="0" w:color="000000"/>
            </w:tcBorders>
            <w:shd w:val="clear" w:color="auto" w:fill="auto"/>
          </w:tcPr>
          <w:p w14:paraId="7A7C8ADB" w14:textId="77777777" w:rsidR="009A57F3" w:rsidRPr="00192170" w:rsidRDefault="009A57F3" w:rsidP="00B81B3F">
            <w:pPr>
              <w:keepNext/>
              <w:jc w:val="right"/>
              <w:rPr>
                <w:sz w:val="18"/>
                <w:szCs w:val="18"/>
              </w:rPr>
            </w:pPr>
          </w:p>
        </w:tc>
        <w:tc>
          <w:tcPr>
            <w:tcW w:w="175" w:type="pct"/>
            <w:tcBorders>
              <w:top w:val="single" w:sz="1" w:space="0" w:color="000000"/>
              <w:left w:val="single" w:sz="1" w:space="0" w:color="000000"/>
              <w:bottom w:val="single" w:sz="1" w:space="0" w:color="000000"/>
              <w:right w:val="single" w:sz="1" w:space="0" w:color="000000"/>
            </w:tcBorders>
            <w:shd w:val="clear" w:color="auto" w:fill="auto"/>
          </w:tcPr>
          <w:p w14:paraId="16E7FBC8" w14:textId="77777777" w:rsidR="009A57F3" w:rsidRPr="00192170" w:rsidRDefault="009A57F3" w:rsidP="00B81B3F">
            <w:pPr>
              <w:keepNext/>
              <w:jc w:val="right"/>
              <w:rPr>
                <w:sz w:val="18"/>
                <w:szCs w:val="18"/>
              </w:rPr>
            </w:pPr>
          </w:p>
        </w:tc>
        <w:tc>
          <w:tcPr>
            <w:tcW w:w="175" w:type="pct"/>
            <w:tcBorders>
              <w:top w:val="single" w:sz="1" w:space="0" w:color="000000"/>
              <w:left w:val="single" w:sz="1" w:space="0" w:color="000000"/>
              <w:bottom w:val="single" w:sz="1" w:space="0" w:color="000000"/>
              <w:right w:val="single" w:sz="1" w:space="0" w:color="000000"/>
            </w:tcBorders>
            <w:shd w:val="clear" w:color="auto" w:fill="auto"/>
          </w:tcPr>
          <w:p w14:paraId="5CB2E3D2" w14:textId="77777777" w:rsidR="009A57F3" w:rsidRPr="00192170" w:rsidRDefault="009A57F3" w:rsidP="00B81B3F">
            <w:pPr>
              <w:keepNext/>
              <w:jc w:val="right"/>
              <w:rPr>
                <w:sz w:val="18"/>
                <w:szCs w:val="18"/>
              </w:rPr>
            </w:pPr>
          </w:p>
        </w:tc>
        <w:tc>
          <w:tcPr>
            <w:tcW w:w="175" w:type="pct"/>
            <w:tcBorders>
              <w:top w:val="single" w:sz="1" w:space="0" w:color="000000"/>
              <w:left w:val="single" w:sz="1" w:space="0" w:color="000000"/>
              <w:bottom w:val="single" w:sz="1" w:space="0" w:color="000000"/>
              <w:right w:val="single" w:sz="1" w:space="0" w:color="000000"/>
            </w:tcBorders>
            <w:shd w:val="clear" w:color="auto" w:fill="auto"/>
          </w:tcPr>
          <w:p w14:paraId="55DAEA05" w14:textId="77777777" w:rsidR="009A57F3" w:rsidRPr="00192170" w:rsidRDefault="009A57F3" w:rsidP="00B81B3F">
            <w:pPr>
              <w:keepNext/>
              <w:jc w:val="right"/>
              <w:rPr>
                <w:sz w:val="18"/>
                <w:szCs w:val="18"/>
              </w:rPr>
            </w:pPr>
          </w:p>
        </w:tc>
        <w:tc>
          <w:tcPr>
            <w:tcW w:w="175" w:type="pct"/>
            <w:tcBorders>
              <w:top w:val="single" w:sz="1" w:space="0" w:color="000000"/>
              <w:left w:val="single" w:sz="1" w:space="0" w:color="000000"/>
              <w:bottom w:val="single" w:sz="1" w:space="0" w:color="000000"/>
              <w:right w:val="single" w:sz="1" w:space="0" w:color="000000"/>
            </w:tcBorders>
            <w:shd w:val="clear" w:color="auto" w:fill="auto"/>
          </w:tcPr>
          <w:p w14:paraId="4A50AFE3" w14:textId="77777777" w:rsidR="009A57F3" w:rsidRPr="00192170" w:rsidRDefault="009A57F3" w:rsidP="00B81B3F">
            <w:pPr>
              <w:keepNext/>
              <w:jc w:val="right"/>
              <w:rPr>
                <w:sz w:val="18"/>
                <w:szCs w:val="18"/>
              </w:rPr>
            </w:pPr>
          </w:p>
        </w:tc>
      </w:tr>
      <w:tr w:rsidR="009A57F3" w:rsidRPr="00192170" w14:paraId="187C43F6" w14:textId="77777777" w:rsidTr="00192170">
        <w:trPr>
          <w:trHeight w:val="356"/>
        </w:trPr>
        <w:tc>
          <w:tcPr>
            <w:tcW w:w="471" w:type="pct"/>
            <w:tcBorders>
              <w:top w:val="single" w:sz="1" w:space="0" w:color="000000"/>
              <w:left w:val="single" w:sz="1" w:space="0" w:color="000000"/>
              <w:bottom w:val="single" w:sz="1" w:space="0" w:color="000000"/>
              <w:right w:val="single" w:sz="1" w:space="0" w:color="000000"/>
            </w:tcBorders>
            <w:shd w:val="clear" w:color="auto" w:fill="auto"/>
          </w:tcPr>
          <w:p w14:paraId="6AA57A42" w14:textId="77777777" w:rsidR="009A57F3" w:rsidRPr="00192170" w:rsidRDefault="009A57F3" w:rsidP="00B81B3F">
            <w:pPr>
              <w:keepNext/>
              <w:rPr>
                <w:sz w:val="18"/>
                <w:szCs w:val="18"/>
              </w:rPr>
            </w:pPr>
            <w:r w:rsidRPr="00192170">
              <w:rPr>
                <w:sz w:val="18"/>
                <w:szCs w:val="18"/>
              </w:rPr>
              <w:t>Operating</w:t>
            </w:r>
          </w:p>
        </w:tc>
        <w:tc>
          <w:tcPr>
            <w:tcW w:w="175" w:type="pct"/>
            <w:tcBorders>
              <w:top w:val="single" w:sz="1" w:space="0" w:color="000000"/>
              <w:left w:val="single" w:sz="1" w:space="0" w:color="000000"/>
              <w:bottom w:val="single" w:sz="1" w:space="0" w:color="000000"/>
              <w:right w:val="single" w:sz="1" w:space="0" w:color="000000"/>
            </w:tcBorders>
            <w:shd w:val="clear" w:color="auto" w:fill="auto"/>
            <w:tcMar>
              <w:top w:w="60" w:type="dxa"/>
              <w:left w:w="60" w:type="dxa"/>
              <w:bottom w:w="60" w:type="dxa"/>
              <w:right w:w="60" w:type="dxa"/>
            </w:tcMar>
          </w:tcPr>
          <w:p w14:paraId="69501CA0" w14:textId="77777777" w:rsidR="009A57F3" w:rsidRPr="00192170" w:rsidRDefault="009A57F3" w:rsidP="00B81B3F">
            <w:pPr>
              <w:keepNext/>
              <w:jc w:val="right"/>
              <w:rPr>
                <w:sz w:val="18"/>
                <w:szCs w:val="18"/>
              </w:rPr>
            </w:pPr>
          </w:p>
        </w:tc>
        <w:tc>
          <w:tcPr>
            <w:tcW w:w="175" w:type="pct"/>
            <w:tcBorders>
              <w:top w:val="single" w:sz="1" w:space="0" w:color="000000"/>
              <w:left w:val="single" w:sz="1" w:space="0" w:color="000000"/>
              <w:bottom w:val="single" w:sz="1" w:space="0" w:color="000000"/>
              <w:right w:val="single" w:sz="1" w:space="0" w:color="000000"/>
            </w:tcBorders>
            <w:shd w:val="clear" w:color="auto" w:fill="auto"/>
            <w:tcMar>
              <w:top w:w="60" w:type="dxa"/>
              <w:left w:w="60" w:type="dxa"/>
              <w:bottom w:w="60" w:type="dxa"/>
              <w:right w:w="60" w:type="dxa"/>
            </w:tcMar>
          </w:tcPr>
          <w:p w14:paraId="4167207C" w14:textId="77777777" w:rsidR="009A57F3" w:rsidRPr="00192170" w:rsidRDefault="009A57F3" w:rsidP="00B81B3F">
            <w:pPr>
              <w:keepNext/>
              <w:jc w:val="right"/>
              <w:rPr>
                <w:sz w:val="18"/>
                <w:szCs w:val="18"/>
              </w:rPr>
            </w:pPr>
          </w:p>
        </w:tc>
        <w:tc>
          <w:tcPr>
            <w:tcW w:w="175" w:type="pct"/>
            <w:tcBorders>
              <w:top w:val="single" w:sz="1" w:space="0" w:color="000000"/>
              <w:left w:val="single" w:sz="1" w:space="0" w:color="000000"/>
              <w:bottom w:val="single" w:sz="1" w:space="0" w:color="000000"/>
              <w:right w:val="single" w:sz="1" w:space="0" w:color="000000"/>
            </w:tcBorders>
            <w:shd w:val="clear" w:color="auto" w:fill="auto"/>
            <w:tcMar>
              <w:top w:w="60" w:type="dxa"/>
              <w:left w:w="60" w:type="dxa"/>
              <w:bottom w:w="60" w:type="dxa"/>
              <w:right w:w="60" w:type="dxa"/>
            </w:tcMar>
          </w:tcPr>
          <w:p w14:paraId="2C560047" w14:textId="77777777" w:rsidR="009A57F3" w:rsidRPr="00192170" w:rsidRDefault="009A57F3" w:rsidP="00B81B3F">
            <w:pPr>
              <w:keepNext/>
              <w:jc w:val="right"/>
              <w:rPr>
                <w:sz w:val="18"/>
                <w:szCs w:val="18"/>
              </w:rPr>
            </w:pPr>
          </w:p>
        </w:tc>
        <w:tc>
          <w:tcPr>
            <w:tcW w:w="175" w:type="pct"/>
            <w:tcBorders>
              <w:top w:val="single" w:sz="1" w:space="0" w:color="000000"/>
              <w:left w:val="single" w:sz="1" w:space="0" w:color="000000"/>
              <w:bottom w:val="single" w:sz="1" w:space="0" w:color="000000"/>
              <w:right w:val="single" w:sz="1" w:space="0" w:color="000000"/>
            </w:tcBorders>
            <w:shd w:val="clear" w:color="auto" w:fill="auto"/>
          </w:tcPr>
          <w:p w14:paraId="7A55655A" w14:textId="77777777" w:rsidR="009A57F3" w:rsidRPr="00192170" w:rsidRDefault="009A57F3" w:rsidP="00B81B3F">
            <w:pPr>
              <w:keepNext/>
              <w:jc w:val="right"/>
              <w:rPr>
                <w:sz w:val="18"/>
                <w:szCs w:val="18"/>
              </w:rPr>
            </w:pPr>
          </w:p>
        </w:tc>
        <w:tc>
          <w:tcPr>
            <w:tcW w:w="175" w:type="pct"/>
            <w:tcBorders>
              <w:top w:val="single" w:sz="1" w:space="0" w:color="000000"/>
              <w:left w:val="single" w:sz="1" w:space="0" w:color="000000"/>
              <w:bottom w:val="single" w:sz="1" w:space="0" w:color="000000"/>
              <w:right w:val="single" w:sz="1" w:space="0" w:color="000000"/>
            </w:tcBorders>
            <w:shd w:val="clear" w:color="auto" w:fill="auto"/>
          </w:tcPr>
          <w:p w14:paraId="391E2B6D" w14:textId="77777777" w:rsidR="009A57F3" w:rsidRPr="00192170" w:rsidRDefault="009A57F3" w:rsidP="00B81B3F">
            <w:pPr>
              <w:keepNext/>
              <w:jc w:val="right"/>
              <w:rPr>
                <w:sz w:val="18"/>
                <w:szCs w:val="18"/>
              </w:rPr>
            </w:pPr>
          </w:p>
        </w:tc>
        <w:tc>
          <w:tcPr>
            <w:tcW w:w="175" w:type="pct"/>
            <w:tcBorders>
              <w:top w:val="single" w:sz="1" w:space="0" w:color="000000"/>
              <w:left w:val="single" w:sz="1" w:space="0" w:color="000000"/>
              <w:bottom w:val="single" w:sz="1" w:space="0" w:color="000000"/>
              <w:right w:val="single" w:sz="1" w:space="0" w:color="000000"/>
            </w:tcBorders>
            <w:shd w:val="clear" w:color="auto" w:fill="auto"/>
          </w:tcPr>
          <w:p w14:paraId="5574C6A5" w14:textId="77777777" w:rsidR="009A57F3" w:rsidRPr="00192170" w:rsidRDefault="009A57F3" w:rsidP="00B81B3F">
            <w:pPr>
              <w:keepNext/>
              <w:jc w:val="right"/>
              <w:rPr>
                <w:sz w:val="18"/>
                <w:szCs w:val="18"/>
              </w:rPr>
            </w:pPr>
          </w:p>
        </w:tc>
        <w:tc>
          <w:tcPr>
            <w:tcW w:w="175" w:type="pct"/>
            <w:tcBorders>
              <w:top w:val="single" w:sz="1" w:space="0" w:color="000000"/>
              <w:left w:val="single" w:sz="1" w:space="0" w:color="000000"/>
              <w:bottom w:val="single" w:sz="1" w:space="0" w:color="000000"/>
              <w:right w:val="single" w:sz="1" w:space="0" w:color="000000"/>
            </w:tcBorders>
            <w:shd w:val="clear" w:color="auto" w:fill="auto"/>
          </w:tcPr>
          <w:p w14:paraId="7BF57DCE" w14:textId="77777777" w:rsidR="009A57F3" w:rsidRPr="00192170" w:rsidRDefault="009A57F3" w:rsidP="00B81B3F">
            <w:pPr>
              <w:keepNext/>
              <w:jc w:val="right"/>
              <w:rPr>
                <w:sz w:val="18"/>
                <w:szCs w:val="18"/>
              </w:rPr>
            </w:pPr>
          </w:p>
        </w:tc>
        <w:tc>
          <w:tcPr>
            <w:tcW w:w="175" w:type="pct"/>
            <w:tcBorders>
              <w:top w:val="single" w:sz="1" w:space="0" w:color="000000"/>
              <w:left w:val="single" w:sz="1" w:space="0" w:color="000000"/>
              <w:bottom w:val="single" w:sz="1" w:space="0" w:color="000000"/>
              <w:right w:val="single" w:sz="1" w:space="0" w:color="000000"/>
            </w:tcBorders>
            <w:shd w:val="clear" w:color="auto" w:fill="auto"/>
          </w:tcPr>
          <w:p w14:paraId="13E84E2F" w14:textId="77777777" w:rsidR="009A57F3" w:rsidRPr="00192170" w:rsidRDefault="009A57F3" w:rsidP="00B81B3F">
            <w:pPr>
              <w:keepNext/>
              <w:jc w:val="right"/>
              <w:rPr>
                <w:sz w:val="18"/>
                <w:szCs w:val="18"/>
              </w:rPr>
            </w:pPr>
          </w:p>
        </w:tc>
        <w:tc>
          <w:tcPr>
            <w:tcW w:w="175" w:type="pct"/>
            <w:tcBorders>
              <w:top w:val="single" w:sz="1" w:space="0" w:color="000000"/>
              <w:left w:val="single" w:sz="1" w:space="0" w:color="000000"/>
              <w:bottom w:val="single" w:sz="1" w:space="0" w:color="000000"/>
              <w:right w:val="single" w:sz="1" w:space="0" w:color="000000"/>
            </w:tcBorders>
            <w:shd w:val="clear" w:color="auto" w:fill="auto"/>
          </w:tcPr>
          <w:p w14:paraId="520C2EC6" w14:textId="77777777" w:rsidR="009A57F3" w:rsidRPr="00192170" w:rsidRDefault="009A57F3" w:rsidP="00B81B3F">
            <w:pPr>
              <w:keepNext/>
              <w:jc w:val="right"/>
              <w:rPr>
                <w:sz w:val="18"/>
                <w:szCs w:val="18"/>
              </w:rPr>
            </w:pPr>
          </w:p>
        </w:tc>
        <w:tc>
          <w:tcPr>
            <w:tcW w:w="175" w:type="pct"/>
            <w:tcBorders>
              <w:top w:val="single" w:sz="1" w:space="0" w:color="000000"/>
              <w:left w:val="single" w:sz="1" w:space="0" w:color="000000"/>
              <w:bottom w:val="single" w:sz="1" w:space="0" w:color="000000"/>
              <w:right w:val="single" w:sz="1" w:space="0" w:color="000000"/>
            </w:tcBorders>
            <w:shd w:val="clear" w:color="auto" w:fill="auto"/>
          </w:tcPr>
          <w:p w14:paraId="386B49A2" w14:textId="77777777" w:rsidR="009A57F3" w:rsidRPr="00192170" w:rsidRDefault="009A57F3" w:rsidP="00B81B3F">
            <w:pPr>
              <w:keepNext/>
              <w:jc w:val="right"/>
              <w:rPr>
                <w:sz w:val="18"/>
                <w:szCs w:val="18"/>
              </w:rPr>
            </w:pPr>
          </w:p>
        </w:tc>
        <w:tc>
          <w:tcPr>
            <w:tcW w:w="175" w:type="pct"/>
            <w:tcBorders>
              <w:top w:val="single" w:sz="1" w:space="0" w:color="000000"/>
              <w:left w:val="single" w:sz="1" w:space="0" w:color="000000"/>
              <w:bottom w:val="single" w:sz="1" w:space="0" w:color="000000"/>
              <w:right w:val="single" w:sz="1" w:space="0" w:color="000000"/>
            </w:tcBorders>
            <w:shd w:val="clear" w:color="auto" w:fill="auto"/>
          </w:tcPr>
          <w:p w14:paraId="06F48E51" w14:textId="77777777" w:rsidR="009A57F3" w:rsidRPr="00192170" w:rsidRDefault="009A57F3" w:rsidP="00B81B3F">
            <w:pPr>
              <w:keepNext/>
              <w:jc w:val="right"/>
              <w:rPr>
                <w:sz w:val="18"/>
                <w:szCs w:val="18"/>
              </w:rPr>
            </w:pPr>
          </w:p>
        </w:tc>
        <w:tc>
          <w:tcPr>
            <w:tcW w:w="175" w:type="pct"/>
            <w:tcBorders>
              <w:top w:val="single" w:sz="1" w:space="0" w:color="000000"/>
              <w:left w:val="single" w:sz="1" w:space="0" w:color="000000"/>
              <w:bottom w:val="single" w:sz="1" w:space="0" w:color="000000"/>
              <w:right w:val="single" w:sz="1" w:space="0" w:color="000000"/>
            </w:tcBorders>
            <w:shd w:val="clear" w:color="auto" w:fill="auto"/>
          </w:tcPr>
          <w:p w14:paraId="6F047152" w14:textId="77777777" w:rsidR="009A57F3" w:rsidRPr="00192170" w:rsidRDefault="009A57F3" w:rsidP="00B81B3F">
            <w:pPr>
              <w:keepNext/>
              <w:jc w:val="right"/>
              <w:rPr>
                <w:sz w:val="18"/>
                <w:szCs w:val="18"/>
              </w:rPr>
            </w:pPr>
          </w:p>
        </w:tc>
      </w:tr>
      <w:tr w:rsidR="009A57F3" w:rsidRPr="00192170" w14:paraId="345FEC03" w14:textId="77777777" w:rsidTr="00192170">
        <w:trPr>
          <w:trHeight w:val="356"/>
        </w:trPr>
        <w:tc>
          <w:tcPr>
            <w:tcW w:w="471" w:type="pct"/>
            <w:tcBorders>
              <w:top w:val="single" w:sz="1" w:space="0" w:color="000000"/>
              <w:left w:val="single" w:sz="1" w:space="0" w:color="000000"/>
              <w:bottom w:val="single" w:sz="1" w:space="0" w:color="000000"/>
              <w:right w:val="single" w:sz="1" w:space="0" w:color="000000"/>
            </w:tcBorders>
            <w:shd w:val="clear" w:color="auto" w:fill="auto"/>
          </w:tcPr>
          <w:p w14:paraId="724800DE" w14:textId="77777777" w:rsidR="009A57F3" w:rsidRPr="00192170" w:rsidRDefault="009A57F3" w:rsidP="00B81B3F">
            <w:pPr>
              <w:keepNext/>
              <w:rPr>
                <w:sz w:val="18"/>
                <w:szCs w:val="18"/>
              </w:rPr>
            </w:pPr>
            <w:r w:rsidRPr="00192170">
              <w:rPr>
                <w:sz w:val="18"/>
                <w:szCs w:val="18"/>
              </w:rPr>
              <w:t>Capital Equipment</w:t>
            </w:r>
          </w:p>
        </w:tc>
        <w:tc>
          <w:tcPr>
            <w:tcW w:w="175" w:type="pct"/>
            <w:tcBorders>
              <w:top w:val="single" w:sz="1" w:space="0" w:color="000000"/>
              <w:left w:val="single" w:sz="1" w:space="0" w:color="000000"/>
              <w:bottom w:val="single" w:sz="1" w:space="0" w:color="000000"/>
              <w:right w:val="single" w:sz="1" w:space="0" w:color="000000"/>
            </w:tcBorders>
            <w:shd w:val="clear" w:color="auto" w:fill="auto"/>
            <w:tcMar>
              <w:top w:w="60" w:type="dxa"/>
              <w:left w:w="60" w:type="dxa"/>
              <w:bottom w:w="60" w:type="dxa"/>
              <w:right w:w="60" w:type="dxa"/>
            </w:tcMar>
          </w:tcPr>
          <w:p w14:paraId="4F562FF2" w14:textId="77777777" w:rsidR="009A57F3" w:rsidRPr="00192170" w:rsidRDefault="009A57F3" w:rsidP="00B81B3F">
            <w:pPr>
              <w:keepNext/>
              <w:jc w:val="right"/>
              <w:rPr>
                <w:sz w:val="18"/>
                <w:szCs w:val="18"/>
              </w:rPr>
            </w:pPr>
          </w:p>
        </w:tc>
        <w:tc>
          <w:tcPr>
            <w:tcW w:w="175" w:type="pct"/>
            <w:tcBorders>
              <w:top w:val="single" w:sz="1" w:space="0" w:color="000000"/>
              <w:left w:val="single" w:sz="1" w:space="0" w:color="000000"/>
              <w:bottom w:val="single" w:sz="1" w:space="0" w:color="000000"/>
              <w:right w:val="single" w:sz="1" w:space="0" w:color="000000"/>
            </w:tcBorders>
            <w:shd w:val="clear" w:color="auto" w:fill="auto"/>
            <w:tcMar>
              <w:top w:w="60" w:type="dxa"/>
              <w:left w:w="60" w:type="dxa"/>
              <w:bottom w:w="60" w:type="dxa"/>
              <w:right w:w="60" w:type="dxa"/>
            </w:tcMar>
          </w:tcPr>
          <w:p w14:paraId="387A34F3" w14:textId="77777777" w:rsidR="009A57F3" w:rsidRPr="00192170" w:rsidRDefault="009A57F3" w:rsidP="00B81B3F">
            <w:pPr>
              <w:keepNext/>
              <w:jc w:val="right"/>
              <w:rPr>
                <w:sz w:val="18"/>
                <w:szCs w:val="18"/>
              </w:rPr>
            </w:pPr>
          </w:p>
        </w:tc>
        <w:tc>
          <w:tcPr>
            <w:tcW w:w="175" w:type="pct"/>
            <w:tcBorders>
              <w:top w:val="single" w:sz="1" w:space="0" w:color="000000"/>
              <w:left w:val="single" w:sz="1" w:space="0" w:color="000000"/>
              <w:bottom w:val="single" w:sz="1" w:space="0" w:color="000000"/>
              <w:right w:val="single" w:sz="1" w:space="0" w:color="000000"/>
            </w:tcBorders>
            <w:shd w:val="clear" w:color="auto" w:fill="auto"/>
            <w:tcMar>
              <w:top w:w="60" w:type="dxa"/>
              <w:left w:w="60" w:type="dxa"/>
              <w:bottom w:w="60" w:type="dxa"/>
              <w:right w:w="60" w:type="dxa"/>
            </w:tcMar>
          </w:tcPr>
          <w:p w14:paraId="434E268B" w14:textId="77777777" w:rsidR="009A57F3" w:rsidRPr="00192170" w:rsidRDefault="009A57F3" w:rsidP="00192170">
            <w:pPr>
              <w:keepNext/>
              <w:rPr>
                <w:sz w:val="18"/>
                <w:szCs w:val="18"/>
              </w:rPr>
            </w:pPr>
          </w:p>
        </w:tc>
        <w:tc>
          <w:tcPr>
            <w:tcW w:w="175" w:type="pct"/>
            <w:tcBorders>
              <w:top w:val="single" w:sz="1" w:space="0" w:color="000000"/>
              <w:left w:val="single" w:sz="1" w:space="0" w:color="000000"/>
              <w:bottom w:val="single" w:sz="1" w:space="0" w:color="000000"/>
              <w:right w:val="single" w:sz="1" w:space="0" w:color="000000"/>
            </w:tcBorders>
            <w:shd w:val="clear" w:color="auto" w:fill="auto"/>
          </w:tcPr>
          <w:p w14:paraId="28297B4A" w14:textId="77777777" w:rsidR="009A57F3" w:rsidRPr="00192170" w:rsidRDefault="009A57F3" w:rsidP="00B81B3F">
            <w:pPr>
              <w:keepNext/>
              <w:jc w:val="right"/>
              <w:rPr>
                <w:sz w:val="18"/>
                <w:szCs w:val="18"/>
              </w:rPr>
            </w:pPr>
          </w:p>
        </w:tc>
        <w:tc>
          <w:tcPr>
            <w:tcW w:w="175" w:type="pct"/>
            <w:tcBorders>
              <w:top w:val="single" w:sz="1" w:space="0" w:color="000000"/>
              <w:left w:val="single" w:sz="1" w:space="0" w:color="000000"/>
              <w:bottom w:val="single" w:sz="1" w:space="0" w:color="000000"/>
              <w:right w:val="single" w:sz="1" w:space="0" w:color="000000"/>
            </w:tcBorders>
            <w:shd w:val="clear" w:color="auto" w:fill="auto"/>
          </w:tcPr>
          <w:p w14:paraId="5A6B82B9" w14:textId="77777777" w:rsidR="009A57F3" w:rsidRPr="00192170" w:rsidRDefault="009A57F3" w:rsidP="00B81B3F">
            <w:pPr>
              <w:keepNext/>
              <w:jc w:val="right"/>
              <w:rPr>
                <w:sz w:val="18"/>
                <w:szCs w:val="18"/>
              </w:rPr>
            </w:pPr>
          </w:p>
        </w:tc>
        <w:tc>
          <w:tcPr>
            <w:tcW w:w="175" w:type="pct"/>
            <w:tcBorders>
              <w:top w:val="single" w:sz="1" w:space="0" w:color="000000"/>
              <w:left w:val="single" w:sz="1" w:space="0" w:color="000000"/>
              <w:bottom w:val="single" w:sz="1" w:space="0" w:color="000000"/>
              <w:right w:val="single" w:sz="1" w:space="0" w:color="000000"/>
            </w:tcBorders>
            <w:shd w:val="clear" w:color="auto" w:fill="auto"/>
          </w:tcPr>
          <w:p w14:paraId="6982DFED" w14:textId="77777777" w:rsidR="009A57F3" w:rsidRPr="00192170" w:rsidRDefault="009A57F3" w:rsidP="00B81B3F">
            <w:pPr>
              <w:keepNext/>
              <w:jc w:val="right"/>
              <w:rPr>
                <w:sz w:val="18"/>
                <w:szCs w:val="18"/>
              </w:rPr>
            </w:pPr>
          </w:p>
        </w:tc>
        <w:tc>
          <w:tcPr>
            <w:tcW w:w="175" w:type="pct"/>
            <w:tcBorders>
              <w:top w:val="single" w:sz="1" w:space="0" w:color="000000"/>
              <w:left w:val="single" w:sz="1" w:space="0" w:color="000000"/>
              <w:bottom w:val="single" w:sz="1" w:space="0" w:color="000000"/>
              <w:right w:val="single" w:sz="1" w:space="0" w:color="000000"/>
            </w:tcBorders>
            <w:shd w:val="clear" w:color="auto" w:fill="auto"/>
          </w:tcPr>
          <w:p w14:paraId="5CD57671" w14:textId="77777777" w:rsidR="009A57F3" w:rsidRPr="00192170" w:rsidRDefault="009A57F3" w:rsidP="00B81B3F">
            <w:pPr>
              <w:keepNext/>
              <w:jc w:val="right"/>
              <w:rPr>
                <w:sz w:val="18"/>
                <w:szCs w:val="18"/>
              </w:rPr>
            </w:pPr>
          </w:p>
        </w:tc>
        <w:tc>
          <w:tcPr>
            <w:tcW w:w="175" w:type="pct"/>
            <w:tcBorders>
              <w:top w:val="single" w:sz="1" w:space="0" w:color="000000"/>
              <w:left w:val="single" w:sz="1" w:space="0" w:color="000000"/>
              <w:bottom w:val="single" w:sz="1" w:space="0" w:color="000000"/>
              <w:right w:val="single" w:sz="1" w:space="0" w:color="000000"/>
            </w:tcBorders>
            <w:shd w:val="clear" w:color="auto" w:fill="auto"/>
          </w:tcPr>
          <w:p w14:paraId="042DA3BF" w14:textId="77777777" w:rsidR="009A57F3" w:rsidRPr="00192170" w:rsidRDefault="009A57F3" w:rsidP="00B81B3F">
            <w:pPr>
              <w:keepNext/>
              <w:jc w:val="right"/>
              <w:rPr>
                <w:sz w:val="18"/>
                <w:szCs w:val="18"/>
              </w:rPr>
            </w:pPr>
          </w:p>
        </w:tc>
        <w:tc>
          <w:tcPr>
            <w:tcW w:w="175" w:type="pct"/>
            <w:tcBorders>
              <w:top w:val="single" w:sz="1" w:space="0" w:color="000000"/>
              <w:left w:val="single" w:sz="1" w:space="0" w:color="000000"/>
              <w:bottom w:val="single" w:sz="1" w:space="0" w:color="000000"/>
              <w:right w:val="single" w:sz="1" w:space="0" w:color="000000"/>
            </w:tcBorders>
            <w:shd w:val="clear" w:color="auto" w:fill="auto"/>
          </w:tcPr>
          <w:p w14:paraId="65EF8FEE" w14:textId="77777777" w:rsidR="009A57F3" w:rsidRPr="00192170" w:rsidRDefault="009A57F3" w:rsidP="00B81B3F">
            <w:pPr>
              <w:keepNext/>
              <w:jc w:val="right"/>
              <w:rPr>
                <w:sz w:val="18"/>
                <w:szCs w:val="18"/>
              </w:rPr>
            </w:pPr>
          </w:p>
        </w:tc>
        <w:tc>
          <w:tcPr>
            <w:tcW w:w="175" w:type="pct"/>
            <w:tcBorders>
              <w:top w:val="single" w:sz="1" w:space="0" w:color="000000"/>
              <w:left w:val="single" w:sz="1" w:space="0" w:color="000000"/>
              <w:bottom w:val="single" w:sz="1" w:space="0" w:color="000000"/>
              <w:right w:val="single" w:sz="1" w:space="0" w:color="000000"/>
            </w:tcBorders>
            <w:shd w:val="clear" w:color="auto" w:fill="auto"/>
          </w:tcPr>
          <w:p w14:paraId="32718A7C" w14:textId="77777777" w:rsidR="009A57F3" w:rsidRPr="00192170" w:rsidRDefault="009A57F3" w:rsidP="00B81B3F">
            <w:pPr>
              <w:keepNext/>
              <w:jc w:val="right"/>
              <w:rPr>
                <w:sz w:val="18"/>
                <w:szCs w:val="18"/>
              </w:rPr>
            </w:pPr>
          </w:p>
        </w:tc>
        <w:tc>
          <w:tcPr>
            <w:tcW w:w="175" w:type="pct"/>
            <w:tcBorders>
              <w:top w:val="single" w:sz="1" w:space="0" w:color="000000"/>
              <w:left w:val="single" w:sz="1" w:space="0" w:color="000000"/>
              <w:bottom w:val="single" w:sz="1" w:space="0" w:color="000000"/>
              <w:right w:val="single" w:sz="1" w:space="0" w:color="000000"/>
            </w:tcBorders>
            <w:shd w:val="clear" w:color="auto" w:fill="auto"/>
          </w:tcPr>
          <w:p w14:paraId="48DA7589" w14:textId="77777777" w:rsidR="009A57F3" w:rsidRPr="00192170" w:rsidRDefault="009A57F3" w:rsidP="00B81B3F">
            <w:pPr>
              <w:keepNext/>
              <w:jc w:val="right"/>
              <w:rPr>
                <w:sz w:val="18"/>
                <w:szCs w:val="18"/>
              </w:rPr>
            </w:pPr>
          </w:p>
        </w:tc>
        <w:tc>
          <w:tcPr>
            <w:tcW w:w="175" w:type="pct"/>
            <w:tcBorders>
              <w:top w:val="single" w:sz="1" w:space="0" w:color="000000"/>
              <w:left w:val="single" w:sz="1" w:space="0" w:color="000000"/>
              <w:bottom w:val="single" w:sz="1" w:space="0" w:color="000000"/>
              <w:right w:val="single" w:sz="1" w:space="0" w:color="000000"/>
            </w:tcBorders>
            <w:shd w:val="clear" w:color="auto" w:fill="auto"/>
          </w:tcPr>
          <w:p w14:paraId="7FDBF556" w14:textId="77777777" w:rsidR="009A57F3" w:rsidRPr="00192170" w:rsidRDefault="009A57F3" w:rsidP="00B81B3F">
            <w:pPr>
              <w:keepNext/>
              <w:jc w:val="right"/>
              <w:rPr>
                <w:sz w:val="18"/>
                <w:szCs w:val="18"/>
              </w:rPr>
            </w:pPr>
          </w:p>
        </w:tc>
      </w:tr>
      <w:tr w:rsidR="009A57F3" w:rsidRPr="00192170" w14:paraId="4383EB38" w14:textId="77777777" w:rsidTr="00192170">
        <w:trPr>
          <w:trHeight w:val="356"/>
        </w:trPr>
        <w:tc>
          <w:tcPr>
            <w:tcW w:w="471" w:type="pct"/>
            <w:tcBorders>
              <w:top w:val="single" w:sz="1" w:space="0" w:color="000000"/>
              <w:left w:val="single" w:sz="1" w:space="0" w:color="000000"/>
              <w:bottom w:val="single" w:sz="1" w:space="0" w:color="000000"/>
              <w:right w:val="single" w:sz="1" w:space="0" w:color="000000"/>
            </w:tcBorders>
            <w:shd w:val="clear" w:color="auto" w:fill="auto"/>
          </w:tcPr>
          <w:p w14:paraId="5EEE0E06" w14:textId="77777777" w:rsidR="009A57F3" w:rsidRPr="00192170" w:rsidRDefault="009A57F3" w:rsidP="00B81B3F">
            <w:pPr>
              <w:keepNext/>
              <w:rPr>
                <w:sz w:val="18"/>
                <w:szCs w:val="18"/>
              </w:rPr>
            </w:pPr>
            <w:r w:rsidRPr="00192170">
              <w:rPr>
                <w:sz w:val="18"/>
                <w:szCs w:val="18"/>
              </w:rPr>
              <w:t>Totals</w:t>
            </w:r>
          </w:p>
        </w:tc>
        <w:tc>
          <w:tcPr>
            <w:tcW w:w="175" w:type="pct"/>
            <w:tcBorders>
              <w:top w:val="single" w:sz="1" w:space="0" w:color="000000"/>
              <w:left w:val="single" w:sz="1" w:space="0" w:color="000000"/>
              <w:bottom w:val="single" w:sz="1" w:space="0" w:color="000000"/>
              <w:right w:val="single" w:sz="1" w:space="0" w:color="000000"/>
            </w:tcBorders>
            <w:shd w:val="clear" w:color="auto" w:fill="auto"/>
            <w:tcMar>
              <w:top w:w="60" w:type="dxa"/>
              <w:left w:w="60" w:type="dxa"/>
              <w:bottom w:w="60" w:type="dxa"/>
              <w:right w:w="60" w:type="dxa"/>
            </w:tcMar>
          </w:tcPr>
          <w:p w14:paraId="6D9CDB56" w14:textId="77777777" w:rsidR="009A57F3" w:rsidRPr="00192170" w:rsidRDefault="009A57F3" w:rsidP="00B81B3F">
            <w:pPr>
              <w:keepNext/>
              <w:jc w:val="right"/>
              <w:rPr>
                <w:sz w:val="18"/>
                <w:szCs w:val="18"/>
              </w:rPr>
            </w:pPr>
          </w:p>
        </w:tc>
        <w:tc>
          <w:tcPr>
            <w:tcW w:w="175" w:type="pct"/>
            <w:tcBorders>
              <w:top w:val="single" w:sz="1" w:space="0" w:color="000000"/>
              <w:left w:val="single" w:sz="1" w:space="0" w:color="000000"/>
              <w:bottom w:val="single" w:sz="1" w:space="0" w:color="000000"/>
              <w:right w:val="single" w:sz="1" w:space="0" w:color="000000"/>
            </w:tcBorders>
            <w:shd w:val="clear" w:color="auto" w:fill="auto"/>
            <w:tcMar>
              <w:top w:w="60" w:type="dxa"/>
              <w:left w:w="60" w:type="dxa"/>
              <w:bottom w:w="60" w:type="dxa"/>
              <w:right w:w="60" w:type="dxa"/>
            </w:tcMar>
          </w:tcPr>
          <w:p w14:paraId="3597664F" w14:textId="77777777" w:rsidR="009A57F3" w:rsidRPr="00192170" w:rsidRDefault="009A57F3" w:rsidP="00B81B3F">
            <w:pPr>
              <w:keepNext/>
              <w:jc w:val="right"/>
              <w:rPr>
                <w:sz w:val="18"/>
                <w:szCs w:val="18"/>
              </w:rPr>
            </w:pPr>
          </w:p>
        </w:tc>
        <w:tc>
          <w:tcPr>
            <w:tcW w:w="175" w:type="pct"/>
            <w:tcBorders>
              <w:top w:val="single" w:sz="1" w:space="0" w:color="000000"/>
              <w:left w:val="single" w:sz="1" w:space="0" w:color="000000"/>
              <w:bottom w:val="single" w:sz="1" w:space="0" w:color="000000"/>
              <w:right w:val="single" w:sz="1" w:space="0" w:color="000000"/>
            </w:tcBorders>
            <w:shd w:val="clear" w:color="auto" w:fill="auto"/>
            <w:tcMar>
              <w:top w:w="60" w:type="dxa"/>
              <w:left w:w="60" w:type="dxa"/>
              <w:bottom w:w="60" w:type="dxa"/>
              <w:right w:w="60" w:type="dxa"/>
            </w:tcMar>
          </w:tcPr>
          <w:p w14:paraId="0C3CA61D" w14:textId="77777777" w:rsidR="009A57F3" w:rsidRPr="00192170" w:rsidRDefault="009A57F3" w:rsidP="00B81B3F">
            <w:pPr>
              <w:keepNext/>
              <w:jc w:val="right"/>
              <w:rPr>
                <w:sz w:val="18"/>
                <w:szCs w:val="18"/>
              </w:rPr>
            </w:pPr>
          </w:p>
        </w:tc>
        <w:tc>
          <w:tcPr>
            <w:tcW w:w="175" w:type="pct"/>
            <w:tcBorders>
              <w:top w:val="single" w:sz="1" w:space="0" w:color="000000"/>
              <w:left w:val="single" w:sz="1" w:space="0" w:color="000000"/>
              <w:bottom w:val="single" w:sz="1" w:space="0" w:color="000000"/>
              <w:right w:val="single" w:sz="1" w:space="0" w:color="000000"/>
            </w:tcBorders>
            <w:shd w:val="clear" w:color="auto" w:fill="auto"/>
          </w:tcPr>
          <w:p w14:paraId="0DBD6FF8" w14:textId="77777777" w:rsidR="009A57F3" w:rsidRPr="00192170" w:rsidRDefault="009A57F3" w:rsidP="00B81B3F">
            <w:pPr>
              <w:keepNext/>
              <w:jc w:val="right"/>
              <w:rPr>
                <w:sz w:val="18"/>
                <w:szCs w:val="18"/>
              </w:rPr>
            </w:pPr>
          </w:p>
        </w:tc>
        <w:tc>
          <w:tcPr>
            <w:tcW w:w="175" w:type="pct"/>
            <w:tcBorders>
              <w:top w:val="single" w:sz="1" w:space="0" w:color="000000"/>
              <w:left w:val="single" w:sz="1" w:space="0" w:color="000000"/>
              <w:bottom w:val="single" w:sz="1" w:space="0" w:color="000000"/>
              <w:right w:val="single" w:sz="1" w:space="0" w:color="000000"/>
            </w:tcBorders>
            <w:shd w:val="clear" w:color="auto" w:fill="auto"/>
          </w:tcPr>
          <w:p w14:paraId="377D30DF" w14:textId="77777777" w:rsidR="009A57F3" w:rsidRPr="00192170" w:rsidRDefault="009A57F3" w:rsidP="00B81B3F">
            <w:pPr>
              <w:keepNext/>
              <w:jc w:val="right"/>
              <w:rPr>
                <w:sz w:val="18"/>
                <w:szCs w:val="18"/>
              </w:rPr>
            </w:pPr>
          </w:p>
        </w:tc>
        <w:tc>
          <w:tcPr>
            <w:tcW w:w="175" w:type="pct"/>
            <w:tcBorders>
              <w:top w:val="single" w:sz="1" w:space="0" w:color="000000"/>
              <w:left w:val="single" w:sz="1" w:space="0" w:color="000000"/>
              <w:bottom w:val="single" w:sz="1" w:space="0" w:color="000000"/>
              <w:right w:val="single" w:sz="1" w:space="0" w:color="000000"/>
            </w:tcBorders>
            <w:shd w:val="clear" w:color="auto" w:fill="auto"/>
          </w:tcPr>
          <w:p w14:paraId="58C8A231" w14:textId="77777777" w:rsidR="009A57F3" w:rsidRPr="00192170" w:rsidRDefault="009A57F3" w:rsidP="00B81B3F">
            <w:pPr>
              <w:keepNext/>
              <w:jc w:val="right"/>
              <w:rPr>
                <w:sz w:val="18"/>
                <w:szCs w:val="18"/>
              </w:rPr>
            </w:pPr>
          </w:p>
        </w:tc>
        <w:tc>
          <w:tcPr>
            <w:tcW w:w="175" w:type="pct"/>
            <w:tcBorders>
              <w:top w:val="single" w:sz="1" w:space="0" w:color="000000"/>
              <w:left w:val="single" w:sz="1" w:space="0" w:color="000000"/>
              <w:bottom w:val="single" w:sz="1" w:space="0" w:color="000000"/>
              <w:right w:val="single" w:sz="1" w:space="0" w:color="000000"/>
            </w:tcBorders>
            <w:shd w:val="clear" w:color="auto" w:fill="auto"/>
          </w:tcPr>
          <w:p w14:paraId="24032112" w14:textId="77777777" w:rsidR="009A57F3" w:rsidRPr="00192170" w:rsidRDefault="009A57F3" w:rsidP="00B81B3F">
            <w:pPr>
              <w:keepNext/>
              <w:jc w:val="right"/>
              <w:rPr>
                <w:sz w:val="18"/>
                <w:szCs w:val="18"/>
              </w:rPr>
            </w:pPr>
          </w:p>
        </w:tc>
        <w:tc>
          <w:tcPr>
            <w:tcW w:w="175" w:type="pct"/>
            <w:tcBorders>
              <w:top w:val="single" w:sz="1" w:space="0" w:color="000000"/>
              <w:left w:val="single" w:sz="1" w:space="0" w:color="000000"/>
              <w:bottom w:val="single" w:sz="1" w:space="0" w:color="000000"/>
              <w:right w:val="single" w:sz="1" w:space="0" w:color="000000"/>
            </w:tcBorders>
            <w:shd w:val="clear" w:color="auto" w:fill="auto"/>
          </w:tcPr>
          <w:p w14:paraId="27187F44" w14:textId="77777777" w:rsidR="009A57F3" w:rsidRPr="00192170" w:rsidRDefault="009A57F3" w:rsidP="00B81B3F">
            <w:pPr>
              <w:keepNext/>
              <w:jc w:val="right"/>
              <w:rPr>
                <w:sz w:val="18"/>
                <w:szCs w:val="18"/>
              </w:rPr>
            </w:pPr>
          </w:p>
        </w:tc>
        <w:tc>
          <w:tcPr>
            <w:tcW w:w="175" w:type="pct"/>
            <w:tcBorders>
              <w:top w:val="single" w:sz="1" w:space="0" w:color="000000"/>
              <w:left w:val="single" w:sz="1" w:space="0" w:color="000000"/>
              <w:bottom w:val="single" w:sz="1" w:space="0" w:color="000000"/>
              <w:right w:val="single" w:sz="1" w:space="0" w:color="000000"/>
            </w:tcBorders>
            <w:shd w:val="clear" w:color="auto" w:fill="auto"/>
          </w:tcPr>
          <w:p w14:paraId="71D7115E" w14:textId="77777777" w:rsidR="009A57F3" w:rsidRPr="00192170" w:rsidRDefault="009A57F3" w:rsidP="00B81B3F">
            <w:pPr>
              <w:keepNext/>
              <w:jc w:val="right"/>
              <w:rPr>
                <w:sz w:val="18"/>
                <w:szCs w:val="18"/>
              </w:rPr>
            </w:pPr>
          </w:p>
        </w:tc>
        <w:tc>
          <w:tcPr>
            <w:tcW w:w="175" w:type="pct"/>
            <w:tcBorders>
              <w:top w:val="single" w:sz="1" w:space="0" w:color="000000"/>
              <w:left w:val="single" w:sz="1" w:space="0" w:color="000000"/>
              <w:bottom w:val="single" w:sz="1" w:space="0" w:color="000000"/>
              <w:right w:val="single" w:sz="1" w:space="0" w:color="000000"/>
            </w:tcBorders>
            <w:shd w:val="clear" w:color="auto" w:fill="auto"/>
          </w:tcPr>
          <w:p w14:paraId="62C22FCB" w14:textId="77777777" w:rsidR="009A57F3" w:rsidRPr="00192170" w:rsidRDefault="009A57F3" w:rsidP="00B81B3F">
            <w:pPr>
              <w:keepNext/>
              <w:jc w:val="right"/>
              <w:rPr>
                <w:sz w:val="18"/>
                <w:szCs w:val="18"/>
              </w:rPr>
            </w:pPr>
          </w:p>
        </w:tc>
        <w:tc>
          <w:tcPr>
            <w:tcW w:w="175" w:type="pct"/>
            <w:tcBorders>
              <w:top w:val="single" w:sz="1" w:space="0" w:color="000000"/>
              <w:left w:val="single" w:sz="1" w:space="0" w:color="000000"/>
              <w:bottom w:val="single" w:sz="1" w:space="0" w:color="000000"/>
              <w:right w:val="single" w:sz="1" w:space="0" w:color="000000"/>
            </w:tcBorders>
            <w:shd w:val="clear" w:color="auto" w:fill="auto"/>
          </w:tcPr>
          <w:p w14:paraId="4EB06745" w14:textId="77777777" w:rsidR="009A57F3" w:rsidRPr="00192170" w:rsidRDefault="009A57F3" w:rsidP="00B81B3F">
            <w:pPr>
              <w:keepNext/>
              <w:jc w:val="right"/>
              <w:rPr>
                <w:sz w:val="18"/>
                <w:szCs w:val="18"/>
              </w:rPr>
            </w:pPr>
          </w:p>
        </w:tc>
        <w:tc>
          <w:tcPr>
            <w:tcW w:w="175" w:type="pct"/>
            <w:tcBorders>
              <w:top w:val="single" w:sz="1" w:space="0" w:color="000000"/>
              <w:left w:val="single" w:sz="1" w:space="0" w:color="000000"/>
              <w:bottom w:val="single" w:sz="1" w:space="0" w:color="000000"/>
              <w:right w:val="single" w:sz="1" w:space="0" w:color="000000"/>
            </w:tcBorders>
            <w:shd w:val="clear" w:color="auto" w:fill="auto"/>
          </w:tcPr>
          <w:p w14:paraId="6076AAD1" w14:textId="77777777" w:rsidR="009A57F3" w:rsidRPr="00192170" w:rsidRDefault="009A57F3" w:rsidP="00B81B3F">
            <w:pPr>
              <w:keepNext/>
              <w:jc w:val="right"/>
              <w:rPr>
                <w:sz w:val="18"/>
                <w:szCs w:val="18"/>
              </w:rPr>
            </w:pPr>
          </w:p>
        </w:tc>
      </w:tr>
    </w:tbl>
    <w:p w14:paraId="36E38E46" w14:textId="77777777" w:rsidR="009A57F3" w:rsidRDefault="009A57F3" w:rsidP="001017CF"/>
    <w:p w14:paraId="52D5DF7B" w14:textId="77777777" w:rsidR="009A57F3" w:rsidRPr="000E1279" w:rsidRDefault="009A57F3" w:rsidP="001017CF">
      <w:pPr>
        <w:spacing w:after="0"/>
        <w:rPr>
          <w:b/>
          <w:color w:val="1F497D"/>
        </w:rPr>
      </w:pPr>
      <w:r>
        <w:rPr>
          <w:b/>
          <w:color w:val="1F497D"/>
        </w:rPr>
        <w:t xml:space="preserve">Project Cost Breakdown </w:t>
      </w:r>
    </w:p>
    <w:tbl>
      <w:tblPr>
        <w:tblW w:w="0" w:type="auto"/>
        <w:tblLook w:val="04A0" w:firstRow="1" w:lastRow="0" w:firstColumn="1" w:lastColumn="0" w:noHBand="0" w:noVBand="1"/>
      </w:tblPr>
      <w:tblGrid>
        <w:gridCol w:w="1318"/>
        <w:gridCol w:w="970"/>
        <w:gridCol w:w="970"/>
        <w:gridCol w:w="970"/>
      </w:tblGrid>
      <w:tr w:rsidR="009A57F3" w14:paraId="56567CDC" w14:textId="77777777" w:rsidTr="001A7B1E">
        <w:trPr>
          <w:tblHeader/>
        </w:trPr>
        <w:tc>
          <w:tcPr>
            <w:tcW w:w="1318" w:type="dxa"/>
            <w:tcBorders>
              <w:top w:val="single" w:sz="1" w:space="0" w:color="000000"/>
              <w:left w:val="single" w:sz="1" w:space="0" w:color="000000"/>
              <w:bottom w:val="single" w:sz="1" w:space="0" w:color="000000"/>
              <w:right w:val="single" w:sz="1" w:space="0" w:color="000000"/>
            </w:tcBorders>
            <w:shd w:val="clear" w:color="auto" w:fill="1F497D"/>
            <w:tcMar>
              <w:top w:w="60" w:type="dxa"/>
              <w:left w:w="60" w:type="dxa"/>
              <w:bottom w:w="60" w:type="dxa"/>
              <w:right w:w="60" w:type="dxa"/>
            </w:tcMar>
            <w:vAlign w:val="center"/>
          </w:tcPr>
          <w:p w14:paraId="71EB5988" w14:textId="77777777" w:rsidR="009A57F3" w:rsidRDefault="009A57F3" w:rsidP="001A7B1E">
            <w:pPr>
              <w:jc w:val="center"/>
            </w:pPr>
            <w:r>
              <w:rPr>
                <w:b/>
                <w:color w:val="FFFFFF"/>
                <w:sz w:val="16"/>
              </w:rPr>
              <w:t>Category</w:t>
            </w:r>
          </w:p>
        </w:tc>
        <w:tc>
          <w:tcPr>
            <w:tcW w:w="970" w:type="dxa"/>
            <w:tcBorders>
              <w:top w:val="single" w:sz="1" w:space="0" w:color="000000"/>
              <w:left w:val="single" w:sz="1" w:space="0" w:color="000000"/>
              <w:bottom w:val="single" w:sz="1" w:space="0" w:color="000000"/>
              <w:right w:val="single" w:sz="1" w:space="0" w:color="000000"/>
            </w:tcBorders>
            <w:shd w:val="clear" w:color="auto" w:fill="1F497D"/>
            <w:tcMar>
              <w:top w:w="60" w:type="dxa"/>
              <w:left w:w="60" w:type="dxa"/>
              <w:bottom w:w="60" w:type="dxa"/>
              <w:right w:w="60" w:type="dxa"/>
            </w:tcMar>
            <w:vAlign w:val="center"/>
          </w:tcPr>
          <w:p w14:paraId="6CD6AD2A" w14:textId="77777777" w:rsidR="009A57F3" w:rsidRDefault="009A57F3" w:rsidP="001A7B1E">
            <w:pPr>
              <w:jc w:val="center"/>
            </w:pPr>
            <w:r>
              <w:rPr>
                <w:b/>
                <w:color w:val="FFFFFF"/>
                <w:sz w:val="16"/>
              </w:rPr>
              <w:t>FY 2025 Planned Cost</w:t>
            </w:r>
          </w:p>
        </w:tc>
        <w:tc>
          <w:tcPr>
            <w:tcW w:w="970" w:type="dxa"/>
            <w:tcBorders>
              <w:top w:val="single" w:sz="1" w:space="0" w:color="000000"/>
              <w:left w:val="single" w:sz="1" w:space="0" w:color="000000"/>
              <w:bottom w:val="single" w:sz="1" w:space="0" w:color="000000"/>
              <w:right w:val="single" w:sz="1" w:space="0" w:color="000000"/>
            </w:tcBorders>
            <w:shd w:val="clear" w:color="auto" w:fill="1F497D"/>
          </w:tcPr>
          <w:p w14:paraId="02BE20B8" w14:textId="77777777" w:rsidR="009A57F3" w:rsidRDefault="009A57F3" w:rsidP="001A7B1E">
            <w:pPr>
              <w:jc w:val="center"/>
              <w:rPr>
                <w:b/>
                <w:color w:val="FFFFFF"/>
                <w:sz w:val="16"/>
              </w:rPr>
            </w:pPr>
            <w:r>
              <w:rPr>
                <w:b/>
                <w:color w:val="FFFFFF"/>
                <w:sz w:val="16"/>
              </w:rPr>
              <w:t>FY 2026 Planned Cost</w:t>
            </w:r>
          </w:p>
        </w:tc>
        <w:tc>
          <w:tcPr>
            <w:tcW w:w="970" w:type="dxa"/>
            <w:tcBorders>
              <w:top w:val="single" w:sz="1" w:space="0" w:color="000000"/>
              <w:left w:val="single" w:sz="1" w:space="0" w:color="000000"/>
              <w:bottom w:val="single" w:sz="1" w:space="0" w:color="000000"/>
              <w:right w:val="single" w:sz="1" w:space="0" w:color="000000"/>
            </w:tcBorders>
            <w:shd w:val="clear" w:color="auto" w:fill="1F497D"/>
          </w:tcPr>
          <w:p w14:paraId="52F9DB14" w14:textId="77777777" w:rsidR="009A57F3" w:rsidRDefault="009A57F3" w:rsidP="001A7B1E">
            <w:pPr>
              <w:jc w:val="center"/>
              <w:rPr>
                <w:b/>
                <w:color w:val="FFFFFF"/>
                <w:sz w:val="16"/>
              </w:rPr>
            </w:pPr>
            <w:r>
              <w:rPr>
                <w:b/>
                <w:color w:val="FFFFFF"/>
                <w:sz w:val="16"/>
              </w:rPr>
              <w:t>FY 2027 Planned Cost</w:t>
            </w:r>
          </w:p>
        </w:tc>
      </w:tr>
      <w:tr w:rsidR="009A57F3" w14:paraId="26B0D55E" w14:textId="77777777" w:rsidTr="001A7B1E">
        <w:tc>
          <w:tcPr>
            <w:tcW w:w="0" w:type="auto"/>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p w14:paraId="4F00F8A9" w14:textId="77777777" w:rsidR="009A57F3" w:rsidRDefault="009A57F3" w:rsidP="001A7B1E">
            <w:r>
              <w:rPr>
                <w:color w:val="000000"/>
                <w:sz w:val="16"/>
              </w:rPr>
              <w:t>In-House Labor</w:t>
            </w:r>
          </w:p>
        </w:tc>
        <w:tc>
          <w:tcPr>
            <w:tcW w:w="0" w:type="auto"/>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p w14:paraId="73504515" w14:textId="662307EC" w:rsidR="009A57F3" w:rsidRPr="0064098F" w:rsidRDefault="009A57F3" w:rsidP="001A7B1E">
            <w:pPr>
              <w:keepNext/>
              <w:jc w:val="right"/>
              <w:rPr>
                <w:sz w:val="18"/>
                <w:szCs w:val="18"/>
              </w:rPr>
            </w:pPr>
            <w:r>
              <w:rPr>
                <w:color w:val="000000"/>
                <w:sz w:val="18"/>
                <w:szCs w:val="18"/>
              </w:rPr>
              <w:t>$</w:t>
            </w:r>
            <w:r w:rsidR="004C70AF">
              <w:rPr>
                <w:color w:val="000000"/>
                <w:sz w:val="18"/>
                <w:szCs w:val="18"/>
              </w:rPr>
              <w:t>5</w:t>
            </w:r>
            <w:r w:rsidR="00802B5A">
              <w:rPr>
                <w:color w:val="000000"/>
                <w:sz w:val="18"/>
                <w:szCs w:val="18"/>
              </w:rPr>
              <w:t>75</w:t>
            </w:r>
            <w:r w:rsidR="004C70AF">
              <w:rPr>
                <w:color w:val="000000"/>
                <w:sz w:val="18"/>
                <w:szCs w:val="18"/>
              </w:rPr>
              <w:t>,000</w:t>
            </w:r>
          </w:p>
        </w:tc>
        <w:tc>
          <w:tcPr>
            <w:tcW w:w="0" w:type="auto"/>
            <w:tcBorders>
              <w:top w:val="single" w:sz="1" w:space="0" w:color="000000"/>
              <w:left w:val="single" w:sz="1" w:space="0" w:color="000000"/>
              <w:bottom w:val="single" w:sz="1" w:space="0" w:color="000000"/>
              <w:right w:val="single" w:sz="1" w:space="0" w:color="000000"/>
            </w:tcBorders>
          </w:tcPr>
          <w:p w14:paraId="697720BA" w14:textId="56DA8AFC" w:rsidR="009A57F3" w:rsidRPr="0064098F" w:rsidRDefault="009A57F3" w:rsidP="001A7B1E">
            <w:pPr>
              <w:keepNext/>
              <w:jc w:val="right"/>
              <w:rPr>
                <w:color w:val="000000"/>
                <w:sz w:val="18"/>
                <w:szCs w:val="18"/>
              </w:rPr>
            </w:pPr>
            <w:r>
              <w:rPr>
                <w:color w:val="000000"/>
                <w:sz w:val="18"/>
                <w:szCs w:val="18"/>
              </w:rPr>
              <w:t>$</w:t>
            </w:r>
            <w:r w:rsidR="004C70AF">
              <w:rPr>
                <w:color w:val="000000"/>
                <w:sz w:val="18"/>
                <w:szCs w:val="18"/>
              </w:rPr>
              <w:t>1</w:t>
            </w:r>
            <w:r w:rsidR="000B0AF7">
              <w:rPr>
                <w:color w:val="000000"/>
                <w:sz w:val="18"/>
                <w:szCs w:val="18"/>
              </w:rPr>
              <w:t>00</w:t>
            </w:r>
            <w:r w:rsidR="004C70AF">
              <w:rPr>
                <w:color w:val="000000"/>
                <w:sz w:val="18"/>
                <w:szCs w:val="18"/>
              </w:rPr>
              <w:t>,000</w:t>
            </w:r>
          </w:p>
        </w:tc>
        <w:tc>
          <w:tcPr>
            <w:tcW w:w="0" w:type="auto"/>
            <w:tcBorders>
              <w:top w:val="single" w:sz="1" w:space="0" w:color="000000"/>
              <w:left w:val="single" w:sz="1" w:space="0" w:color="000000"/>
              <w:bottom w:val="single" w:sz="1" w:space="0" w:color="000000"/>
              <w:right w:val="single" w:sz="1" w:space="0" w:color="000000"/>
            </w:tcBorders>
          </w:tcPr>
          <w:p w14:paraId="1A2F6134" w14:textId="77777777" w:rsidR="009A57F3" w:rsidRPr="0064098F" w:rsidRDefault="009A57F3" w:rsidP="001A7B1E">
            <w:pPr>
              <w:keepNext/>
              <w:jc w:val="right"/>
              <w:rPr>
                <w:color w:val="000000"/>
                <w:sz w:val="18"/>
                <w:szCs w:val="18"/>
              </w:rPr>
            </w:pPr>
            <w:r>
              <w:rPr>
                <w:color w:val="000000"/>
                <w:sz w:val="18"/>
                <w:szCs w:val="18"/>
              </w:rPr>
              <w:t>$</w:t>
            </w:r>
          </w:p>
        </w:tc>
      </w:tr>
      <w:tr w:rsidR="009A57F3" w14:paraId="531323B6" w14:textId="77777777" w:rsidTr="001A7B1E">
        <w:tc>
          <w:tcPr>
            <w:tcW w:w="0" w:type="auto"/>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p w14:paraId="68F649F1" w14:textId="77777777" w:rsidR="009A57F3" w:rsidRDefault="009A57F3" w:rsidP="001A7B1E">
            <w:r>
              <w:rPr>
                <w:color w:val="000000"/>
                <w:sz w:val="16"/>
              </w:rPr>
              <w:t>Subcontracts</w:t>
            </w:r>
          </w:p>
        </w:tc>
        <w:tc>
          <w:tcPr>
            <w:tcW w:w="0" w:type="auto"/>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p w14:paraId="4B7F97BD" w14:textId="77777777" w:rsidR="009A57F3" w:rsidRPr="0064098F" w:rsidRDefault="009A57F3" w:rsidP="001A7B1E">
            <w:pPr>
              <w:keepNext/>
              <w:jc w:val="right"/>
              <w:rPr>
                <w:sz w:val="18"/>
                <w:szCs w:val="18"/>
              </w:rPr>
            </w:pPr>
            <w:r>
              <w:rPr>
                <w:color w:val="000000"/>
                <w:sz w:val="18"/>
                <w:szCs w:val="18"/>
              </w:rPr>
              <w:t>$</w:t>
            </w:r>
          </w:p>
        </w:tc>
        <w:tc>
          <w:tcPr>
            <w:tcW w:w="0" w:type="auto"/>
            <w:tcBorders>
              <w:top w:val="single" w:sz="1" w:space="0" w:color="000000"/>
              <w:left w:val="single" w:sz="1" w:space="0" w:color="000000"/>
              <w:bottom w:val="single" w:sz="1" w:space="0" w:color="000000"/>
              <w:right w:val="single" w:sz="1" w:space="0" w:color="000000"/>
            </w:tcBorders>
          </w:tcPr>
          <w:p w14:paraId="78ED0ACB" w14:textId="77777777" w:rsidR="009A57F3" w:rsidRPr="0064098F" w:rsidRDefault="009A57F3" w:rsidP="001A7B1E">
            <w:pPr>
              <w:keepNext/>
              <w:jc w:val="right"/>
              <w:rPr>
                <w:color w:val="000000"/>
                <w:sz w:val="18"/>
                <w:szCs w:val="18"/>
              </w:rPr>
            </w:pPr>
            <w:r>
              <w:rPr>
                <w:color w:val="000000"/>
                <w:sz w:val="18"/>
                <w:szCs w:val="18"/>
              </w:rPr>
              <w:t>$</w:t>
            </w:r>
          </w:p>
        </w:tc>
        <w:tc>
          <w:tcPr>
            <w:tcW w:w="0" w:type="auto"/>
            <w:tcBorders>
              <w:top w:val="single" w:sz="1" w:space="0" w:color="000000"/>
              <w:left w:val="single" w:sz="1" w:space="0" w:color="000000"/>
              <w:bottom w:val="single" w:sz="1" w:space="0" w:color="000000"/>
              <w:right w:val="single" w:sz="1" w:space="0" w:color="000000"/>
            </w:tcBorders>
          </w:tcPr>
          <w:p w14:paraId="38C4057B" w14:textId="77777777" w:rsidR="009A57F3" w:rsidRPr="0064098F" w:rsidRDefault="009A57F3" w:rsidP="001A7B1E">
            <w:pPr>
              <w:keepNext/>
              <w:jc w:val="right"/>
              <w:rPr>
                <w:color w:val="000000"/>
                <w:sz w:val="18"/>
                <w:szCs w:val="18"/>
              </w:rPr>
            </w:pPr>
            <w:r>
              <w:rPr>
                <w:color w:val="000000"/>
                <w:sz w:val="18"/>
                <w:szCs w:val="18"/>
              </w:rPr>
              <w:t>$</w:t>
            </w:r>
          </w:p>
        </w:tc>
      </w:tr>
      <w:tr w:rsidR="009A57F3" w14:paraId="2230896A" w14:textId="77777777" w:rsidTr="001A7B1E">
        <w:tc>
          <w:tcPr>
            <w:tcW w:w="0" w:type="auto"/>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p w14:paraId="204DE9C4" w14:textId="77777777" w:rsidR="009A57F3" w:rsidRDefault="009A57F3" w:rsidP="001A7B1E">
            <w:r>
              <w:rPr>
                <w:color w:val="000000"/>
                <w:sz w:val="16"/>
              </w:rPr>
              <w:t>Travel</w:t>
            </w:r>
          </w:p>
        </w:tc>
        <w:tc>
          <w:tcPr>
            <w:tcW w:w="0" w:type="auto"/>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p w14:paraId="680DC636" w14:textId="0C6213A9" w:rsidR="009A57F3" w:rsidRPr="0064098F" w:rsidRDefault="009A57F3" w:rsidP="001A7B1E">
            <w:pPr>
              <w:keepNext/>
              <w:jc w:val="right"/>
              <w:rPr>
                <w:sz w:val="18"/>
                <w:szCs w:val="18"/>
              </w:rPr>
            </w:pPr>
            <w:r>
              <w:rPr>
                <w:color w:val="000000"/>
                <w:sz w:val="18"/>
                <w:szCs w:val="18"/>
              </w:rPr>
              <w:t>$</w:t>
            </w:r>
            <w:r w:rsidR="004C70AF">
              <w:rPr>
                <w:color w:val="000000"/>
                <w:sz w:val="18"/>
                <w:szCs w:val="18"/>
              </w:rPr>
              <w:t>15,000</w:t>
            </w:r>
          </w:p>
        </w:tc>
        <w:tc>
          <w:tcPr>
            <w:tcW w:w="0" w:type="auto"/>
            <w:tcBorders>
              <w:top w:val="single" w:sz="1" w:space="0" w:color="000000"/>
              <w:left w:val="single" w:sz="1" w:space="0" w:color="000000"/>
              <w:bottom w:val="single" w:sz="1" w:space="0" w:color="000000"/>
              <w:right w:val="single" w:sz="1" w:space="0" w:color="000000"/>
            </w:tcBorders>
          </w:tcPr>
          <w:p w14:paraId="737A06CA" w14:textId="77777777" w:rsidR="009A57F3" w:rsidRPr="0064098F" w:rsidRDefault="009A57F3" w:rsidP="001A7B1E">
            <w:pPr>
              <w:keepNext/>
              <w:jc w:val="right"/>
              <w:rPr>
                <w:color w:val="000000"/>
                <w:sz w:val="18"/>
                <w:szCs w:val="18"/>
              </w:rPr>
            </w:pPr>
            <w:r>
              <w:rPr>
                <w:color w:val="000000"/>
                <w:sz w:val="18"/>
                <w:szCs w:val="18"/>
              </w:rPr>
              <w:t>$</w:t>
            </w:r>
          </w:p>
        </w:tc>
        <w:tc>
          <w:tcPr>
            <w:tcW w:w="0" w:type="auto"/>
            <w:tcBorders>
              <w:top w:val="single" w:sz="1" w:space="0" w:color="000000"/>
              <w:left w:val="single" w:sz="1" w:space="0" w:color="000000"/>
              <w:bottom w:val="single" w:sz="1" w:space="0" w:color="000000"/>
              <w:right w:val="single" w:sz="1" w:space="0" w:color="000000"/>
            </w:tcBorders>
          </w:tcPr>
          <w:p w14:paraId="2B637948" w14:textId="77777777" w:rsidR="009A57F3" w:rsidRPr="0064098F" w:rsidRDefault="009A57F3" w:rsidP="001A7B1E">
            <w:pPr>
              <w:keepNext/>
              <w:jc w:val="right"/>
              <w:rPr>
                <w:color w:val="000000"/>
                <w:sz w:val="18"/>
                <w:szCs w:val="18"/>
              </w:rPr>
            </w:pPr>
            <w:r>
              <w:rPr>
                <w:color w:val="000000"/>
                <w:sz w:val="18"/>
                <w:szCs w:val="18"/>
              </w:rPr>
              <w:t>$</w:t>
            </w:r>
          </w:p>
        </w:tc>
      </w:tr>
      <w:tr w:rsidR="009A57F3" w14:paraId="1DF0808B" w14:textId="77777777" w:rsidTr="001A7B1E">
        <w:tc>
          <w:tcPr>
            <w:tcW w:w="0" w:type="auto"/>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p w14:paraId="3B145B35" w14:textId="77777777" w:rsidR="009A57F3" w:rsidRDefault="009A57F3" w:rsidP="001A7B1E">
            <w:r>
              <w:rPr>
                <w:color w:val="000000"/>
                <w:sz w:val="16"/>
              </w:rPr>
              <w:t>Capital Equipment</w:t>
            </w:r>
          </w:p>
        </w:tc>
        <w:tc>
          <w:tcPr>
            <w:tcW w:w="0" w:type="auto"/>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p w14:paraId="16FBE6D5" w14:textId="77777777" w:rsidR="009A57F3" w:rsidRPr="0064098F" w:rsidRDefault="009A57F3" w:rsidP="001A7B1E">
            <w:pPr>
              <w:keepNext/>
              <w:jc w:val="right"/>
              <w:rPr>
                <w:sz w:val="18"/>
                <w:szCs w:val="18"/>
              </w:rPr>
            </w:pPr>
            <w:r>
              <w:rPr>
                <w:color w:val="000000"/>
                <w:sz w:val="18"/>
                <w:szCs w:val="18"/>
              </w:rPr>
              <w:t>$</w:t>
            </w:r>
          </w:p>
        </w:tc>
        <w:tc>
          <w:tcPr>
            <w:tcW w:w="0" w:type="auto"/>
            <w:tcBorders>
              <w:top w:val="single" w:sz="1" w:space="0" w:color="000000"/>
              <w:left w:val="single" w:sz="1" w:space="0" w:color="000000"/>
              <w:bottom w:val="single" w:sz="1" w:space="0" w:color="000000"/>
              <w:right w:val="single" w:sz="1" w:space="0" w:color="000000"/>
            </w:tcBorders>
          </w:tcPr>
          <w:p w14:paraId="58D34667" w14:textId="77777777" w:rsidR="009A57F3" w:rsidRPr="0064098F" w:rsidRDefault="009A57F3" w:rsidP="001A7B1E">
            <w:pPr>
              <w:keepNext/>
              <w:jc w:val="right"/>
              <w:rPr>
                <w:color w:val="000000"/>
                <w:sz w:val="18"/>
                <w:szCs w:val="18"/>
              </w:rPr>
            </w:pPr>
            <w:r>
              <w:rPr>
                <w:color w:val="000000"/>
                <w:sz w:val="18"/>
                <w:szCs w:val="18"/>
              </w:rPr>
              <w:t>$</w:t>
            </w:r>
          </w:p>
        </w:tc>
        <w:tc>
          <w:tcPr>
            <w:tcW w:w="0" w:type="auto"/>
            <w:tcBorders>
              <w:top w:val="single" w:sz="1" w:space="0" w:color="000000"/>
              <w:left w:val="single" w:sz="1" w:space="0" w:color="000000"/>
              <w:bottom w:val="single" w:sz="1" w:space="0" w:color="000000"/>
              <w:right w:val="single" w:sz="1" w:space="0" w:color="000000"/>
            </w:tcBorders>
          </w:tcPr>
          <w:p w14:paraId="3C40D322" w14:textId="77777777" w:rsidR="009A57F3" w:rsidRPr="0064098F" w:rsidRDefault="009A57F3" w:rsidP="001A7B1E">
            <w:pPr>
              <w:keepNext/>
              <w:jc w:val="right"/>
              <w:rPr>
                <w:color w:val="000000"/>
                <w:sz w:val="18"/>
                <w:szCs w:val="18"/>
              </w:rPr>
            </w:pPr>
            <w:r>
              <w:rPr>
                <w:color w:val="000000"/>
                <w:sz w:val="18"/>
                <w:szCs w:val="18"/>
              </w:rPr>
              <w:t>$</w:t>
            </w:r>
          </w:p>
        </w:tc>
      </w:tr>
      <w:tr w:rsidR="009A57F3" w14:paraId="4A7BD29D" w14:textId="77777777" w:rsidTr="001A7B1E">
        <w:tc>
          <w:tcPr>
            <w:tcW w:w="0" w:type="auto"/>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p w14:paraId="2E800906" w14:textId="77777777" w:rsidR="009A57F3" w:rsidRDefault="009A57F3" w:rsidP="001A7B1E">
            <w:r>
              <w:rPr>
                <w:color w:val="000000"/>
                <w:sz w:val="16"/>
              </w:rPr>
              <w:t>Supplies</w:t>
            </w:r>
          </w:p>
        </w:tc>
        <w:tc>
          <w:tcPr>
            <w:tcW w:w="0" w:type="auto"/>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p w14:paraId="00E6EB53" w14:textId="77777777" w:rsidR="009A57F3" w:rsidRPr="0064098F" w:rsidRDefault="009A57F3" w:rsidP="001A7B1E">
            <w:pPr>
              <w:keepNext/>
              <w:jc w:val="right"/>
              <w:rPr>
                <w:sz w:val="18"/>
                <w:szCs w:val="18"/>
              </w:rPr>
            </w:pPr>
            <w:r>
              <w:rPr>
                <w:color w:val="000000"/>
                <w:sz w:val="18"/>
                <w:szCs w:val="18"/>
              </w:rPr>
              <w:t>$</w:t>
            </w:r>
          </w:p>
        </w:tc>
        <w:tc>
          <w:tcPr>
            <w:tcW w:w="0" w:type="auto"/>
            <w:tcBorders>
              <w:top w:val="single" w:sz="1" w:space="0" w:color="000000"/>
              <w:left w:val="single" w:sz="1" w:space="0" w:color="000000"/>
              <w:bottom w:val="single" w:sz="1" w:space="0" w:color="000000"/>
              <w:right w:val="single" w:sz="1" w:space="0" w:color="000000"/>
            </w:tcBorders>
          </w:tcPr>
          <w:p w14:paraId="35DE6ED9" w14:textId="77777777" w:rsidR="009A57F3" w:rsidRPr="0064098F" w:rsidRDefault="009A57F3" w:rsidP="001A7B1E">
            <w:pPr>
              <w:keepNext/>
              <w:jc w:val="right"/>
              <w:rPr>
                <w:color w:val="000000"/>
                <w:sz w:val="18"/>
                <w:szCs w:val="18"/>
              </w:rPr>
            </w:pPr>
            <w:r>
              <w:rPr>
                <w:color w:val="000000"/>
                <w:sz w:val="18"/>
                <w:szCs w:val="18"/>
              </w:rPr>
              <w:t>$</w:t>
            </w:r>
          </w:p>
        </w:tc>
        <w:tc>
          <w:tcPr>
            <w:tcW w:w="0" w:type="auto"/>
            <w:tcBorders>
              <w:top w:val="single" w:sz="1" w:space="0" w:color="000000"/>
              <w:left w:val="single" w:sz="1" w:space="0" w:color="000000"/>
              <w:bottom w:val="single" w:sz="1" w:space="0" w:color="000000"/>
              <w:right w:val="single" w:sz="1" w:space="0" w:color="000000"/>
            </w:tcBorders>
          </w:tcPr>
          <w:p w14:paraId="314F4E4E" w14:textId="77777777" w:rsidR="009A57F3" w:rsidRPr="0064098F" w:rsidRDefault="009A57F3" w:rsidP="001A7B1E">
            <w:pPr>
              <w:keepNext/>
              <w:jc w:val="right"/>
              <w:rPr>
                <w:color w:val="000000"/>
                <w:sz w:val="18"/>
                <w:szCs w:val="18"/>
              </w:rPr>
            </w:pPr>
            <w:r>
              <w:rPr>
                <w:color w:val="000000"/>
                <w:sz w:val="18"/>
                <w:szCs w:val="18"/>
              </w:rPr>
              <w:t>$</w:t>
            </w:r>
          </w:p>
        </w:tc>
      </w:tr>
      <w:tr w:rsidR="009A57F3" w14:paraId="65F71C78" w14:textId="77777777" w:rsidTr="001A7B1E">
        <w:tc>
          <w:tcPr>
            <w:tcW w:w="0" w:type="auto"/>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p w14:paraId="0B4BA76E" w14:textId="77777777" w:rsidR="009A57F3" w:rsidRDefault="009A57F3" w:rsidP="001A7B1E">
            <w:r>
              <w:rPr>
                <w:color w:val="000000"/>
                <w:sz w:val="16"/>
              </w:rPr>
              <w:t>Other</w:t>
            </w:r>
          </w:p>
        </w:tc>
        <w:tc>
          <w:tcPr>
            <w:tcW w:w="0" w:type="auto"/>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p w14:paraId="7062EAFE" w14:textId="77777777" w:rsidR="009A57F3" w:rsidRPr="0064098F" w:rsidRDefault="009A57F3" w:rsidP="001A7B1E">
            <w:pPr>
              <w:keepNext/>
              <w:jc w:val="right"/>
              <w:rPr>
                <w:sz w:val="18"/>
                <w:szCs w:val="18"/>
              </w:rPr>
            </w:pPr>
            <w:r>
              <w:rPr>
                <w:color w:val="000000"/>
                <w:sz w:val="18"/>
                <w:szCs w:val="18"/>
              </w:rPr>
              <w:t>$</w:t>
            </w:r>
          </w:p>
        </w:tc>
        <w:tc>
          <w:tcPr>
            <w:tcW w:w="0" w:type="auto"/>
            <w:tcBorders>
              <w:top w:val="single" w:sz="1" w:space="0" w:color="000000"/>
              <w:left w:val="single" w:sz="1" w:space="0" w:color="000000"/>
              <w:bottom w:val="single" w:sz="1" w:space="0" w:color="000000"/>
              <w:right w:val="single" w:sz="1" w:space="0" w:color="000000"/>
            </w:tcBorders>
          </w:tcPr>
          <w:p w14:paraId="1DDE0FC8" w14:textId="77777777" w:rsidR="009A57F3" w:rsidRPr="0064098F" w:rsidRDefault="009A57F3" w:rsidP="001A7B1E">
            <w:pPr>
              <w:keepNext/>
              <w:jc w:val="right"/>
              <w:rPr>
                <w:color w:val="000000"/>
                <w:sz w:val="18"/>
                <w:szCs w:val="18"/>
              </w:rPr>
            </w:pPr>
            <w:r>
              <w:rPr>
                <w:color w:val="000000"/>
                <w:sz w:val="18"/>
                <w:szCs w:val="18"/>
              </w:rPr>
              <w:t>$</w:t>
            </w:r>
          </w:p>
        </w:tc>
        <w:tc>
          <w:tcPr>
            <w:tcW w:w="0" w:type="auto"/>
            <w:tcBorders>
              <w:top w:val="single" w:sz="1" w:space="0" w:color="000000"/>
              <w:left w:val="single" w:sz="1" w:space="0" w:color="000000"/>
              <w:bottom w:val="single" w:sz="1" w:space="0" w:color="000000"/>
              <w:right w:val="single" w:sz="1" w:space="0" w:color="000000"/>
            </w:tcBorders>
          </w:tcPr>
          <w:p w14:paraId="6B1028B8" w14:textId="77777777" w:rsidR="009A57F3" w:rsidRPr="0064098F" w:rsidRDefault="009A57F3" w:rsidP="001A7B1E">
            <w:pPr>
              <w:keepNext/>
              <w:jc w:val="right"/>
              <w:rPr>
                <w:color w:val="000000"/>
                <w:sz w:val="18"/>
                <w:szCs w:val="18"/>
              </w:rPr>
            </w:pPr>
            <w:r>
              <w:rPr>
                <w:color w:val="000000"/>
                <w:sz w:val="18"/>
                <w:szCs w:val="18"/>
              </w:rPr>
              <w:t>$</w:t>
            </w:r>
          </w:p>
        </w:tc>
      </w:tr>
      <w:tr w:rsidR="009A57F3" w14:paraId="160054F3" w14:textId="77777777" w:rsidTr="001A7B1E">
        <w:tc>
          <w:tcPr>
            <w:tcW w:w="0" w:type="auto"/>
            <w:tcBorders>
              <w:top w:val="single" w:sz="1" w:space="0" w:color="000000"/>
              <w:left w:val="single" w:sz="1" w:space="0" w:color="000000"/>
              <w:bottom w:val="single" w:sz="1" w:space="0" w:color="000000"/>
              <w:right w:val="single" w:sz="1" w:space="0" w:color="000000"/>
            </w:tcBorders>
            <w:shd w:val="clear" w:color="auto" w:fill="DDD9C4"/>
            <w:tcMar>
              <w:top w:w="60" w:type="dxa"/>
              <w:left w:w="60" w:type="dxa"/>
              <w:bottom w:w="60" w:type="dxa"/>
              <w:right w:w="60" w:type="dxa"/>
            </w:tcMar>
            <w:vAlign w:val="center"/>
          </w:tcPr>
          <w:p w14:paraId="540C0AB9" w14:textId="77777777" w:rsidR="009A57F3" w:rsidRDefault="009A57F3" w:rsidP="001A7B1E">
            <w:r>
              <w:rPr>
                <w:b/>
                <w:color w:val="000000"/>
              </w:rPr>
              <w:t>Total</w:t>
            </w:r>
          </w:p>
        </w:tc>
        <w:tc>
          <w:tcPr>
            <w:tcW w:w="0" w:type="auto"/>
            <w:tcBorders>
              <w:top w:val="single" w:sz="1" w:space="0" w:color="000000"/>
              <w:left w:val="single" w:sz="1" w:space="0" w:color="000000"/>
              <w:bottom w:val="single" w:sz="1" w:space="0" w:color="000000"/>
              <w:right w:val="single" w:sz="1" w:space="0" w:color="000000"/>
            </w:tcBorders>
            <w:shd w:val="clear" w:color="auto" w:fill="DDD9C4"/>
            <w:tcMar>
              <w:top w:w="60" w:type="dxa"/>
              <w:left w:w="60" w:type="dxa"/>
              <w:bottom w:w="60" w:type="dxa"/>
              <w:right w:w="60" w:type="dxa"/>
            </w:tcMar>
          </w:tcPr>
          <w:p w14:paraId="6D0440F5" w14:textId="0497B13C" w:rsidR="009A57F3" w:rsidRDefault="009A57F3" w:rsidP="001A7B1E">
            <w:pPr>
              <w:jc w:val="right"/>
            </w:pPr>
            <w:r>
              <w:rPr>
                <w:color w:val="000000"/>
                <w:sz w:val="18"/>
                <w:szCs w:val="18"/>
              </w:rPr>
              <w:t>$</w:t>
            </w:r>
            <w:r w:rsidR="004C70AF">
              <w:rPr>
                <w:color w:val="000000"/>
                <w:sz w:val="18"/>
                <w:szCs w:val="18"/>
              </w:rPr>
              <w:t>5</w:t>
            </w:r>
            <w:r w:rsidR="00802B5A">
              <w:rPr>
                <w:color w:val="000000"/>
                <w:sz w:val="18"/>
                <w:szCs w:val="18"/>
              </w:rPr>
              <w:t>90</w:t>
            </w:r>
            <w:r w:rsidR="004C70AF">
              <w:rPr>
                <w:color w:val="000000"/>
                <w:sz w:val="18"/>
                <w:szCs w:val="18"/>
              </w:rPr>
              <w:t>,000</w:t>
            </w:r>
          </w:p>
        </w:tc>
        <w:tc>
          <w:tcPr>
            <w:tcW w:w="0" w:type="auto"/>
            <w:tcBorders>
              <w:top w:val="single" w:sz="1" w:space="0" w:color="000000"/>
              <w:left w:val="single" w:sz="1" w:space="0" w:color="000000"/>
              <w:bottom w:val="single" w:sz="1" w:space="0" w:color="000000"/>
              <w:right w:val="single" w:sz="1" w:space="0" w:color="000000"/>
            </w:tcBorders>
            <w:shd w:val="clear" w:color="auto" w:fill="DDD9C4"/>
          </w:tcPr>
          <w:p w14:paraId="573CEA78" w14:textId="77777777" w:rsidR="009A57F3" w:rsidRDefault="009A57F3" w:rsidP="001A7B1E">
            <w:pPr>
              <w:jc w:val="right"/>
              <w:rPr>
                <w:b/>
                <w:color w:val="000000"/>
                <w:sz w:val="16"/>
              </w:rPr>
            </w:pPr>
            <w:r>
              <w:rPr>
                <w:color w:val="000000"/>
                <w:sz w:val="18"/>
                <w:szCs w:val="18"/>
              </w:rPr>
              <w:t>$</w:t>
            </w:r>
          </w:p>
        </w:tc>
        <w:tc>
          <w:tcPr>
            <w:tcW w:w="0" w:type="auto"/>
            <w:tcBorders>
              <w:top w:val="single" w:sz="1" w:space="0" w:color="000000"/>
              <w:left w:val="single" w:sz="1" w:space="0" w:color="000000"/>
              <w:bottom w:val="single" w:sz="1" w:space="0" w:color="000000"/>
              <w:right w:val="single" w:sz="1" w:space="0" w:color="000000"/>
            </w:tcBorders>
            <w:shd w:val="clear" w:color="auto" w:fill="DDD9C4"/>
          </w:tcPr>
          <w:p w14:paraId="56FBD3FC" w14:textId="77777777" w:rsidR="009A57F3" w:rsidRDefault="009A57F3" w:rsidP="001A7B1E">
            <w:pPr>
              <w:jc w:val="right"/>
              <w:rPr>
                <w:b/>
                <w:color w:val="000000"/>
                <w:sz w:val="16"/>
              </w:rPr>
            </w:pPr>
            <w:r>
              <w:rPr>
                <w:color w:val="000000"/>
                <w:sz w:val="18"/>
                <w:szCs w:val="18"/>
              </w:rPr>
              <w:t>$</w:t>
            </w:r>
          </w:p>
        </w:tc>
      </w:tr>
    </w:tbl>
    <w:p w14:paraId="25C79F0F" w14:textId="77777777" w:rsidR="009A57F3" w:rsidRPr="00192170" w:rsidRDefault="009A57F3"/>
    <w:tbl>
      <w:tblPr>
        <w:tblW w:w="10799" w:type="dxa"/>
        <w:jc w:val="center"/>
        <w:tblLook w:val="04A0" w:firstRow="1" w:lastRow="0" w:firstColumn="1" w:lastColumn="0" w:noHBand="0" w:noVBand="1"/>
      </w:tblPr>
      <w:tblGrid>
        <w:gridCol w:w="10799"/>
      </w:tblGrid>
      <w:tr w:rsidR="009A57F3" w:rsidRPr="00192170" w14:paraId="54162658" w14:textId="77777777" w:rsidTr="00B81B3F">
        <w:trPr>
          <w:tblHeader/>
          <w:jc w:val="center"/>
        </w:trPr>
        <w:tc>
          <w:tcPr>
            <w:tcW w:w="10799" w:type="dxa"/>
            <w:tcBorders>
              <w:top w:val="single" w:sz="1" w:space="0" w:color="000000"/>
              <w:left w:val="single" w:sz="1" w:space="0" w:color="000000"/>
              <w:bottom w:val="single" w:sz="1" w:space="0" w:color="000000"/>
              <w:right w:val="single" w:sz="1" w:space="0" w:color="000000"/>
            </w:tcBorders>
            <w:shd w:val="clear" w:color="auto" w:fill="1F497D"/>
            <w:tcMar>
              <w:top w:w="60" w:type="dxa"/>
              <w:left w:w="60" w:type="dxa"/>
              <w:bottom w:w="60" w:type="dxa"/>
              <w:right w:w="60" w:type="dxa"/>
            </w:tcMar>
            <w:vAlign w:val="center"/>
          </w:tcPr>
          <w:p w14:paraId="762DBF70" w14:textId="77777777" w:rsidR="009A57F3" w:rsidRPr="00192170" w:rsidRDefault="009A57F3" w:rsidP="00B81B3F">
            <w:pPr>
              <w:ind w:left="-60"/>
              <w:jc w:val="center"/>
              <w:rPr>
                <w:b/>
                <w:bCs/>
                <w:color w:val="FFFFFF" w:themeColor="background1"/>
                <w:sz w:val="32"/>
                <w:szCs w:val="32"/>
              </w:rPr>
            </w:pPr>
            <w:r w:rsidRPr="00192170">
              <w:rPr>
                <w:b/>
                <w:bCs/>
                <w:color w:val="FFFFFF" w:themeColor="background1"/>
                <w:sz w:val="32"/>
                <w:szCs w:val="32"/>
              </w:rPr>
              <w:lastRenderedPageBreak/>
              <w:t>Travel Section</w:t>
            </w:r>
          </w:p>
        </w:tc>
      </w:tr>
    </w:tbl>
    <w:p w14:paraId="70C9E524" w14:textId="77777777" w:rsidR="009A57F3" w:rsidRPr="00192170" w:rsidRDefault="009A57F3" w:rsidP="003C4E45">
      <w:pPr>
        <w:pBdr>
          <w:bottom w:val="single" w:sz="1" w:space="1" w:color="DBE5F1"/>
        </w:pBdr>
        <w:spacing w:before="240" w:after="240"/>
      </w:pPr>
      <w:r w:rsidRPr="00192170">
        <w:rPr>
          <w:b/>
          <w:color w:val="365F92"/>
          <w:sz w:val="24"/>
        </w:rPr>
        <w:t>Travel</w:t>
      </w:r>
    </w:p>
    <w:p w14:paraId="0C689ADB" w14:textId="77777777" w:rsidR="009A57F3" w:rsidRDefault="009A57F3" w:rsidP="003C4E45">
      <w:pPr>
        <w:rPr>
          <w:i/>
          <w:color w:val="C45911" w:themeColor="accent2" w:themeShade="BF"/>
          <w:sz w:val="20"/>
          <w:szCs w:val="20"/>
        </w:rPr>
      </w:pPr>
      <w:r w:rsidRPr="00192170">
        <w:rPr>
          <w:i/>
          <w:color w:val="C45911" w:themeColor="accent2" w:themeShade="BF"/>
          <w:sz w:val="20"/>
          <w:szCs w:val="20"/>
        </w:rPr>
        <w:t>The purpose of this page is to gather and calculate all the travel expenses associated with the AOP Project.</w:t>
      </w:r>
      <w:r w:rsidRPr="00192170">
        <w:t xml:space="preserve"> </w:t>
      </w:r>
      <w:r w:rsidRPr="00192170">
        <w:rPr>
          <w:i/>
          <w:color w:val="C45911" w:themeColor="accent2" w:themeShade="BF"/>
          <w:sz w:val="20"/>
          <w:szCs w:val="20"/>
        </w:rPr>
        <w:t>Note: Planned Cost amounts provided in this AOP write up are initial estimates and final</w:t>
      </w:r>
      <w:r w:rsidRPr="00340BB6">
        <w:rPr>
          <w:i/>
          <w:color w:val="C45911" w:themeColor="accent2" w:themeShade="BF"/>
          <w:sz w:val="20"/>
          <w:szCs w:val="20"/>
        </w:rPr>
        <w:t xml:space="preserve"> cost plans will be submitted </w:t>
      </w:r>
      <w:proofErr w:type="gramStart"/>
      <w:r w:rsidRPr="00340BB6">
        <w:rPr>
          <w:i/>
          <w:color w:val="C45911" w:themeColor="accent2" w:themeShade="BF"/>
          <w:sz w:val="20"/>
          <w:szCs w:val="20"/>
        </w:rPr>
        <w:t>into</w:t>
      </w:r>
      <w:proofErr w:type="gramEnd"/>
      <w:r w:rsidRPr="00340BB6">
        <w:rPr>
          <w:i/>
          <w:color w:val="C45911" w:themeColor="accent2" w:themeShade="BF"/>
          <w:sz w:val="20"/>
          <w:szCs w:val="20"/>
        </w:rPr>
        <w:t xml:space="preserve"> the EERE AOP SharePoint site.</w:t>
      </w:r>
    </w:p>
    <w:p w14:paraId="056868AD" w14:textId="77777777" w:rsidR="00731A71" w:rsidRDefault="00731A71" w:rsidP="003C4E45">
      <w:pPr>
        <w:rPr>
          <w:i/>
          <w:color w:val="C45911" w:themeColor="accent2" w:themeShade="BF"/>
        </w:rPr>
      </w:pPr>
    </w:p>
    <w:p w14:paraId="10F2165C" w14:textId="77777777" w:rsidR="00731A71" w:rsidRDefault="00731A71" w:rsidP="003C4E45">
      <w:pPr>
        <w:rPr>
          <w:i/>
          <w:color w:val="C45911" w:themeColor="accent2" w:themeShade="BF"/>
        </w:rPr>
      </w:pPr>
    </w:p>
    <w:p w14:paraId="575BFAA3" w14:textId="77777777" w:rsidR="00731A71" w:rsidRDefault="00731A71" w:rsidP="003C4E45"/>
    <w:tbl>
      <w:tblPr>
        <w:tblW w:w="5000" w:type="pct"/>
        <w:tblLook w:val="04A0" w:firstRow="1" w:lastRow="0" w:firstColumn="1" w:lastColumn="0" w:noHBand="0" w:noVBand="1"/>
      </w:tblPr>
      <w:tblGrid>
        <w:gridCol w:w="743"/>
        <w:gridCol w:w="699"/>
        <w:gridCol w:w="980"/>
        <w:gridCol w:w="707"/>
        <w:gridCol w:w="10"/>
        <w:gridCol w:w="1658"/>
        <w:gridCol w:w="1291"/>
        <w:gridCol w:w="2231"/>
        <w:gridCol w:w="1039"/>
      </w:tblGrid>
      <w:tr w:rsidR="009A57F3" w14:paraId="33A0ED9F" w14:textId="77777777" w:rsidTr="00731A71">
        <w:trPr>
          <w:tblHeader/>
        </w:trPr>
        <w:tc>
          <w:tcPr>
            <w:tcW w:w="397" w:type="pct"/>
            <w:tcBorders>
              <w:top w:val="single" w:sz="1" w:space="0" w:color="000000"/>
              <w:left w:val="single" w:sz="1" w:space="0" w:color="000000"/>
              <w:bottom w:val="single" w:sz="1" w:space="0" w:color="000000"/>
              <w:right w:val="single" w:sz="1" w:space="0" w:color="000000"/>
            </w:tcBorders>
            <w:shd w:val="clear" w:color="auto" w:fill="1F497D"/>
            <w:tcMar>
              <w:top w:w="60" w:type="dxa"/>
              <w:left w:w="60" w:type="dxa"/>
              <w:bottom w:w="60" w:type="dxa"/>
              <w:right w:w="60" w:type="dxa"/>
            </w:tcMar>
            <w:vAlign w:val="center"/>
          </w:tcPr>
          <w:p w14:paraId="240971F1" w14:textId="77777777" w:rsidR="009A57F3" w:rsidRDefault="009A57F3" w:rsidP="00B81B3F">
            <w:pPr>
              <w:jc w:val="center"/>
            </w:pPr>
            <w:r>
              <w:rPr>
                <w:b/>
                <w:color w:val="FFFFFF"/>
              </w:rPr>
              <w:t>Month</w:t>
            </w:r>
          </w:p>
        </w:tc>
        <w:tc>
          <w:tcPr>
            <w:tcW w:w="373" w:type="pct"/>
            <w:tcBorders>
              <w:top w:val="single" w:sz="1" w:space="0" w:color="000000"/>
              <w:left w:val="single" w:sz="1" w:space="0" w:color="000000"/>
              <w:bottom w:val="single" w:sz="1" w:space="0" w:color="000000"/>
              <w:right w:val="single" w:sz="1" w:space="0" w:color="000000"/>
            </w:tcBorders>
            <w:shd w:val="clear" w:color="auto" w:fill="1F497D"/>
            <w:vAlign w:val="center"/>
          </w:tcPr>
          <w:p w14:paraId="1964EEBD" w14:textId="77777777" w:rsidR="009A57F3" w:rsidRDefault="009A57F3" w:rsidP="00B81B3F">
            <w:pPr>
              <w:jc w:val="center"/>
              <w:rPr>
                <w:b/>
                <w:color w:val="FFFFFF"/>
              </w:rPr>
            </w:pPr>
            <w:r>
              <w:rPr>
                <w:b/>
                <w:color w:val="FFFFFF"/>
              </w:rPr>
              <w:t>FY</w:t>
            </w:r>
            <w:r w:rsidRPr="00023EDF">
              <w:rPr>
                <w:rFonts w:ascii="Calibri" w:eastAsia="Calibri" w:hAnsi="Calibri" w:cs="Times New Roman"/>
                <w:b/>
                <w:color w:val="FF0000"/>
              </w:rPr>
              <w:t>*</w:t>
            </w:r>
          </w:p>
        </w:tc>
        <w:tc>
          <w:tcPr>
            <w:tcW w:w="2254" w:type="pct"/>
            <w:gridSpan w:val="4"/>
            <w:tcBorders>
              <w:top w:val="single" w:sz="1" w:space="0" w:color="000000"/>
              <w:left w:val="single" w:sz="1" w:space="0" w:color="000000"/>
              <w:bottom w:val="single" w:sz="1" w:space="0" w:color="000000"/>
              <w:right w:val="single" w:sz="1" w:space="0" w:color="000000"/>
            </w:tcBorders>
            <w:shd w:val="clear" w:color="auto" w:fill="1F497D"/>
            <w:vAlign w:val="center"/>
          </w:tcPr>
          <w:p w14:paraId="50278760" w14:textId="77777777" w:rsidR="009A57F3" w:rsidRDefault="009A57F3" w:rsidP="00B81B3F">
            <w:pPr>
              <w:jc w:val="center"/>
            </w:pPr>
            <w:r>
              <w:rPr>
                <w:b/>
                <w:color w:val="FFFFFF"/>
              </w:rPr>
              <w:t>Travel Type</w:t>
            </w:r>
          </w:p>
        </w:tc>
        <w:tc>
          <w:tcPr>
            <w:tcW w:w="75" w:type="pct"/>
            <w:tcBorders>
              <w:top w:val="single" w:sz="1" w:space="0" w:color="000000"/>
              <w:left w:val="single" w:sz="1" w:space="0" w:color="000000"/>
              <w:bottom w:val="single" w:sz="1" w:space="0" w:color="000000"/>
              <w:right w:val="single" w:sz="1" w:space="0" w:color="000000"/>
            </w:tcBorders>
            <w:shd w:val="clear" w:color="auto" w:fill="1F497D"/>
            <w:tcMar>
              <w:top w:w="60" w:type="dxa"/>
              <w:left w:w="60" w:type="dxa"/>
              <w:bottom w:w="60" w:type="dxa"/>
              <w:right w:w="60" w:type="dxa"/>
            </w:tcMar>
            <w:vAlign w:val="center"/>
          </w:tcPr>
          <w:p w14:paraId="178148FE" w14:textId="77777777" w:rsidR="009A57F3" w:rsidRDefault="009A57F3" w:rsidP="00B81B3F">
            <w:pPr>
              <w:jc w:val="center"/>
            </w:pPr>
            <w:r>
              <w:rPr>
                <w:b/>
                <w:color w:val="FFFFFF"/>
              </w:rPr>
              <w:t>Destination</w:t>
            </w:r>
            <w:r w:rsidRPr="00023EDF">
              <w:rPr>
                <w:rFonts w:ascii="Calibri" w:eastAsia="Calibri" w:hAnsi="Calibri" w:cs="Times New Roman"/>
                <w:b/>
                <w:color w:val="FF0000"/>
              </w:rPr>
              <w:t>*</w:t>
            </w:r>
          </w:p>
        </w:tc>
        <w:tc>
          <w:tcPr>
            <w:tcW w:w="1346" w:type="pct"/>
            <w:tcBorders>
              <w:top w:val="single" w:sz="1" w:space="0" w:color="000000"/>
              <w:left w:val="single" w:sz="1" w:space="0" w:color="000000"/>
              <w:bottom w:val="single" w:sz="1" w:space="0" w:color="000000"/>
              <w:right w:val="single" w:sz="1" w:space="0" w:color="000000"/>
            </w:tcBorders>
            <w:shd w:val="clear" w:color="auto" w:fill="1F497D"/>
            <w:tcMar>
              <w:top w:w="60" w:type="dxa"/>
              <w:left w:w="60" w:type="dxa"/>
              <w:bottom w:w="60" w:type="dxa"/>
              <w:right w:w="60" w:type="dxa"/>
            </w:tcMar>
            <w:vAlign w:val="center"/>
          </w:tcPr>
          <w:p w14:paraId="55D9E6F4" w14:textId="77777777" w:rsidR="009A57F3" w:rsidRDefault="009A57F3" w:rsidP="00B81B3F">
            <w:pPr>
              <w:jc w:val="center"/>
            </w:pPr>
            <w:r>
              <w:rPr>
                <w:b/>
                <w:color w:val="FFFFFF"/>
              </w:rPr>
              <w:t>Purpose</w:t>
            </w:r>
          </w:p>
        </w:tc>
        <w:tc>
          <w:tcPr>
            <w:tcW w:w="555" w:type="pct"/>
            <w:tcBorders>
              <w:top w:val="single" w:sz="1" w:space="0" w:color="000000"/>
              <w:left w:val="single" w:sz="1" w:space="0" w:color="000000"/>
              <w:bottom w:val="single" w:sz="1" w:space="0" w:color="000000"/>
              <w:right w:val="single" w:sz="1" w:space="0" w:color="000000"/>
            </w:tcBorders>
            <w:shd w:val="clear" w:color="auto" w:fill="1F497D"/>
            <w:tcMar>
              <w:top w:w="60" w:type="dxa"/>
              <w:left w:w="60" w:type="dxa"/>
              <w:bottom w:w="60" w:type="dxa"/>
              <w:right w:w="60" w:type="dxa"/>
            </w:tcMar>
            <w:vAlign w:val="center"/>
          </w:tcPr>
          <w:p w14:paraId="237DFEB3" w14:textId="77777777" w:rsidR="009A57F3" w:rsidRDefault="009A57F3" w:rsidP="00B81B3F">
            <w:pPr>
              <w:jc w:val="center"/>
            </w:pPr>
            <w:r>
              <w:rPr>
                <w:b/>
                <w:color w:val="FFFFFF"/>
              </w:rPr>
              <w:t>Estimated Cost</w:t>
            </w:r>
            <w:r w:rsidRPr="00023EDF">
              <w:rPr>
                <w:rFonts w:ascii="Calibri" w:eastAsia="Calibri" w:hAnsi="Calibri" w:cs="Times New Roman"/>
                <w:b/>
                <w:color w:val="FF0000"/>
              </w:rPr>
              <w:t>*</w:t>
            </w:r>
          </w:p>
        </w:tc>
      </w:tr>
      <w:tr w:rsidR="009A57F3" w14:paraId="37CD5300" w14:textId="77777777" w:rsidTr="00731A71">
        <w:tc>
          <w:tcPr>
            <w:tcW w:w="397" w:type="pct"/>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p w14:paraId="3FC8C960" w14:textId="66A32A53" w:rsidR="009A57F3" w:rsidRPr="00A84115" w:rsidRDefault="000541E4" w:rsidP="00B81B3F">
            <w:pPr>
              <w:spacing w:after="0"/>
              <w:rPr>
                <w:color w:val="262626" w:themeColor="text1" w:themeTint="D9"/>
                <w:sz w:val="20"/>
                <w:szCs w:val="20"/>
              </w:rPr>
            </w:pPr>
            <w:r>
              <w:rPr>
                <w:rStyle w:val="contentcontrolboundarysink"/>
                <w:rFonts w:ascii="Calibri" w:hAnsi="Calibri" w:cs="Calibri"/>
                <w:color w:val="D13438"/>
                <w:sz w:val="20"/>
                <w:szCs w:val="20"/>
              </w:rPr>
              <w:t>​​</w:t>
            </w:r>
            <w:r>
              <w:rPr>
                <w:rStyle w:val="normaltextrun"/>
                <w:rFonts w:ascii="Calibri" w:hAnsi="Calibri" w:cs="Calibri"/>
                <w:color w:val="D13438"/>
                <w:sz w:val="20"/>
                <w:szCs w:val="20"/>
              </w:rPr>
              <w:t>Jun</w:t>
            </w:r>
            <w:r>
              <w:rPr>
                <w:rStyle w:val="contentcontrolboundarysink"/>
                <w:rFonts w:ascii="Arial" w:hAnsi="Arial" w:cs="Arial"/>
                <w:sz w:val="20"/>
                <w:szCs w:val="20"/>
              </w:rPr>
              <w:t>​</w:t>
            </w:r>
            <w:r>
              <w:rPr>
                <w:rStyle w:val="eop"/>
                <w:rFonts w:ascii="Aptos" w:hAnsi="Aptos" w:cs="Segoe UI"/>
                <w:color w:val="262626"/>
                <w:sz w:val="20"/>
                <w:szCs w:val="20"/>
              </w:rPr>
              <w:t> </w:t>
            </w:r>
          </w:p>
        </w:tc>
        <w:tc>
          <w:tcPr>
            <w:tcW w:w="373" w:type="pct"/>
            <w:tcBorders>
              <w:top w:val="single" w:sz="1" w:space="0" w:color="000000"/>
              <w:left w:val="single" w:sz="1" w:space="0" w:color="000000"/>
              <w:bottom w:val="single" w:sz="1" w:space="0" w:color="000000"/>
              <w:right w:val="single" w:sz="1" w:space="0" w:color="000000"/>
            </w:tcBorders>
          </w:tcPr>
          <w:p w14:paraId="14E22ED6" w14:textId="1F1B100E" w:rsidR="009A57F3" w:rsidRPr="006445FC" w:rsidRDefault="000541E4" w:rsidP="00B81B3F">
            <w:pPr>
              <w:spacing w:after="0"/>
              <w:rPr>
                <w:rStyle w:val="MainBodyStyle"/>
                <w:sz w:val="20"/>
                <w:szCs w:val="20"/>
              </w:rPr>
            </w:pPr>
            <w:r>
              <w:rPr>
                <w:rStyle w:val="normaltextrun"/>
                <w:rFonts w:ascii="Calibri" w:hAnsi="Calibri" w:cs="Calibri"/>
                <w:color w:val="D13438"/>
                <w:sz w:val="20"/>
                <w:szCs w:val="20"/>
              </w:rPr>
              <w:t>2025</w:t>
            </w:r>
            <w:r>
              <w:rPr>
                <w:rStyle w:val="contentcontrolboundarysink"/>
                <w:rFonts w:ascii="Calibri" w:hAnsi="Calibri" w:cs="Calibri"/>
                <w:color w:val="262626"/>
                <w:sz w:val="20"/>
                <w:szCs w:val="20"/>
              </w:rPr>
              <w:t>​</w:t>
            </w:r>
            <w:r>
              <w:rPr>
                <w:rStyle w:val="contentcontrolboundarysink"/>
                <w:rFonts w:ascii="Arial" w:hAnsi="Arial" w:cs="Arial"/>
                <w:sz w:val="20"/>
                <w:szCs w:val="20"/>
              </w:rPr>
              <w:t>​</w:t>
            </w:r>
            <w:r>
              <w:rPr>
                <w:rStyle w:val="eop"/>
                <w:rFonts w:ascii="Calibri" w:hAnsi="Calibri" w:cs="Calibri"/>
                <w:color w:val="262626"/>
                <w:sz w:val="20"/>
                <w:szCs w:val="20"/>
              </w:rPr>
              <w:t> </w:t>
            </w:r>
          </w:p>
        </w:tc>
        <w:tc>
          <w:tcPr>
            <w:tcW w:w="524" w:type="pct"/>
            <w:tcBorders>
              <w:top w:val="single" w:sz="1" w:space="0" w:color="000000"/>
              <w:left w:val="single" w:sz="1" w:space="0" w:color="000000"/>
              <w:bottom w:val="single" w:sz="1" w:space="0" w:color="000000"/>
              <w:right w:val="single" w:sz="1" w:space="0" w:color="000000"/>
            </w:tcBorders>
          </w:tcPr>
          <w:p w14:paraId="6939D53D" w14:textId="77777777" w:rsidR="000541E4" w:rsidRPr="006445FC" w:rsidRDefault="000541E4" w:rsidP="000541E4">
            <w:pPr>
              <w:spacing w:after="0"/>
              <w:rPr>
                <w:color w:val="262626" w:themeColor="text1" w:themeTint="D9"/>
                <w:sz w:val="20"/>
                <w:szCs w:val="20"/>
              </w:rPr>
            </w:pPr>
            <w:r>
              <w:rPr>
                <w:rStyle w:val="contentcontrolboundarysink"/>
                <w:rFonts w:ascii="Calibri" w:hAnsi="Calibri" w:cs="Calibri"/>
                <w:color w:val="D13438"/>
                <w:sz w:val="20"/>
                <w:szCs w:val="20"/>
              </w:rPr>
              <w:t>​​</w:t>
            </w:r>
            <w:r>
              <w:rPr>
                <w:rStyle w:val="normaltextrun"/>
                <w:rFonts w:ascii="Calibri" w:hAnsi="Calibri" w:cs="Calibri"/>
                <w:color w:val="D13438"/>
                <w:sz w:val="20"/>
                <w:szCs w:val="20"/>
              </w:rPr>
              <w:t>Domestic</w:t>
            </w:r>
            <w:r>
              <w:rPr>
                <w:rStyle w:val="contentcontrolboundarysink"/>
                <w:rFonts w:ascii="Arial" w:hAnsi="Arial" w:cs="Arial"/>
                <w:sz w:val="20"/>
                <w:szCs w:val="20"/>
              </w:rPr>
              <w:t>​</w:t>
            </w:r>
            <w:r>
              <w:rPr>
                <w:rStyle w:val="eop"/>
                <w:rFonts w:ascii="Aptos" w:hAnsi="Aptos" w:cs="Segoe UI"/>
                <w:color w:val="262626"/>
                <w:sz w:val="20"/>
                <w:szCs w:val="20"/>
              </w:rPr>
              <w:t> </w:t>
            </w:r>
          </w:p>
          <w:p w14:paraId="644ACBBF" w14:textId="7BB9F0E0" w:rsidR="000541E4" w:rsidRDefault="000541E4" w:rsidP="000541E4">
            <w:pPr>
              <w:spacing w:after="0"/>
              <w:rPr>
                <w:rStyle w:val="contentcontrolboundarysink"/>
                <w:rFonts w:ascii="Calibri" w:hAnsi="Calibri" w:cs="Calibri"/>
                <w:color w:val="D13438"/>
                <w:sz w:val="20"/>
                <w:szCs w:val="20"/>
              </w:rPr>
            </w:pPr>
          </w:p>
        </w:tc>
        <w:tc>
          <w:tcPr>
            <w:tcW w:w="378" w:type="pct"/>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p w14:paraId="11D3F24F" w14:textId="77777777" w:rsidR="000541E4" w:rsidRPr="00340BB6" w:rsidRDefault="000541E4" w:rsidP="000541E4">
            <w:pPr>
              <w:rPr>
                <w:color w:val="262626" w:themeColor="text1" w:themeTint="D9"/>
                <w:sz w:val="20"/>
                <w:szCs w:val="20"/>
              </w:rPr>
            </w:pPr>
            <w:r>
              <w:rPr>
                <w:rStyle w:val="contentcontrolboundarysink"/>
                <w:rFonts w:ascii="Calibri" w:hAnsi="Calibri" w:cs="Calibri"/>
                <w:color w:val="D13438"/>
                <w:sz w:val="20"/>
                <w:szCs w:val="20"/>
              </w:rPr>
              <w:t>​​</w:t>
            </w:r>
            <w:r>
              <w:rPr>
                <w:rStyle w:val="normaltextrun"/>
                <w:rFonts w:ascii="Calibri" w:hAnsi="Calibri" w:cs="Calibri"/>
                <w:color w:val="D13438"/>
                <w:sz w:val="20"/>
                <w:szCs w:val="20"/>
              </w:rPr>
              <w:t>VTO Annual Merit Review</w:t>
            </w:r>
            <w:r>
              <w:rPr>
                <w:rStyle w:val="contentcontrolboundarysink"/>
                <w:rFonts w:ascii="Arial" w:hAnsi="Arial" w:cs="Arial"/>
                <w:b/>
                <w:bCs/>
                <w:sz w:val="20"/>
                <w:szCs w:val="20"/>
              </w:rPr>
              <w:t>​</w:t>
            </w:r>
            <w:r>
              <w:rPr>
                <w:rStyle w:val="eop"/>
                <w:rFonts w:ascii="Aptos" w:hAnsi="Aptos" w:cs="Segoe UI"/>
                <w:color w:val="262626"/>
                <w:sz w:val="20"/>
                <w:szCs w:val="20"/>
              </w:rPr>
              <w:t> </w:t>
            </w:r>
          </w:p>
          <w:p w14:paraId="247758D2" w14:textId="5CD5BE23" w:rsidR="000541E4" w:rsidRDefault="000541E4" w:rsidP="000541E4">
            <w:pPr>
              <w:rPr>
                <w:rStyle w:val="contentcontrolboundarysink"/>
                <w:rFonts w:ascii="Calibri" w:hAnsi="Calibri" w:cs="Calibri"/>
                <w:color w:val="D13438"/>
                <w:sz w:val="20"/>
                <w:szCs w:val="20"/>
              </w:rPr>
            </w:pPr>
          </w:p>
        </w:tc>
        <w:tc>
          <w:tcPr>
            <w:tcW w:w="1352" w:type="pct"/>
            <w:gridSpan w:val="2"/>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p w14:paraId="5ED07F5D" w14:textId="77777777" w:rsidR="000541E4" w:rsidRPr="00340BB6" w:rsidRDefault="000541E4" w:rsidP="000541E4">
            <w:pPr>
              <w:rPr>
                <w:color w:val="262626" w:themeColor="text1" w:themeTint="D9"/>
                <w:sz w:val="20"/>
                <w:szCs w:val="20"/>
              </w:rPr>
            </w:pPr>
            <w:r>
              <w:rPr>
                <w:rStyle w:val="contentcontrolboundarysink"/>
                <w:rFonts w:ascii="Calibri" w:hAnsi="Calibri" w:cs="Calibri"/>
                <w:color w:val="D13438"/>
                <w:sz w:val="20"/>
                <w:szCs w:val="20"/>
              </w:rPr>
              <w:t>​​</w:t>
            </w:r>
            <w:r>
              <w:rPr>
                <w:rStyle w:val="normaltextrun"/>
                <w:rFonts w:ascii="Calibri" w:hAnsi="Calibri" w:cs="Calibri"/>
                <w:color w:val="D13438"/>
                <w:sz w:val="20"/>
                <w:szCs w:val="20"/>
              </w:rPr>
              <w:t xml:space="preserve">Planning to send </w:t>
            </w:r>
            <w:r w:rsidR="00F85377">
              <w:rPr>
                <w:rStyle w:val="normaltextrun"/>
                <w:rFonts w:ascii="Calibri" w:hAnsi="Calibri" w:cs="Calibri"/>
                <w:color w:val="D13438"/>
                <w:sz w:val="20"/>
                <w:szCs w:val="20"/>
              </w:rPr>
              <w:t>up to two people</w:t>
            </w:r>
            <w:r>
              <w:rPr>
                <w:rStyle w:val="normaltextrun"/>
                <w:rFonts w:ascii="Calibri" w:hAnsi="Calibri" w:cs="Calibri"/>
                <w:color w:val="D13438"/>
                <w:sz w:val="20"/>
                <w:szCs w:val="20"/>
              </w:rPr>
              <w:t xml:space="preserve"> for 2025 VTO Annual Merit Review at $2,500/person</w:t>
            </w:r>
            <w:r>
              <w:rPr>
                <w:rStyle w:val="contentcontrolboundarysink"/>
                <w:rFonts w:ascii="Arial" w:hAnsi="Arial" w:cs="Arial"/>
                <w:b/>
                <w:bCs/>
                <w:sz w:val="20"/>
                <w:szCs w:val="20"/>
              </w:rPr>
              <w:t>​</w:t>
            </w:r>
            <w:r>
              <w:rPr>
                <w:rStyle w:val="eop"/>
                <w:rFonts w:ascii="Aptos" w:hAnsi="Aptos" w:cs="Segoe UI"/>
                <w:color w:val="262626"/>
                <w:sz w:val="20"/>
                <w:szCs w:val="20"/>
              </w:rPr>
              <w:t> </w:t>
            </w:r>
          </w:p>
          <w:p w14:paraId="1197427D" w14:textId="13EF98AA" w:rsidR="000541E4" w:rsidRDefault="000541E4" w:rsidP="000541E4">
            <w:pPr>
              <w:rPr>
                <w:rStyle w:val="contentcontrolboundarysink"/>
                <w:rFonts w:ascii="Calibri" w:hAnsi="Calibri" w:cs="Calibri"/>
                <w:color w:val="D13438"/>
                <w:sz w:val="20"/>
                <w:szCs w:val="20"/>
              </w:rPr>
            </w:pPr>
          </w:p>
        </w:tc>
        <w:tc>
          <w:tcPr>
            <w:tcW w:w="1976" w:type="pct"/>
            <w:gridSpan w:val="3"/>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p w14:paraId="6988951C" w14:textId="0A2F4A73" w:rsidR="009A57F3" w:rsidRPr="00D2482F" w:rsidRDefault="000541E4" w:rsidP="00B81B3F">
            <w:pPr>
              <w:jc w:val="right"/>
              <w:rPr>
                <w:color w:val="000000"/>
                <w:sz w:val="20"/>
                <w:szCs w:val="20"/>
              </w:rPr>
            </w:pPr>
            <w:r>
              <w:rPr>
                <w:rStyle w:val="normaltextrun"/>
                <w:rFonts w:ascii="Calibri" w:hAnsi="Calibri" w:cs="Calibri"/>
                <w:color w:val="262626"/>
                <w:sz w:val="20"/>
                <w:szCs w:val="20"/>
              </w:rPr>
              <w:t>$</w:t>
            </w:r>
            <w:r>
              <w:rPr>
                <w:rStyle w:val="contentcontrolboundarysink"/>
                <w:rFonts w:ascii="Calibri" w:hAnsi="Calibri" w:cs="Calibri"/>
                <w:color w:val="D13438"/>
                <w:sz w:val="20"/>
                <w:szCs w:val="20"/>
              </w:rPr>
              <w:t>​</w:t>
            </w:r>
            <w:r>
              <w:rPr>
                <w:rStyle w:val="normaltextrun"/>
              </w:rPr>
              <w:t>5</w:t>
            </w:r>
            <w:r w:rsidR="00F85377">
              <w:rPr>
                <w:rStyle w:val="normaltextrun"/>
              </w:rPr>
              <w:t>,0</w:t>
            </w:r>
            <w:r>
              <w:rPr>
                <w:rStyle w:val="normaltextrun"/>
              </w:rPr>
              <w:t>00</w:t>
            </w:r>
            <w:r>
              <w:rPr>
                <w:rStyle w:val="contentcontrolboundarysink"/>
                <w:rFonts w:ascii="Arial" w:hAnsi="Arial" w:cs="Arial"/>
                <w:sz w:val="20"/>
                <w:szCs w:val="20"/>
              </w:rPr>
              <w:t>​</w:t>
            </w:r>
            <w:r>
              <w:rPr>
                <w:rStyle w:val="eop"/>
                <w:rFonts w:ascii="Aptos" w:hAnsi="Aptos" w:cs="Segoe UI"/>
                <w:color w:val="000000"/>
                <w:sz w:val="20"/>
                <w:szCs w:val="20"/>
              </w:rPr>
              <w:t> </w:t>
            </w:r>
          </w:p>
        </w:tc>
      </w:tr>
      <w:tr w:rsidR="009A57F3" w:rsidRPr="00D2482F" w14:paraId="729B1B4B" w14:textId="77777777" w:rsidTr="00731A71">
        <w:tc>
          <w:tcPr>
            <w:tcW w:w="397" w:type="pct"/>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p w14:paraId="5AF607A8" w14:textId="6640CC92" w:rsidR="009A57F3" w:rsidRPr="00A84115" w:rsidRDefault="00000000" w:rsidP="00B81B3F">
            <w:pPr>
              <w:spacing w:after="0"/>
              <w:rPr>
                <w:color w:val="262626" w:themeColor="text1" w:themeTint="D9"/>
                <w:sz w:val="20"/>
                <w:szCs w:val="20"/>
              </w:rPr>
            </w:pPr>
            <w:sdt>
              <w:sdtPr>
                <w:rPr>
                  <w:rStyle w:val="MainBodyStyle"/>
                  <w:sz w:val="20"/>
                  <w:szCs w:val="20"/>
                </w:rPr>
                <w:id w:val="-2024619642"/>
                <w:placeholder>
                  <w:docPart w:val="3C29D7EB3A2C4826B114D46B5A0F6D2E"/>
                </w:placeholder>
                <w:dropDownList>
                  <w:listItem w:value="Choose an item."/>
                  <w:listItem w:displayText="Oct" w:value="Oct"/>
                  <w:listItem w:displayText="Nov" w:value="Nov"/>
                  <w:listItem w:displayText="Dec" w:value="Dec"/>
                  <w:listItem w:displayText="Jan" w:value="Jan"/>
                  <w:listItem w:displayText="Feb" w:value="Feb"/>
                  <w:listItem w:displayText="Mar" w:value="Mar"/>
                  <w:listItem w:displayText="Apr" w:value="Apr"/>
                  <w:listItem w:displayText="May" w:value="May"/>
                  <w:listItem w:displayText="Jun" w:value="Jun"/>
                  <w:listItem w:displayText="Jul" w:value="Jul"/>
                  <w:listItem w:displayText="Aug" w:value="Aug"/>
                  <w:listItem w:displayText="Sep" w:value="Sep"/>
                </w:dropDownList>
              </w:sdtPr>
              <w:sdtEndPr>
                <w:rPr>
                  <w:rStyle w:val="DefaultParagraphFont"/>
                  <w:color w:val="auto"/>
                </w:rPr>
              </w:sdtEndPr>
              <w:sdtContent>
                <w:r w:rsidR="000541E4">
                  <w:rPr>
                    <w:rStyle w:val="MainBodyStyle"/>
                    <w:sz w:val="20"/>
                    <w:szCs w:val="20"/>
                  </w:rPr>
                  <w:t>Jul</w:t>
                </w:r>
              </w:sdtContent>
            </w:sdt>
          </w:p>
        </w:tc>
        <w:tc>
          <w:tcPr>
            <w:tcW w:w="373" w:type="pct"/>
            <w:tcBorders>
              <w:top w:val="single" w:sz="1" w:space="0" w:color="000000"/>
              <w:left w:val="single" w:sz="1" w:space="0" w:color="000000"/>
              <w:bottom w:val="single" w:sz="1" w:space="0" w:color="000000"/>
              <w:right w:val="single" w:sz="1" w:space="0" w:color="000000"/>
            </w:tcBorders>
          </w:tcPr>
          <w:p w14:paraId="2B909E03" w14:textId="40B73C14" w:rsidR="009A57F3" w:rsidRPr="006445FC" w:rsidRDefault="000541E4" w:rsidP="00B81B3F">
            <w:pPr>
              <w:spacing w:after="0"/>
              <w:rPr>
                <w:rStyle w:val="MainBodyStyle"/>
                <w:sz w:val="20"/>
                <w:szCs w:val="20"/>
              </w:rPr>
            </w:pPr>
            <w:r>
              <w:rPr>
                <w:rStyle w:val="normaltextrun"/>
                <w:rFonts w:ascii="Calibri" w:hAnsi="Calibri" w:cs="Calibri"/>
                <w:color w:val="D13438"/>
                <w:sz w:val="20"/>
                <w:szCs w:val="20"/>
              </w:rPr>
              <w:t>2025</w:t>
            </w:r>
            <w:r>
              <w:rPr>
                <w:rStyle w:val="contentcontrolboundarysink"/>
                <w:rFonts w:ascii="Calibri" w:hAnsi="Calibri" w:cs="Calibri"/>
                <w:color w:val="262626"/>
                <w:sz w:val="20"/>
                <w:szCs w:val="20"/>
              </w:rPr>
              <w:t>​</w:t>
            </w:r>
            <w:r>
              <w:rPr>
                <w:rStyle w:val="contentcontrolboundarysink"/>
                <w:rFonts w:ascii="Arial" w:hAnsi="Arial" w:cs="Arial"/>
                <w:sz w:val="20"/>
                <w:szCs w:val="20"/>
              </w:rPr>
              <w:t>​</w:t>
            </w:r>
            <w:r>
              <w:rPr>
                <w:rStyle w:val="eop"/>
                <w:rFonts w:ascii="Calibri" w:hAnsi="Calibri" w:cs="Calibri"/>
                <w:color w:val="262626"/>
                <w:sz w:val="20"/>
                <w:szCs w:val="20"/>
              </w:rPr>
              <w:t> </w:t>
            </w:r>
          </w:p>
        </w:tc>
        <w:tc>
          <w:tcPr>
            <w:tcW w:w="524" w:type="pct"/>
            <w:tcBorders>
              <w:top w:val="single" w:sz="1" w:space="0" w:color="000000"/>
              <w:left w:val="single" w:sz="1" w:space="0" w:color="000000"/>
              <w:bottom w:val="single" w:sz="1" w:space="0" w:color="000000"/>
              <w:right w:val="single" w:sz="1" w:space="0" w:color="000000"/>
            </w:tcBorders>
          </w:tcPr>
          <w:p w14:paraId="06133B71" w14:textId="77777777" w:rsidR="000541E4" w:rsidRPr="006445FC" w:rsidRDefault="000541E4" w:rsidP="000541E4">
            <w:pPr>
              <w:spacing w:after="0"/>
              <w:rPr>
                <w:color w:val="262626" w:themeColor="text1" w:themeTint="D9"/>
                <w:sz w:val="20"/>
                <w:szCs w:val="20"/>
              </w:rPr>
            </w:pPr>
            <w:r>
              <w:rPr>
                <w:rStyle w:val="contentcontrolboundarysink"/>
                <w:rFonts w:ascii="Calibri" w:hAnsi="Calibri" w:cs="Calibri"/>
                <w:color w:val="D13438"/>
                <w:sz w:val="20"/>
                <w:szCs w:val="20"/>
              </w:rPr>
              <w:t>​​</w:t>
            </w:r>
            <w:r>
              <w:rPr>
                <w:rStyle w:val="normaltextrun"/>
                <w:rFonts w:ascii="Calibri" w:hAnsi="Calibri" w:cs="Calibri"/>
                <w:color w:val="D13438"/>
                <w:sz w:val="20"/>
                <w:szCs w:val="20"/>
              </w:rPr>
              <w:t>Domestic</w:t>
            </w:r>
            <w:r>
              <w:rPr>
                <w:rStyle w:val="contentcontrolboundarysink"/>
                <w:rFonts w:ascii="Arial" w:hAnsi="Arial" w:cs="Arial"/>
                <w:sz w:val="20"/>
                <w:szCs w:val="20"/>
              </w:rPr>
              <w:t>​</w:t>
            </w:r>
            <w:r>
              <w:rPr>
                <w:rStyle w:val="eop"/>
                <w:rFonts w:ascii="Aptos" w:hAnsi="Aptos" w:cs="Segoe UI"/>
                <w:color w:val="262626"/>
                <w:sz w:val="20"/>
                <w:szCs w:val="20"/>
              </w:rPr>
              <w:t> </w:t>
            </w:r>
          </w:p>
          <w:p w14:paraId="72DE72D9" w14:textId="258ECA58" w:rsidR="000541E4" w:rsidRDefault="000541E4" w:rsidP="000541E4">
            <w:pPr>
              <w:spacing w:after="0"/>
              <w:rPr>
                <w:rStyle w:val="contentcontrolboundarysink"/>
                <w:rFonts w:ascii="Calibri" w:hAnsi="Calibri" w:cs="Calibri"/>
                <w:color w:val="D13438"/>
                <w:sz w:val="20"/>
                <w:szCs w:val="20"/>
              </w:rPr>
            </w:pPr>
          </w:p>
        </w:tc>
        <w:tc>
          <w:tcPr>
            <w:tcW w:w="388" w:type="pct"/>
            <w:gridSpan w:val="2"/>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sdt>
            <w:sdtPr>
              <w:rPr>
                <w:rStyle w:val="MainBodyStyle"/>
                <w:sz w:val="20"/>
                <w:szCs w:val="20"/>
              </w:rPr>
              <w:id w:val="579714638"/>
              <w:placeholder>
                <w:docPart w:val="5533285844B948AFB5C901EB7D435FE9"/>
              </w:placeholder>
            </w:sdtPr>
            <w:sdtEndPr>
              <w:rPr>
                <w:rStyle w:val="DefaultParagraphFont"/>
                <w:b/>
                <w:color w:val="auto"/>
              </w:rPr>
            </w:sdtEndPr>
            <w:sdtContent>
              <w:p w14:paraId="3EF8BA40" w14:textId="008A1514" w:rsidR="009A57F3" w:rsidRPr="00340BB6" w:rsidRDefault="000541E4" w:rsidP="00B81B3F">
                <w:pPr>
                  <w:rPr>
                    <w:color w:val="262626" w:themeColor="text1" w:themeTint="D9"/>
                    <w:sz w:val="20"/>
                    <w:szCs w:val="20"/>
                  </w:rPr>
                </w:pPr>
                <w:r>
                  <w:rPr>
                    <w:rStyle w:val="MainBodyStyle"/>
                    <w:sz w:val="20"/>
                    <w:szCs w:val="20"/>
                  </w:rPr>
                  <w:t>NREL</w:t>
                </w:r>
              </w:p>
            </w:sdtContent>
          </w:sdt>
        </w:tc>
        <w:tc>
          <w:tcPr>
            <w:tcW w:w="2762" w:type="pct"/>
            <w:gridSpan w:val="3"/>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sdt>
            <w:sdtPr>
              <w:rPr>
                <w:rStyle w:val="MainBodyStyle"/>
                <w:sz w:val="20"/>
                <w:szCs w:val="20"/>
              </w:rPr>
              <w:id w:val="781390068"/>
              <w:placeholder>
                <w:docPart w:val="F258100807E446BA80AC8E6E68499C0A"/>
              </w:placeholder>
            </w:sdtPr>
            <w:sdtEndPr>
              <w:rPr>
                <w:rStyle w:val="DefaultParagraphFont"/>
                <w:b/>
                <w:color w:val="auto"/>
              </w:rPr>
            </w:sdtEndPr>
            <w:sdtContent>
              <w:p w14:paraId="670E0DCD" w14:textId="472FD4E1" w:rsidR="009A57F3" w:rsidRPr="00340BB6" w:rsidRDefault="005B7596" w:rsidP="00B81B3F">
                <w:pPr>
                  <w:rPr>
                    <w:color w:val="262626" w:themeColor="text1" w:themeTint="D9"/>
                    <w:sz w:val="20"/>
                    <w:szCs w:val="20"/>
                  </w:rPr>
                </w:pPr>
                <w:r>
                  <w:rPr>
                    <w:rStyle w:val="MainBodyStyle"/>
                    <w:sz w:val="20"/>
                    <w:szCs w:val="20"/>
                  </w:rPr>
                  <w:t xml:space="preserve">Planning to </w:t>
                </w:r>
                <w:r w:rsidR="00AF62E7">
                  <w:rPr>
                    <w:rStyle w:val="MainBodyStyle"/>
                    <w:sz w:val="20"/>
                    <w:szCs w:val="20"/>
                  </w:rPr>
                  <w:t>send up to 4 remote team members to NREL for onsite planning</w:t>
                </w:r>
                <w:r w:rsidR="006D4036">
                  <w:rPr>
                    <w:rStyle w:val="MainBodyStyle"/>
                    <w:sz w:val="20"/>
                    <w:szCs w:val="20"/>
                  </w:rPr>
                  <w:t>, TEMPO strategy discussions, and discussion of model results and/or model enhancements</w:t>
                </w:r>
                <w:r w:rsidR="00984956">
                  <w:rPr>
                    <w:rStyle w:val="MainBodyStyle"/>
                    <w:sz w:val="20"/>
                    <w:szCs w:val="20"/>
                  </w:rPr>
                  <w:t xml:space="preserve"> at $2,500/person</w:t>
                </w:r>
                <w:r w:rsidR="006D4036">
                  <w:rPr>
                    <w:rStyle w:val="MainBodyStyle"/>
                    <w:sz w:val="20"/>
                    <w:szCs w:val="20"/>
                  </w:rPr>
                  <w:t>.</w:t>
                </w:r>
              </w:p>
            </w:sdtContent>
          </w:sdt>
        </w:tc>
        <w:tc>
          <w:tcPr>
            <w:tcW w:w="555" w:type="pct"/>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p w14:paraId="21346889" w14:textId="752C4AED" w:rsidR="009A57F3" w:rsidRPr="00D2482F" w:rsidRDefault="000541E4" w:rsidP="00B81B3F">
            <w:pPr>
              <w:jc w:val="right"/>
              <w:rPr>
                <w:color w:val="000000"/>
                <w:sz w:val="20"/>
                <w:szCs w:val="20"/>
              </w:rPr>
            </w:pPr>
            <w:r>
              <w:rPr>
                <w:rStyle w:val="MainBodyStyle"/>
                <w:sz w:val="20"/>
                <w:szCs w:val="20"/>
              </w:rPr>
              <w:t>$</w:t>
            </w:r>
            <w:sdt>
              <w:sdtPr>
                <w:rPr>
                  <w:rStyle w:val="MainBodyStyle"/>
                  <w:sz w:val="20"/>
                  <w:szCs w:val="20"/>
                </w:rPr>
                <w:id w:val="-1557387484"/>
                <w:placeholder>
                  <w:docPart w:val="D2743684E3EC43C6AC66B0070C1D8587"/>
                </w:placeholder>
              </w:sdtPr>
              <w:sdtEndPr>
                <w:rPr>
                  <w:rStyle w:val="DefaultParagraphFont"/>
                  <w:color w:val="auto"/>
                </w:rPr>
              </w:sdtEndPr>
              <w:sdtContent>
                <w:r w:rsidR="00AF62E7">
                  <w:rPr>
                    <w:rStyle w:val="MainBodyStyle"/>
                    <w:sz w:val="20"/>
                    <w:szCs w:val="20"/>
                  </w:rPr>
                  <w:t>10,000</w:t>
                </w:r>
              </w:sdtContent>
            </w:sdt>
          </w:p>
        </w:tc>
      </w:tr>
      <w:tr w:rsidR="009A57F3" w:rsidRPr="00D2482F" w14:paraId="227C63B0" w14:textId="77777777" w:rsidTr="00731A71">
        <w:tc>
          <w:tcPr>
            <w:tcW w:w="397" w:type="pct"/>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p w14:paraId="4373100C" w14:textId="77777777" w:rsidR="009A57F3" w:rsidRPr="00A84115" w:rsidRDefault="00000000" w:rsidP="00B81B3F">
            <w:pPr>
              <w:spacing w:after="0"/>
              <w:rPr>
                <w:color w:val="262626" w:themeColor="text1" w:themeTint="D9"/>
                <w:sz w:val="20"/>
                <w:szCs w:val="20"/>
              </w:rPr>
            </w:pPr>
            <w:sdt>
              <w:sdtPr>
                <w:rPr>
                  <w:rStyle w:val="MainBodyStyle"/>
                  <w:sz w:val="20"/>
                  <w:szCs w:val="20"/>
                </w:rPr>
                <w:id w:val="14968141"/>
                <w:placeholder>
                  <w:docPart w:val="BC857ED7BA1D2245A1422A680BEE2BA0"/>
                </w:placeholder>
                <w:showingPlcHdr/>
                <w:dropDownList>
                  <w:listItem w:value="Choose an item."/>
                  <w:listItem w:displayText="Oct" w:value="Oct"/>
                  <w:listItem w:displayText="Nov" w:value="Nov"/>
                  <w:listItem w:displayText="Dec" w:value="Dec"/>
                  <w:listItem w:displayText="Jan" w:value="Jan"/>
                  <w:listItem w:displayText="Feb" w:value="Feb"/>
                  <w:listItem w:displayText="Mar" w:value="Mar"/>
                  <w:listItem w:displayText="Apr" w:value="Apr"/>
                  <w:listItem w:displayText="May" w:value="May"/>
                  <w:listItem w:displayText="Jun" w:value="Jun"/>
                  <w:listItem w:displayText="Jul" w:value="Jul"/>
                  <w:listItem w:displayText="Aug" w:value="Aug"/>
                  <w:listItem w:displayText="Sep" w:value="Sep"/>
                </w:dropDownList>
              </w:sdtPr>
              <w:sdtEndPr>
                <w:rPr>
                  <w:rStyle w:val="DefaultParagraphFont"/>
                  <w:color w:val="auto"/>
                </w:rPr>
              </w:sdtEndPr>
              <w:sdtContent>
                <w:r w:rsidR="009A57F3" w:rsidRPr="006F6067">
                  <w:rPr>
                    <w:rStyle w:val="PlaceholderText"/>
                  </w:rPr>
                  <w:t>Enter Month</w:t>
                </w:r>
              </w:sdtContent>
            </w:sdt>
          </w:p>
        </w:tc>
        <w:tc>
          <w:tcPr>
            <w:tcW w:w="373" w:type="pct"/>
            <w:tcBorders>
              <w:top w:val="single" w:sz="1" w:space="0" w:color="000000"/>
              <w:left w:val="single" w:sz="1" w:space="0" w:color="000000"/>
              <w:bottom w:val="single" w:sz="1" w:space="0" w:color="000000"/>
              <w:right w:val="single" w:sz="1" w:space="0" w:color="000000"/>
            </w:tcBorders>
          </w:tcPr>
          <w:p w14:paraId="303B6351" w14:textId="77777777" w:rsidR="009A57F3" w:rsidRPr="006445FC" w:rsidRDefault="00000000" w:rsidP="00B81B3F">
            <w:pPr>
              <w:spacing w:after="0"/>
              <w:rPr>
                <w:rStyle w:val="MainBodyStyle"/>
                <w:sz w:val="20"/>
                <w:szCs w:val="20"/>
              </w:rPr>
            </w:pPr>
            <w:sdt>
              <w:sdtPr>
                <w:rPr>
                  <w:rStyle w:val="MainBodyStyle"/>
                  <w:sz w:val="20"/>
                  <w:szCs w:val="20"/>
                </w:rPr>
                <w:id w:val="-1915387267"/>
                <w:placeholder>
                  <w:docPart w:val="F0084D06DB17CC4F96AC25885655AD61"/>
                </w:placeholder>
                <w:showingPlcHdr/>
                <w:dropDownList>
                  <w:listItem w:value="Choose an item."/>
                  <w:listItem w:displayText="2019" w:value="2019"/>
                  <w:listItem w:displayText="2020" w:value="2020"/>
                  <w:listItem w:displayText="2021" w:value="2021"/>
                </w:dropDownList>
              </w:sdtPr>
              <w:sdtEndPr>
                <w:rPr>
                  <w:rStyle w:val="DefaultParagraphFont"/>
                  <w:color w:val="auto"/>
                </w:rPr>
              </w:sdtEndPr>
              <w:sdtContent>
                <w:r w:rsidR="009A57F3" w:rsidRPr="006F6067">
                  <w:rPr>
                    <w:rStyle w:val="PlaceholderText"/>
                  </w:rPr>
                  <w:t>Enter FY</w:t>
                </w:r>
              </w:sdtContent>
            </w:sdt>
          </w:p>
        </w:tc>
        <w:tc>
          <w:tcPr>
            <w:tcW w:w="2254" w:type="pct"/>
            <w:gridSpan w:val="4"/>
            <w:tcBorders>
              <w:top w:val="single" w:sz="1" w:space="0" w:color="000000"/>
              <w:left w:val="single" w:sz="1" w:space="0" w:color="000000"/>
              <w:bottom w:val="single" w:sz="1" w:space="0" w:color="000000"/>
              <w:right w:val="single" w:sz="1" w:space="0" w:color="000000"/>
            </w:tcBorders>
          </w:tcPr>
          <w:sdt>
            <w:sdtPr>
              <w:rPr>
                <w:rStyle w:val="MainBodyStyle"/>
                <w:sz w:val="20"/>
                <w:szCs w:val="20"/>
              </w:rPr>
              <w:id w:val="1687634807"/>
              <w:placeholder>
                <w:docPart w:val="5D85ACAC04770E488037D6A3CEA95700"/>
              </w:placeholder>
              <w:showingPlcHdr/>
              <w:dropDownList>
                <w:listItem w:value="Choose an item."/>
                <w:listItem w:displayText="International" w:value="International"/>
                <w:listItem w:displayText="Domestic" w:value="Domestic"/>
              </w:dropDownList>
            </w:sdtPr>
            <w:sdtEndPr>
              <w:rPr>
                <w:rStyle w:val="DefaultParagraphFont"/>
                <w:color w:val="auto"/>
              </w:rPr>
            </w:sdtEndPr>
            <w:sdtContent>
              <w:p w14:paraId="715DF4C9" w14:textId="77777777" w:rsidR="009A57F3" w:rsidRPr="006445FC" w:rsidRDefault="009A57F3" w:rsidP="00B81B3F">
                <w:pPr>
                  <w:spacing w:after="0"/>
                  <w:rPr>
                    <w:color w:val="262626" w:themeColor="text1" w:themeTint="D9"/>
                    <w:sz w:val="20"/>
                    <w:szCs w:val="20"/>
                  </w:rPr>
                </w:pPr>
                <w:r w:rsidRPr="006445FC">
                  <w:rPr>
                    <w:rStyle w:val="PlaceholderText"/>
                  </w:rPr>
                  <w:t>Choose an item.</w:t>
                </w:r>
              </w:p>
            </w:sdtContent>
          </w:sdt>
        </w:tc>
        <w:tc>
          <w:tcPr>
            <w:tcW w:w="75" w:type="pct"/>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sdt>
            <w:sdtPr>
              <w:rPr>
                <w:rStyle w:val="MainBodyStyle"/>
                <w:sz w:val="20"/>
                <w:szCs w:val="20"/>
              </w:rPr>
              <w:id w:val="-1918321163"/>
              <w:placeholder>
                <w:docPart w:val="D84828F8C231654B8EE1F06126C1A56C"/>
              </w:placeholder>
              <w:showingPlcHdr/>
            </w:sdtPr>
            <w:sdtEndPr>
              <w:rPr>
                <w:rStyle w:val="DefaultParagraphFont"/>
                <w:b/>
                <w:color w:val="auto"/>
              </w:rPr>
            </w:sdtEndPr>
            <w:sdtContent>
              <w:p w14:paraId="3C84C578" w14:textId="77777777" w:rsidR="009A57F3" w:rsidRPr="00340BB6" w:rsidRDefault="009A57F3" w:rsidP="00B81B3F">
                <w:pPr>
                  <w:rPr>
                    <w:color w:val="262626" w:themeColor="text1" w:themeTint="D9"/>
                    <w:sz w:val="20"/>
                    <w:szCs w:val="20"/>
                  </w:rPr>
                </w:pPr>
                <w:r w:rsidRPr="00954175">
                  <w:rPr>
                    <w:rStyle w:val="PlaceholderText"/>
                  </w:rPr>
                  <w:t>Click here to enter text.</w:t>
                </w:r>
              </w:p>
            </w:sdtContent>
          </w:sdt>
        </w:tc>
        <w:tc>
          <w:tcPr>
            <w:tcW w:w="1346" w:type="pct"/>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sdt>
            <w:sdtPr>
              <w:rPr>
                <w:rStyle w:val="MainBodyStyle"/>
                <w:sz w:val="20"/>
                <w:szCs w:val="20"/>
              </w:rPr>
              <w:id w:val="-850026581"/>
              <w:placeholder>
                <w:docPart w:val="CCBB377A9A98C64F97466E776E1820AC"/>
              </w:placeholder>
              <w:showingPlcHdr/>
            </w:sdtPr>
            <w:sdtEndPr>
              <w:rPr>
                <w:rStyle w:val="DefaultParagraphFont"/>
                <w:b/>
                <w:color w:val="auto"/>
              </w:rPr>
            </w:sdtEndPr>
            <w:sdtContent>
              <w:p w14:paraId="4C986F93" w14:textId="77777777" w:rsidR="009A57F3" w:rsidRPr="00340BB6" w:rsidRDefault="009A57F3" w:rsidP="00B81B3F">
                <w:pPr>
                  <w:rPr>
                    <w:color w:val="262626" w:themeColor="text1" w:themeTint="D9"/>
                    <w:sz w:val="20"/>
                    <w:szCs w:val="20"/>
                  </w:rPr>
                </w:pPr>
                <w:r w:rsidRPr="00954175">
                  <w:rPr>
                    <w:rStyle w:val="PlaceholderText"/>
                  </w:rPr>
                  <w:t>Click here to enter text.</w:t>
                </w:r>
              </w:p>
            </w:sdtContent>
          </w:sdt>
        </w:tc>
        <w:tc>
          <w:tcPr>
            <w:tcW w:w="555" w:type="pct"/>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p w14:paraId="0EFD3239" w14:textId="77777777" w:rsidR="009A57F3" w:rsidRPr="00D2482F" w:rsidRDefault="009A57F3" w:rsidP="00B81B3F">
            <w:pPr>
              <w:jc w:val="right"/>
              <w:rPr>
                <w:color w:val="000000"/>
                <w:sz w:val="20"/>
                <w:szCs w:val="20"/>
              </w:rPr>
            </w:pPr>
            <w:r>
              <w:rPr>
                <w:rStyle w:val="MainBodyStyle"/>
                <w:sz w:val="20"/>
                <w:szCs w:val="20"/>
              </w:rPr>
              <w:t>$</w:t>
            </w:r>
            <w:sdt>
              <w:sdtPr>
                <w:rPr>
                  <w:rStyle w:val="MainBodyStyle"/>
                  <w:sz w:val="20"/>
                  <w:szCs w:val="20"/>
                </w:rPr>
                <w:id w:val="-1062481187"/>
                <w:placeholder>
                  <w:docPart w:val="224DFA30675762488BFDF37B7B9B3C41"/>
                </w:placeholder>
                <w:showingPlcHdr/>
              </w:sdtPr>
              <w:sdtEndPr>
                <w:rPr>
                  <w:rStyle w:val="DefaultParagraphFont"/>
                  <w:color w:val="auto"/>
                </w:rPr>
              </w:sdtEndPr>
              <w:sdtContent>
                <w:r>
                  <w:rPr>
                    <w:rStyle w:val="PlaceholderText"/>
                  </w:rPr>
                  <w:t>Enter Cost</w:t>
                </w:r>
              </w:sdtContent>
            </w:sdt>
          </w:p>
        </w:tc>
      </w:tr>
      <w:tr w:rsidR="009A57F3" w:rsidRPr="00D2482F" w14:paraId="1AD67F3E" w14:textId="77777777" w:rsidTr="00731A71">
        <w:tc>
          <w:tcPr>
            <w:tcW w:w="397" w:type="pct"/>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p w14:paraId="19092C82" w14:textId="77777777" w:rsidR="009A57F3" w:rsidRPr="00A84115" w:rsidRDefault="00000000" w:rsidP="00B81B3F">
            <w:pPr>
              <w:spacing w:after="0"/>
              <w:rPr>
                <w:color w:val="262626" w:themeColor="text1" w:themeTint="D9"/>
                <w:sz w:val="20"/>
                <w:szCs w:val="20"/>
              </w:rPr>
            </w:pPr>
            <w:sdt>
              <w:sdtPr>
                <w:rPr>
                  <w:rStyle w:val="MainBodyStyle"/>
                  <w:sz w:val="20"/>
                  <w:szCs w:val="20"/>
                </w:rPr>
                <w:id w:val="-302691040"/>
                <w:placeholder>
                  <w:docPart w:val="74CFE87FB08803498A7A416FBB652463"/>
                </w:placeholder>
                <w:showingPlcHdr/>
                <w:dropDownList>
                  <w:listItem w:value="Choose an item."/>
                  <w:listItem w:displayText="Oct" w:value="Oct"/>
                  <w:listItem w:displayText="Nov" w:value="Nov"/>
                  <w:listItem w:displayText="Dec" w:value="Dec"/>
                  <w:listItem w:displayText="Jan" w:value="Jan"/>
                  <w:listItem w:displayText="Feb" w:value="Feb"/>
                  <w:listItem w:displayText="Mar" w:value="Mar"/>
                  <w:listItem w:displayText="Apr" w:value="Apr"/>
                  <w:listItem w:displayText="May" w:value="May"/>
                  <w:listItem w:displayText="Jun" w:value="Jun"/>
                  <w:listItem w:displayText="Jul" w:value="Jul"/>
                  <w:listItem w:displayText="Aug" w:value="Aug"/>
                  <w:listItem w:displayText="Sep" w:value="Sep"/>
                </w:dropDownList>
              </w:sdtPr>
              <w:sdtEndPr>
                <w:rPr>
                  <w:rStyle w:val="DefaultParagraphFont"/>
                  <w:color w:val="auto"/>
                </w:rPr>
              </w:sdtEndPr>
              <w:sdtContent>
                <w:r w:rsidR="009A57F3" w:rsidRPr="006F6067">
                  <w:rPr>
                    <w:rStyle w:val="PlaceholderText"/>
                  </w:rPr>
                  <w:t>Enter Month</w:t>
                </w:r>
              </w:sdtContent>
            </w:sdt>
          </w:p>
        </w:tc>
        <w:tc>
          <w:tcPr>
            <w:tcW w:w="373" w:type="pct"/>
            <w:tcBorders>
              <w:top w:val="single" w:sz="1" w:space="0" w:color="000000"/>
              <w:left w:val="single" w:sz="1" w:space="0" w:color="000000"/>
              <w:bottom w:val="single" w:sz="1" w:space="0" w:color="000000"/>
              <w:right w:val="single" w:sz="1" w:space="0" w:color="000000"/>
            </w:tcBorders>
          </w:tcPr>
          <w:p w14:paraId="0FFD3B57" w14:textId="77777777" w:rsidR="009A57F3" w:rsidRPr="006445FC" w:rsidRDefault="00000000" w:rsidP="00B81B3F">
            <w:pPr>
              <w:spacing w:after="0"/>
              <w:rPr>
                <w:rStyle w:val="MainBodyStyle"/>
                <w:sz w:val="20"/>
                <w:szCs w:val="20"/>
              </w:rPr>
            </w:pPr>
            <w:sdt>
              <w:sdtPr>
                <w:rPr>
                  <w:rStyle w:val="MainBodyStyle"/>
                  <w:sz w:val="20"/>
                  <w:szCs w:val="20"/>
                </w:rPr>
                <w:id w:val="169303113"/>
                <w:placeholder>
                  <w:docPart w:val="263CE1D43233754E80B102C7951BB004"/>
                </w:placeholder>
                <w:showingPlcHdr/>
                <w:dropDownList>
                  <w:listItem w:value="Choose an item."/>
                  <w:listItem w:displayText="2019" w:value="2019"/>
                  <w:listItem w:displayText="2020" w:value="2020"/>
                  <w:listItem w:displayText="2021" w:value="2021"/>
                </w:dropDownList>
              </w:sdtPr>
              <w:sdtEndPr>
                <w:rPr>
                  <w:rStyle w:val="DefaultParagraphFont"/>
                  <w:color w:val="auto"/>
                </w:rPr>
              </w:sdtEndPr>
              <w:sdtContent>
                <w:r w:rsidR="009A57F3" w:rsidRPr="006F6067">
                  <w:rPr>
                    <w:rStyle w:val="PlaceholderText"/>
                  </w:rPr>
                  <w:t>Enter FY</w:t>
                </w:r>
              </w:sdtContent>
            </w:sdt>
          </w:p>
        </w:tc>
        <w:tc>
          <w:tcPr>
            <w:tcW w:w="2254" w:type="pct"/>
            <w:gridSpan w:val="4"/>
            <w:tcBorders>
              <w:top w:val="single" w:sz="1" w:space="0" w:color="000000"/>
              <w:left w:val="single" w:sz="1" w:space="0" w:color="000000"/>
              <w:bottom w:val="single" w:sz="1" w:space="0" w:color="000000"/>
              <w:right w:val="single" w:sz="1" w:space="0" w:color="000000"/>
            </w:tcBorders>
          </w:tcPr>
          <w:sdt>
            <w:sdtPr>
              <w:rPr>
                <w:rStyle w:val="MainBodyStyle"/>
                <w:sz w:val="20"/>
                <w:szCs w:val="20"/>
              </w:rPr>
              <w:id w:val="-1137487049"/>
              <w:placeholder>
                <w:docPart w:val="7779AD7514D0A848AAC2E21603B087BD"/>
              </w:placeholder>
              <w:showingPlcHdr/>
              <w:dropDownList>
                <w:listItem w:value="Choose an item."/>
                <w:listItem w:displayText="International" w:value="International"/>
                <w:listItem w:displayText="Domestic" w:value="Domestic"/>
              </w:dropDownList>
            </w:sdtPr>
            <w:sdtEndPr>
              <w:rPr>
                <w:rStyle w:val="DefaultParagraphFont"/>
                <w:color w:val="auto"/>
              </w:rPr>
            </w:sdtEndPr>
            <w:sdtContent>
              <w:p w14:paraId="00DA305B" w14:textId="77777777" w:rsidR="009A57F3" w:rsidRPr="006445FC" w:rsidRDefault="009A57F3" w:rsidP="00B81B3F">
                <w:pPr>
                  <w:spacing w:after="0"/>
                  <w:rPr>
                    <w:color w:val="262626" w:themeColor="text1" w:themeTint="D9"/>
                    <w:sz w:val="20"/>
                    <w:szCs w:val="20"/>
                  </w:rPr>
                </w:pPr>
                <w:r w:rsidRPr="006445FC">
                  <w:rPr>
                    <w:rStyle w:val="PlaceholderText"/>
                  </w:rPr>
                  <w:t>Choose an item.</w:t>
                </w:r>
              </w:p>
            </w:sdtContent>
          </w:sdt>
        </w:tc>
        <w:tc>
          <w:tcPr>
            <w:tcW w:w="75" w:type="pct"/>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sdt>
            <w:sdtPr>
              <w:rPr>
                <w:rStyle w:val="MainBodyStyle"/>
                <w:sz w:val="20"/>
                <w:szCs w:val="20"/>
              </w:rPr>
              <w:id w:val="-904446400"/>
              <w:placeholder>
                <w:docPart w:val="46A869D910C99F48AEF099AB2DC45D68"/>
              </w:placeholder>
              <w:showingPlcHdr/>
            </w:sdtPr>
            <w:sdtEndPr>
              <w:rPr>
                <w:rStyle w:val="DefaultParagraphFont"/>
                <w:b/>
                <w:color w:val="auto"/>
              </w:rPr>
            </w:sdtEndPr>
            <w:sdtContent>
              <w:p w14:paraId="4D7DCBEE" w14:textId="77777777" w:rsidR="009A57F3" w:rsidRPr="00340BB6" w:rsidRDefault="009A57F3" w:rsidP="00B81B3F">
                <w:pPr>
                  <w:rPr>
                    <w:color w:val="262626" w:themeColor="text1" w:themeTint="D9"/>
                    <w:sz w:val="20"/>
                    <w:szCs w:val="20"/>
                  </w:rPr>
                </w:pPr>
                <w:r w:rsidRPr="00954175">
                  <w:rPr>
                    <w:rStyle w:val="PlaceholderText"/>
                  </w:rPr>
                  <w:t>Click here to enter text.</w:t>
                </w:r>
              </w:p>
            </w:sdtContent>
          </w:sdt>
        </w:tc>
        <w:tc>
          <w:tcPr>
            <w:tcW w:w="1346" w:type="pct"/>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sdt>
            <w:sdtPr>
              <w:rPr>
                <w:rStyle w:val="MainBodyStyle"/>
                <w:sz w:val="20"/>
                <w:szCs w:val="20"/>
              </w:rPr>
              <w:id w:val="1570775342"/>
              <w:placeholder>
                <w:docPart w:val="58AA0CF121630B45A50E94D2850582F5"/>
              </w:placeholder>
              <w:showingPlcHdr/>
            </w:sdtPr>
            <w:sdtEndPr>
              <w:rPr>
                <w:rStyle w:val="DefaultParagraphFont"/>
                <w:b/>
                <w:color w:val="auto"/>
              </w:rPr>
            </w:sdtEndPr>
            <w:sdtContent>
              <w:p w14:paraId="6E053E21" w14:textId="77777777" w:rsidR="009A57F3" w:rsidRPr="00340BB6" w:rsidRDefault="009A57F3" w:rsidP="00B81B3F">
                <w:pPr>
                  <w:rPr>
                    <w:color w:val="262626" w:themeColor="text1" w:themeTint="D9"/>
                    <w:sz w:val="20"/>
                    <w:szCs w:val="20"/>
                  </w:rPr>
                </w:pPr>
                <w:r w:rsidRPr="00954175">
                  <w:rPr>
                    <w:rStyle w:val="PlaceholderText"/>
                  </w:rPr>
                  <w:t>Click here to enter text.</w:t>
                </w:r>
              </w:p>
            </w:sdtContent>
          </w:sdt>
        </w:tc>
        <w:tc>
          <w:tcPr>
            <w:tcW w:w="555" w:type="pct"/>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p w14:paraId="5A2D6708" w14:textId="77777777" w:rsidR="009A57F3" w:rsidRPr="00D2482F" w:rsidRDefault="009A57F3" w:rsidP="00B81B3F">
            <w:pPr>
              <w:jc w:val="right"/>
              <w:rPr>
                <w:color w:val="000000"/>
                <w:sz w:val="20"/>
                <w:szCs w:val="20"/>
              </w:rPr>
            </w:pPr>
            <w:r>
              <w:rPr>
                <w:rStyle w:val="MainBodyStyle"/>
                <w:sz w:val="20"/>
                <w:szCs w:val="20"/>
              </w:rPr>
              <w:t>$</w:t>
            </w:r>
            <w:sdt>
              <w:sdtPr>
                <w:rPr>
                  <w:rStyle w:val="MainBodyStyle"/>
                  <w:sz w:val="20"/>
                  <w:szCs w:val="20"/>
                </w:rPr>
                <w:id w:val="760258669"/>
                <w:placeholder>
                  <w:docPart w:val="5DBEC427547FE54DA8855C9C596AF481"/>
                </w:placeholder>
                <w:showingPlcHdr/>
              </w:sdtPr>
              <w:sdtEndPr>
                <w:rPr>
                  <w:rStyle w:val="DefaultParagraphFont"/>
                  <w:color w:val="auto"/>
                </w:rPr>
              </w:sdtEndPr>
              <w:sdtContent>
                <w:r>
                  <w:rPr>
                    <w:rStyle w:val="PlaceholderText"/>
                  </w:rPr>
                  <w:t>Enter Cost</w:t>
                </w:r>
              </w:sdtContent>
            </w:sdt>
          </w:p>
        </w:tc>
      </w:tr>
    </w:tbl>
    <w:p w14:paraId="31DC1F21" w14:textId="77777777" w:rsidR="009A57F3" w:rsidRDefault="009A57F3" w:rsidP="003C4E45">
      <w:pPr>
        <w:rPr>
          <w:b/>
          <w:bCs/>
          <w:color w:val="FFFFFF" w:themeColor="background1"/>
          <w:sz w:val="32"/>
          <w:szCs w:val="32"/>
        </w:rPr>
      </w:pPr>
    </w:p>
    <w:p w14:paraId="64A2F1E7" w14:textId="77777777" w:rsidR="009A57F3" w:rsidRDefault="009A57F3" w:rsidP="003C4E45">
      <w:pPr>
        <w:rPr>
          <w:b/>
          <w:bCs/>
          <w:color w:val="FFFFFF" w:themeColor="background1"/>
          <w:sz w:val="32"/>
          <w:szCs w:val="32"/>
        </w:rPr>
      </w:pPr>
    </w:p>
    <w:tbl>
      <w:tblPr>
        <w:tblW w:w="10799" w:type="dxa"/>
        <w:jc w:val="center"/>
        <w:tblLook w:val="04A0" w:firstRow="1" w:lastRow="0" w:firstColumn="1" w:lastColumn="0" w:noHBand="0" w:noVBand="1"/>
      </w:tblPr>
      <w:tblGrid>
        <w:gridCol w:w="10799"/>
      </w:tblGrid>
      <w:tr w:rsidR="009A57F3" w:rsidRPr="00E620FA" w14:paraId="29CE0B88" w14:textId="77777777" w:rsidTr="001017CF">
        <w:trPr>
          <w:tblHeader/>
          <w:jc w:val="center"/>
        </w:trPr>
        <w:tc>
          <w:tcPr>
            <w:tcW w:w="10799" w:type="dxa"/>
            <w:tcBorders>
              <w:top w:val="single" w:sz="1" w:space="0" w:color="000000"/>
              <w:left w:val="single" w:sz="1" w:space="0" w:color="000000"/>
              <w:bottom w:val="single" w:sz="1" w:space="0" w:color="000000"/>
              <w:right w:val="single" w:sz="1" w:space="0" w:color="000000"/>
            </w:tcBorders>
            <w:shd w:val="clear" w:color="auto" w:fill="auto"/>
            <w:tcMar>
              <w:top w:w="60" w:type="dxa"/>
              <w:left w:w="60" w:type="dxa"/>
              <w:bottom w:w="60" w:type="dxa"/>
              <w:right w:w="60" w:type="dxa"/>
            </w:tcMar>
            <w:vAlign w:val="center"/>
          </w:tcPr>
          <w:p w14:paraId="5A271E9B" w14:textId="77777777" w:rsidR="009A57F3" w:rsidRPr="002C4499" w:rsidRDefault="009A57F3" w:rsidP="00B81B3F">
            <w:pPr>
              <w:ind w:left="-60"/>
              <w:jc w:val="center"/>
              <w:rPr>
                <w:b/>
                <w:bCs/>
                <w:color w:val="FFFFFF" w:themeColor="background1"/>
                <w:sz w:val="32"/>
                <w:szCs w:val="32"/>
              </w:rPr>
            </w:pPr>
            <w:r w:rsidRPr="00CE5250">
              <w:rPr>
                <w:b/>
                <w:bCs/>
                <w:color w:val="44546A" w:themeColor="text2"/>
                <w:sz w:val="32"/>
                <w:szCs w:val="32"/>
              </w:rPr>
              <w:t xml:space="preserve">Reports/Link Projects </w:t>
            </w:r>
          </w:p>
        </w:tc>
      </w:tr>
    </w:tbl>
    <w:p w14:paraId="609D3779" w14:textId="77777777" w:rsidR="009A57F3" w:rsidRPr="00C37163" w:rsidRDefault="009A57F3" w:rsidP="00C37163">
      <w:pPr>
        <w:pBdr>
          <w:bottom w:val="single" w:sz="1" w:space="1" w:color="DBE5F1"/>
        </w:pBdr>
        <w:spacing w:before="240" w:after="240"/>
        <w:rPr>
          <w:b/>
          <w:color w:val="365F92"/>
          <w:sz w:val="24"/>
        </w:rPr>
      </w:pPr>
      <w:r w:rsidRPr="001017CF">
        <w:rPr>
          <w:b/>
          <w:color w:val="365F92"/>
          <w:sz w:val="24"/>
        </w:rPr>
        <w:t>Lab Reporting</w:t>
      </w:r>
      <w:r>
        <w:rPr>
          <w:b/>
          <w:color w:val="365F92"/>
          <w:sz w:val="24"/>
        </w:rPr>
        <w:t xml:space="preserve"> </w:t>
      </w:r>
    </w:p>
    <w:tbl>
      <w:tblPr>
        <w:tblW w:w="0" w:type="auto"/>
        <w:tblLook w:val="04A0" w:firstRow="1" w:lastRow="0" w:firstColumn="1" w:lastColumn="0" w:noHBand="0" w:noVBand="1"/>
      </w:tblPr>
      <w:tblGrid>
        <w:gridCol w:w="4859"/>
        <w:gridCol w:w="3690"/>
      </w:tblGrid>
      <w:tr w:rsidR="009A57F3" w14:paraId="0AA5FF55" w14:textId="77777777" w:rsidTr="001017CF">
        <w:trPr>
          <w:tblHeader/>
        </w:trPr>
        <w:tc>
          <w:tcPr>
            <w:tcW w:w="8549" w:type="dxa"/>
            <w:gridSpan w:val="2"/>
            <w:tcBorders>
              <w:top w:val="single" w:sz="1" w:space="0" w:color="000000"/>
              <w:left w:val="single" w:sz="1" w:space="0" w:color="000000"/>
              <w:bottom w:val="single" w:sz="1" w:space="0" w:color="000000"/>
              <w:right w:val="single" w:sz="1" w:space="0" w:color="000000"/>
            </w:tcBorders>
            <w:shd w:val="clear" w:color="auto" w:fill="auto"/>
            <w:tcMar>
              <w:top w:w="60" w:type="dxa"/>
              <w:left w:w="60" w:type="dxa"/>
              <w:bottom w:w="60" w:type="dxa"/>
              <w:right w:w="60" w:type="dxa"/>
            </w:tcMar>
            <w:vAlign w:val="center"/>
          </w:tcPr>
          <w:p w14:paraId="0A65F959" w14:textId="77777777" w:rsidR="009A57F3" w:rsidRPr="00A11EA9" w:rsidRDefault="009A57F3" w:rsidP="00B81B3F">
            <w:pPr>
              <w:rPr>
                <w:b/>
                <w:sz w:val="20"/>
                <w:szCs w:val="20"/>
              </w:rPr>
            </w:pPr>
            <w:r w:rsidRPr="00A11EA9">
              <w:rPr>
                <w:b/>
                <w:sz w:val="20"/>
                <w:szCs w:val="20"/>
              </w:rPr>
              <w:lastRenderedPageBreak/>
              <w:t>Reports</w:t>
            </w:r>
          </w:p>
          <w:p w14:paraId="051B7D63" w14:textId="77777777" w:rsidR="009A57F3" w:rsidRPr="00A11EA9" w:rsidRDefault="009A57F3" w:rsidP="00B81B3F">
            <w:pPr>
              <w:rPr>
                <w:b/>
                <w:sz w:val="20"/>
                <w:szCs w:val="20"/>
              </w:rPr>
            </w:pPr>
            <w:r w:rsidRPr="00A11EA9">
              <w:rPr>
                <w:b/>
                <w:sz w:val="20"/>
                <w:szCs w:val="20"/>
              </w:rPr>
              <w:t xml:space="preserve">No report required </w:t>
            </w:r>
            <w:sdt>
              <w:sdtPr>
                <w:rPr>
                  <w:rFonts w:ascii="Calibri" w:eastAsia="Calibri" w:hAnsi="Calibri" w:cs="Times New Roman"/>
                  <w:bCs/>
                  <w:sz w:val="20"/>
                  <w:szCs w:val="20"/>
                </w:rPr>
                <w:id w:val="1414198589"/>
                <w14:checkbox>
                  <w14:checked w14:val="0"/>
                  <w14:checkedState w14:val="221A" w14:font="Times New Roman"/>
                  <w14:uncheckedState w14:val="2610" w14:font="MS Gothic"/>
                </w14:checkbox>
              </w:sdtPr>
              <w:sdtContent>
                <w:r w:rsidRPr="00A11EA9">
                  <w:rPr>
                    <w:rFonts w:ascii="MS Gothic" w:eastAsia="MS Gothic" w:hAnsi="MS Gothic" w:cs="Times New Roman" w:hint="eastAsia"/>
                    <w:bCs/>
                    <w:sz w:val="20"/>
                    <w:szCs w:val="20"/>
                  </w:rPr>
                  <w:t>☐</w:t>
                </w:r>
              </w:sdtContent>
            </w:sdt>
          </w:p>
        </w:tc>
      </w:tr>
      <w:tr w:rsidR="009A57F3" w14:paraId="073C22B0" w14:textId="77777777" w:rsidTr="001017CF">
        <w:trPr>
          <w:tblHeader/>
        </w:trPr>
        <w:tc>
          <w:tcPr>
            <w:tcW w:w="4859" w:type="dxa"/>
            <w:tcBorders>
              <w:top w:val="single" w:sz="1" w:space="0" w:color="000000"/>
              <w:left w:val="single" w:sz="1" w:space="0" w:color="000000"/>
              <w:bottom w:val="single" w:sz="1" w:space="0" w:color="000000"/>
              <w:right w:val="single" w:sz="1" w:space="0" w:color="000000"/>
            </w:tcBorders>
            <w:shd w:val="clear" w:color="auto" w:fill="auto"/>
            <w:tcMar>
              <w:top w:w="60" w:type="dxa"/>
              <w:left w:w="60" w:type="dxa"/>
              <w:bottom w:w="60" w:type="dxa"/>
              <w:right w:w="60" w:type="dxa"/>
            </w:tcMar>
            <w:vAlign w:val="center"/>
          </w:tcPr>
          <w:p w14:paraId="1D41147B" w14:textId="77777777" w:rsidR="009A57F3" w:rsidRPr="00A11EA9" w:rsidRDefault="009A57F3" w:rsidP="00B81B3F">
            <w:pPr>
              <w:rPr>
                <w:sz w:val="20"/>
                <w:szCs w:val="20"/>
              </w:rPr>
            </w:pPr>
            <w:r w:rsidRPr="00A11EA9">
              <w:rPr>
                <w:b/>
                <w:sz w:val="20"/>
                <w:szCs w:val="20"/>
              </w:rPr>
              <w:t>Report Title</w:t>
            </w:r>
          </w:p>
        </w:tc>
        <w:tc>
          <w:tcPr>
            <w:tcW w:w="3690" w:type="dxa"/>
            <w:tcBorders>
              <w:top w:val="single" w:sz="1" w:space="0" w:color="000000"/>
              <w:left w:val="single" w:sz="1" w:space="0" w:color="000000"/>
              <w:bottom w:val="single" w:sz="1" w:space="0" w:color="000000"/>
              <w:right w:val="single" w:sz="1" w:space="0" w:color="000000"/>
            </w:tcBorders>
            <w:shd w:val="clear" w:color="auto" w:fill="auto"/>
            <w:tcMar>
              <w:top w:w="60" w:type="dxa"/>
              <w:left w:w="60" w:type="dxa"/>
              <w:bottom w:w="60" w:type="dxa"/>
              <w:right w:w="60" w:type="dxa"/>
            </w:tcMar>
            <w:vAlign w:val="center"/>
          </w:tcPr>
          <w:p w14:paraId="64BB79CA" w14:textId="77777777" w:rsidR="009A57F3" w:rsidRPr="00A11EA9" w:rsidRDefault="009A57F3" w:rsidP="00B81B3F">
            <w:pPr>
              <w:rPr>
                <w:sz w:val="20"/>
                <w:szCs w:val="20"/>
              </w:rPr>
            </w:pPr>
            <w:r w:rsidRPr="00A11EA9">
              <w:rPr>
                <w:b/>
                <w:sz w:val="20"/>
                <w:szCs w:val="20"/>
              </w:rPr>
              <w:t xml:space="preserve">Report Frequency </w:t>
            </w:r>
          </w:p>
        </w:tc>
      </w:tr>
      <w:tr w:rsidR="009A57F3" w14:paraId="3DA99FD9" w14:textId="77777777" w:rsidTr="001017CF">
        <w:tc>
          <w:tcPr>
            <w:tcW w:w="4859" w:type="dxa"/>
            <w:tcBorders>
              <w:top w:val="single" w:sz="1" w:space="0" w:color="000000"/>
              <w:left w:val="single" w:sz="1" w:space="0" w:color="000000"/>
              <w:bottom w:val="single" w:sz="1" w:space="0" w:color="000000"/>
              <w:right w:val="single" w:sz="1" w:space="0" w:color="000000"/>
            </w:tcBorders>
            <w:shd w:val="clear" w:color="auto" w:fill="auto"/>
            <w:tcMar>
              <w:top w:w="60" w:type="dxa"/>
              <w:left w:w="60" w:type="dxa"/>
              <w:bottom w:w="60" w:type="dxa"/>
              <w:right w:w="60" w:type="dxa"/>
            </w:tcMar>
          </w:tcPr>
          <w:p w14:paraId="290B676C" w14:textId="77777777" w:rsidR="009A57F3" w:rsidRPr="00A11EA9" w:rsidRDefault="009A57F3" w:rsidP="00B81B3F">
            <w:pPr>
              <w:rPr>
                <w:sz w:val="20"/>
                <w:szCs w:val="20"/>
              </w:rPr>
            </w:pPr>
            <w:r w:rsidRPr="00A11EA9">
              <w:rPr>
                <w:color w:val="000000"/>
                <w:sz w:val="20"/>
                <w:szCs w:val="20"/>
              </w:rPr>
              <w:t>Cost and Obligations Report</w:t>
            </w:r>
          </w:p>
        </w:tc>
        <w:tc>
          <w:tcPr>
            <w:tcW w:w="3690" w:type="dxa"/>
            <w:tcBorders>
              <w:top w:val="single" w:sz="1" w:space="0" w:color="000000"/>
              <w:left w:val="single" w:sz="1" w:space="0" w:color="000000"/>
              <w:bottom w:val="single" w:sz="1" w:space="0" w:color="000000"/>
              <w:right w:val="single" w:sz="1" w:space="0" w:color="000000"/>
            </w:tcBorders>
            <w:shd w:val="clear" w:color="auto" w:fill="auto"/>
            <w:tcMar>
              <w:top w:w="60" w:type="dxa"/>
              <w:left w:w="60" w:type="dxa"/>
              <w:bottom w:w="60" w:type="dxa"/>
              <w:right w:w="60" w:type="dxa"/>
            </w:tcMar>
          </w:tcPr>
          <w:p w14:paraId="358B5787" w14:textId="77777777" w:rsidR="009A57F3" w:rsidRPr="00A11EA9" w:rsidRDefault="009A57F3" w:rsidP="006049A0">
            <w:pPr>
              <w:keepNext/>
              <w:rPr>
                <w:sz w:val="20"/>
                <w:szCs w:val="20"/>
              </w:rPr>
            </w:pPr>
            <w:r w:rsidRPr="00A11EA9">
              <w:rPr>
                <w:sz w:val="20"/>
                <w:szCs w:val="20"/>
              </w:rPr>
              <w:t xml:space="preserve">Quarterly (Q) </w:t>
            </w:r>
          </w:p>
        </w:tc>
      </w:tr>
      <w:tr w:rsidR="009A57F3" w14:paraId="69612F9F" w14:textId="77777777" w:rsidTr="001017CF">
        <w:tc>
          <w:tcPr>
            <w:tcW w:w="4859" w:type="dxa"/>
            <w:tcBorders>
              <w:top w:val="single" w:sz="1" w:space="0" w:color="000000"/>
              <w:left w:val="single" w:sz="1" w:space="0" w:color="000000"/>
              <w:bottom w:val="single" w:sz="1" w:space="0" w:color="000000"/>
              <w:right w:val="single" w:sz="1" w:space="0" w:color="000000"/>
            </w:tcBorders>
            <w:shd w:val="clear" w:color="auto" w:fill="auto"/>
            <w:tcMar>
              <w:top w:w="60" w:type="dxa"/>
              <w:left w:w="60" w:type="dxa"/>
              <w:bottom w:w="60" w:type="dxa"/>
              <w:right w:w="60" w:type="dxa"/>
            </w:tcMar>
          </w:tcPr>
          <w:p w14:paraId="2F661E73" w14:textId="77777777" w:rsidR="009A57F3" w:rsidRPr="00A11EA9" w:rsidRDefault="009A57F3" w:rsidP="00B81B3F">
            <w:pPr>
              <w:rPr>
                <w:sz w:val="20"/>
                <w:szCs w:val="20"/>
              </w:rPr>
            </w:pPr>
            <w:r w:rsidRPr="00A11EA9">
              <w:rPr>
                <w:color w:val="000000"/>
                <w:sz w:val="20"/>
                <w:szCs w:val="20"/>
              </w:rPr>
              <w:t>Progress Report</w:t>
            </w:r>
          </w:p>
        </w:tc>
        <w:tc>
          <w:tcPr>
            <w:tcW w:w="3690" w:type="dxa"/>
            <w:tcBorders>
              <w:top w:val="single" w:sz="1" w:space="0" w:color="000000"/>
              <w:left w:val="single" w:sz="1" w:space="0" w:color="000000"/>
              <w:bottom w:val="single" w:sz="1" w:space="0" w:color="000000"/>
              <w:right w:val="single" w:sz="1" w:space="0" w:color="000000"/>
            </w:tcBorders>
            <w:shd w:val="clear" w:color="auto" w:fill="auto"/>
            <w:tcMar>
              <w:top w:w="60" w:type="dxa"/>
              <w:left w:w="60" w:type="dxa"/>
              <w:bottom w:w="60" w:type="dxa"/>
              <w:right w:w="60" w:type="dxa"/>
            </w:tcMar>
          </w:tcPr>
          <w:p w14:paraId="7BAAFAB7" w14:textId="77777777" w:rsidR="009A57F3" w:rsidRPr="00A11EA9" w:rsidRDefault="009A57F3" w:rsidP="006049A0">
            <w:pPr>
              <w:keepNext/>
              <w:rPr>
                <w:sz w:val="20"/>
                <w:szCs w:val="20"/>
              </w:rPr>
            </w:pPr>
            <w:r w:rsidRPr="00A11EA9">
              <w:rPr>
                <w:sz w:val="20"/>
                <w:szCs w:val="20"/>
              </w:rPr>
              <w:t>Quarterly (Q)</w:t>
            </w:r>
          </w:p>
        </w:tc>
      </w:tr>
      <w:tr w:rsidR="009A57F3" w14:paraId="01EB080C" w14:textId="77777777" w:rsidTr="001017CF">
        <w:tc>
          <w:tcPr>
            <w:tcW w:w="4859" w:type="dxa"/>
            <w:tcBorders>
              <w:top w:val="single" w:sz="1" w:space="0" w:color="000000"/>
              <w:left w:val="single" w:sz="1" w:space="0" w:color="000000"/>
              <w:bottom w:val="single" w:sz="1" w:space="0" w:color="000000"/>
              <w:right w:val="single" w:sz="1" w:space="0" w:color="000000"/>
            </w:tcBorders>
            <w:shd w:val="clear" w:color="auto" w:fill="auto"/>
            <w:tcMar>
              <w:top w:w="60" w:type="dxa"/>
              <w:left w:w="60" w:type="dxa"/>
              <w:bottom w:w="60" w:type="dxa"/>
              <w:right w:w="60" w:type="dxa"/>
            </w:tcMar>
          </w:tcPr>
          <w:p w14:paraId="506CCB64" w14:textId="77777777" w:rsidR="009A57F3" w:rsidRPr="00A11EA9" w:rsidRDefault="009A57F3" w:rsidP="00B81B3F">
            <w:pPr>
              <w:rPr>
                <w:sz w:val="20"/>
                <w:szCs w:val="20"/>
              </w:rPr>
            </w:pPr>
            <w:r w:rsidRPr="00A11EA9">
              <w:rPr>
                <w:color w:val="000000"/>
                <w:sz w:val="20"/>
                <w:szCs w:val="20"/>
              </w:rPr>
              <w:t>Annual Milestone Report</w:t>
            </w:r>
          </w:p>
        </w:tc>
        <w:tc>
          <w:tcPr>
            <w:tcW w:w="3690" w:type="dxa"/>
            <w:tcBorders>
              <w:top w:val="single" w:sz="1" w:space="0" w:color="000000"/>
              <w:left w:val="single" w:sz="1" w:space="0" w:color="000000"/>
              <w:bottom w:val="single" w:sz="1" w:space="0" w:color="000000"/>
              <w:right w:val="single" w:sz="1" w:space="0" w:color="000000"/>
            </w:tcBorders>
            <w:shd w:val="clear" w:color="auto" w:fill="auto"/>
            <w:tcMar>
              <w:top w:w="60" w:type="dxa"/>
              <w:left w:w="60" w:type="dxa"/>
              <w:bottom w:w="60" w:type="dxa"/>
              <w:right w:w="60" w:type="dxa"/>
            </w:tcMar>
          </w:tcPr>
          <w:p w14:paraId="78C392FE" w14:textId="77777777" w:rsidR="009A57F3" w:rsidRPr="00A11EA9" w:rsidRDefault="009A57F3" w:rsidP="006049A0">
            <w:pPr>
              <w:keepNext/>
              <w:rPr>
                <w:sz w:val="20"/>
                <w:szCs w:val="20"/>
              </w:rPr>
            </w:pPr>
            <w:r w:rsidRPr="00A11EA9">
              <w:rPr>
                <w:sz w:val="20"/>
                <w:szCs w:val="20"/>
              </w:rPr>
              <w:t>Yearly (Y)</w:t>
            </w:r>
          </w:p>
        </w:tc>
      </w:tr>
      <w:tr w:rsidR="009A57F3" w14:paraId="6D5BD606" w14:textId="77777777" w:rsidTr="001017CF">
        <w:tc>
          <w:tcPr>
            <w:tcW w:w="4859" w:type="dxa"/>
            <w:tcBorders>
              <w:top w:val="single" w:sz="1" w:space="0" w:color="000000"/>
              <w:left w:val="single" w:sz="1" w:space="0" w:color="000000"/>
              <w:bottom w:val="single" w:sz="1" w:space="0" w:color="000000"/>
              <w:right w:val="single" w:sz="1" w:space="0" w:color="000000"/>
            </w:tcBorders>
            <w:shd w:val="clear" w:color="auto" w:fill="auto"/>
            <w:tcMar>
              <w:top w:w="60" w:type="dxa"/>
              <w:left w:w="60" w:type="dxa"/>
              <w:bottom w:w="60" w:type="dxa"/>
              <w:right w:w="60" w:type="dxa"/>
            </w:tcMar>
          </w:tcPr>
          <w:p w14:paraId="30A06BE2" w14:textId="77777777" w:rsidR="009A57F3" w:rsidRPr="00A11EA9" w:rsidRDefault="009A57F3" w:rsidP="00B81B3F">
            <w:pPr>
              <w:rPr>
                <w:sz w:val="20"/>
                <w:szCs w:val="20"/>
              </w:rPr>
            </w:pPr>
            <w:r w:rsidRPr="00A11EA9">
              <w:rPr>
                <w:color w:val="000000"/>
                <w:sz w:val="20"/>
                <w:szCs w:val="20"/>
              </w:rPr>
              <w:t>Special Status Report</w:t>
            </w:r>
          </w:p>
        </w:tc>
        <w:tc>
          <w:tcPr>
            <w:tcW w:w="3690" w:type="dxa"/>
            <w:tcBorders>
              <w:top w:val="single" w:sz="1" w:space="0" w:color="000000"/>
              <w:left w:val="single" w:sz="1" w:space="0" w:color="000000"/>
              <w:bottom w:val="single" w:sz="1" w:space="0" w:color="000000"/>
              <w:right w:val="single" w:sz="1" w:space="0" w:color="000000"/>
            </w:tcBorders>
            <w:shd w:val="clear" w:color="auto" w:fill="auto"/>
            <w:tcMar>
              <w:top w:w="60" w:type="dxa"/>
              <w:left w:w="60" w:type="dxa"/>
              <w:bottom w:w="60" w:type="dxa"/>
              <w:right w:w="60" w:type="dxa"/>
            </w:tcMar>
          </w:tcPr>
          <w:sdt>
            <w:sdtPr>
              <w:rPr>
                <w:rStyle w:val="PlaceholderText"/>
              </w:rPr>
              <w:alias w:val="Choose an Item"/>
              <w:tag w:val="Choose an Item"/>
              <w:id w:val="-1141118684"/>
              <w:placeholder>
                <w:docPart w:val="E23085AB47FDB34E8D4BB68224D3C2C6"/>
              </w:placeholder>
              <w:dropDownList>
                <w:listItem w:value="Choose an item."/>
                <w:listItem w:displayText="Monthly (M)" w:value="Monthly (M)"/>
                <w:listItem w:displayText="Quarterly (Q)" w:value="Quarterly (Q)"/>
                <w:listItem w:displayText="Yearly (Y)" w:value="Yearly (Y)"/>
                <w:listItem w:displayText="Semi-Annually (S)" w:value="Semi-Annually (S)"/>
                <w:listItem w:displayText="Final (F)" w:value="Final (F)"/>
                <w:listItem w:displayText="As Needed (A)" w:value="As Needed (A)"/>
                <w:listItem w:displayText="Not Needed" w:value="Not Needed"/>
              </w:dropDownList>
            </w:sdtPr>
            <w:sdtContent>
              <w:p w14:paraId="15578770" w14:textId="77777777" w:rsidR="009A57F3" w:rsidRPr="00A11EA9" w:rsidRDefault="009A57F3" w:rsidP="00CE16A5">
                <w:pPr>
                  <w:spacing w:after="0"/>
                  <w:rPr>
                    <w:rStyle w:val="MainBodyStyle"/>
                    <w:sz w:val="20"/>
                    <w:szCs w:val="20"/>
                  </w:rPr>
                </w:pPr>
                <w:r w:rsidRPr="00A11EA9">
                  <w:rPr>
                    <w:rStyle w:val="PlaceholderText"/>
                  </w:rPr>
                  <w:t>Choose an item.</w:t>
                </w:r>
              </w:p>
            </w:sdtContent>
          </w:sdt>
          <w:p w14:paraId="59F37EFF" w14:textId="77777777" w:rsidR="009A57F3" w:rsidRPr="00A11EA9" w:rsidRDefault="009A57F3" w:rsidP="006049A0">
            <w:pPr>
              <w:keepNext/>
              <w:rPr>
                <w:sz w:val="20"/>
                <w:szCs w:val="20"/>
              </w:rPr>
            </w:pPr>
          </w:p>
        </w:tc>
      </w:tr>
      <w:tr w:rsidR="009A57F3" w14:paraId="301751F5" w14:textId="77777777" w:rsidTr="001017CF">
        <w:tc>
          <w:tcPr>
            <w:tcW w:w="4859" w:type="dxa"/>
            <w:tcBorders>
              <w:top w:val="single" w:sz="1" w:space="0" w:color="000000"/>
              <w:left w:val="single" w:sz="1" w:space="0" w:color="000000"/>
              <w:bottom w:val="single" w:sz="1" w:space="0" w:color="000000"/>
              <w:right w:val="single" w:sz="1" w:space="0" w:color="000000"/>
            </w:tcBorders>
            <w:shd w:val="clear" w:color="auto" w:fill="auto"/>
            <w:tcMar>
              <w:top w:w="60" w:type="dxa"/>
              <w:left w:w="60" w:type="dxa"/>
              <w:bottom w:w="60" w:type="dxa"/>
              <w:right w:w="60" w:type="dxa"/>
            </w:tcMar>
          </w:tcPr>
          <w:p w14:paraId="772E98C4" w14:textId="77777777" w:rsidR="009A57F3" w:rsidRPr="00A11EA9" w:rsidRDefault="009A57F3" w:rsidP="00B81B3F">
            <w:pPr>
              <w:rPr>
                <w:sz w:val="20"/>
                <w:szCs w:val="20"/>
              </w:rPr>
            </w:pPr>
            <w:r w:rsidRPr="00A11EA9">
              <w:rPr>
                <w:color w:val="000000"/>
                <w:sz w:val="20"/>
                <w:szCs w:val="20"/>
              </w:rPr>
              <w:t>Journal Article-Accepted Manuscript</w:t>
            </w:r>
          </w:p>
        </w:tc>
        <w:tc>
          <w:tcPr>
            <w:tcW w:w="3690" w:type="dxa"/>
            <w:tcBorders>
              <w:top w:val="single" w:sz="1" w:space="0" w:color="000000"/>
              <w:left w:val="single" w:sz="1" w:space="0" w:color="000000"/>
              <w:bottom w:val="single" w:sz="1" w:space="0" w:color="000000"/>
              <w:right w:val="single" w:sz="1" w:space="0" w:color="000000"/>
            </w:tcBorders>
            <w:shd w:val="clear" w:color="auto" w:fill="auto"/>
            <w:tcMar>
              <w:top w:w="60" w:type="dxa"/>
              <w:left w:w="60" w:type="dxa"/>
              <w:bottom w:w="60" w:type="dxa"/>
              <w:right w:w="60" w:type="dxa"/>
            </w:tcMar>
          </w:tcPr>
          <w:sdt>
            <w:sdtPr>
              <w:rPr>
                <w:rStyle w:val="PlaceholderText"/>
              </w:rPr>
              <w:alias w:val="Choose an Item"/>
              <w:tag w:val="Choose an Item"/>
              <w:id w:val="-2044507600"/>
              <w:placeholder>
                <w:docPart w:val="B22213DD2901A1428C3762D86342F6F4"/>
              </w:placeholder>
              <w:dropDownList>
                <w:listItem w:value="Choose an item."/>
                <w:listItem w:displayText="Monthly (M)" w:value="Monthly (M)"/>
                <w:listItem w:displayText="Quarterly (Q)" w:value="Quarterly (Q)"/>
                <w:listItem w:displayText="Yearly (Y)" w:value="Yearly (Y)"/>
                <w:listItem w:displayText="Semi-Annually (S)" w:value="Semi-Annually (S)"/>
                <w:listItem w:displayText="Final (F)" w:value="Final (F)"/>
                <w:listItem w:displayText="As Needed (A)" w:value="As Needed (A)"/>
                <w:listItem w:displayText="Not Needed" w:value="Not Needed"/>
              </w:dropDownList>
            </w:sdtPr>
            <w:sdtContent>
              <w:p w14:paraId="51A78951" w14:textId="77777777" w:rsidR="009A57F3" w:rsidRPr="00A11EA9" w:rsidRDefault="009A57F3" w:rsidP="00A11EA9">
                <w:pPr>
                  <w:spacing w:after="0"/>
                  <w:rPr>
                    <w:rStyle w:val="MainBodyStyle"/>
                    <w:sz w:val="20"/>
                    <w:szCs w:val="20"/>
                  </w:rPr>
                </w:pPr>
                <w:r w:rsidRPr="00A11EA9">
                  <w:rPr>
                    <w:rStyle w:val="PlaceholderText"/>
                  </w:rPr>
                  <w:t>Choose an item.</w:t>
                </w:r>
              </w:p>
            </w:sdtContent>
          </w:sdt>
          <w:p w14:paraId="234BDAD8" w14:textId="77777777" w:rsidR="009A57F3" w:rsidRPr="00A11EA9" w:rsidRDefault="009A57F3" w:rsidP="006049A0">
            <w:pPr>
              <w:keepNext/>
              <w:rPr>
                <w:sz w:val="20"/>
                <w:szCs w:val="20"/>
              </w:rPr>
            </w:pPr>
          </w:p>
        </w:tc>
      </w:tr>
      <w:tr w:rsidR="009A57F3" w14:paraId="3E667745" w14:textId="77777777" w:rsidTr="001017CF">
        <w:tc>
          <w:tcPr>
            <w:tcW w:w="4859" w:type="dxa"/>
            <w:tcBorders>
              <w:top w:val="single" w:sz="1" w:space="0" w:color="000000"/>
              <w:left w:val="single" w:sz="1" w:space="0" w:color="000000"/>
              <w:bottom w:val="single" w:sz="1" w:space="0" w:color="000000"/>
              <w:right w:val="single" w:sz="1" w:space="0" w:color="000000"/>
            </w:tcBorders>
            <w:shd w:val="clear" w:color="auto" w:fill="auto"/>
            <w:tcMar>
              <w:top w:w="60" w:type="dxa"/>
              <w:left w:w="60" w:type="dxa"/>
              <w:bottom w:w="60" w:type="dxa"/>
              <w:right w:w="60" w:type="dxa"/>
            </w:tcMar>
          </w:tcPr>
          <w:p w14:paraId="09AFF468" w14:textId="77777777" w:rsidR="009A57F3" w:rsidRPr="00A11EA9" w:rsidRDefault="009A57F3" w:rsidP="00B81B3F">
            <w:pPr>
              <w:rPr>
                <w:sz w:val="20"/>
                <w:szCs w:val="20"/>
              </w:rPr>
            </w:pPr>
            <w:r w:rsidRPr="00A11EA9">
              <w:rPr>
                <w:color w:val="000000"/>
                <w:sz w:val="20"/>
                <w:szCs w:val="20"/>
              </w:rPr>
              <w:t xml:space="preserve">Scientific/Technical Conference Paper/Presentation/Proceeding </w:t>
            </w:r>
          </w:p>
        </w:tc>
        <w:tc>
          <w:tcPr>
            <w:tcW w:w="3690" w:type="dxa"/>
            <w:tcBorders>
              <w:top w:val="single" w:sz="1" w:space="0" w:color="000000"/>
              <w:left w:val="single" w:sz="1" w:space="0" w:color="000000"/>
              <w:bottom w:val="single" w:sz="1" w:space="0" w:color="000000"/>
              <w:right w:val="single" w:sz="1" w:space="0" w:color="000000"/>
            </w:tcBorders>
            <w:shd w:val="clear" w:color="auto" w:fill="auto"/>
            <w:tcMar>
              <w:top w:w="60" w:type="dxa"/>
              <w:left w:w="60" w:type="dxa"/>
              <w:bottom w:w="60" w:type="dxa"/>
              <w:right w:w="60" w:type="dxa"/>
            </w:tcMar>
          </w:tcPr>
          <w:sdt>
            <w:sdtPr>
              <w:rPr>
                <w:rStyle w:val="PlaceholderText"/>
              </w:rPr>
              <w:alias w:val="Choose an Item"/>
              <w:tag w:val="Choose an Item"/>
              <w:id w:val="1091895002"/>
              <w:placeholder>
                <w:docPart w:val="30193FAFFC8C7441BB4848388229232C"/>
              </w:placeholder>
              <w:dropDownList>
                <w:listItem w:value="Choose an item."/>
                <w:listItem w:displayText="Monthly (M)" w:value="Monthly (M)"/>
                <w:listItem w:displayText="Quarterly (Q)" w:value="Quarterly (Q)"/>
                <w:listItem w:displayText="Yearly (Y)" w:value="Yearly (Y)"/>
                <w:listItem w:displayText="Semi-Annually (S)" w:value="Semi-Annually (S)"/>
                <w:listItem w:displayText="Final (F)" w:value="Final (F)"/>
                <w:listItem w:displayText="As Needed (A)" w:value="As Needed (A)"/>
                <w:listItem w:displayText="Not Needed" w:value="Not Needed"/>
              </w:dropDownList>
            </w:sdtPr>
            <w:sdtContent>
              <w:p w14:paraId="3E3FE970" w14:textId="77777777" w:rsidR="009A57F3" w:rsidRPr="00A11EA9" w:rsidRDefault="009A57F3" w:rsidP="00A11EA9">
                <w:pPr>
                  <w:spacing w:after="0"/>
                  <w:rPr>
                    <w:rStyle w:val="MainBodyStyle"/>
                    <w:sz w:val="20"/>
                    <w:szCs w:val="20"/>
                  </w:rPr>
                </w:pPr>
                <w:r w:rsidRPr="00A11EA9">
                  <w:rPr>
                    <w:rStyle w:val="PlaceholderText"/>
                  </w:rPr>
                  <w:t>Choose an item.</w:t>
                </w:r>
              </w:p>
            </w:sdtContent>
          </w:sdt>
          <w:p w14:paraId="34EB353F" w14:textId="77777777" w:rsidR="009A57F3" w:rsidRPr="00A11EA9" w:rsidRDefault="009A57F3" w:rsidP="006049A0">
            <w:pPr>
              <w:keepNext/>
              <w:rPr>
                <w:sz w:val="20"/>
                <w:szCs w:val="20"/>
              </w:rPr>
            </w:pPr>
          </w:p>
        </w:tc>
      </w:tr>
      <w:tr w:rsidR="009A57F3" w14:paraId="06FE8BD1" w14:textId="77777777" w:rsidTr="001017CF">
        <w:tc>
          <w:tcPr>
            <w:tcW w:w="4859" w:type="dxa"/>
            <w:tcBorders>
              <w:top w:val="single" w:sz="1" w:space="0" w:color="000000"/>
              <w:left w:val="single" w:sz="1" w:space="0" w:color="000000"/>
              <w:bottom w:val="single" w:sz="1" w:space="0" w:color="000000"/>
              <w:right w:val="single" w:sz="1" w:space="0" w:color="000000"/>
            </w:tcBorders>
            <w:shd w:val="clear" w:color="auto" w:fill="auto"/>
            <w:tcMar>
              <w:top w:w="60" w:type="dxa"/>
              <w:left w:w="60" w:type="dxa"/>
              <w:bottom w:w="60" w:type="dxa"/>
              <w:right w:w="60" w:type="dxa"/>
            </w:tcMar>
          </w:tcPr>
          <w:p w14:paraId="7BFA738B" w14:textId="77777777" w:rsidR="009A57F3" w:rsidRPr="00A11EA9" w:rsidRDefault="009A57F3" w:rsidP="00B81B3F">
            <w:pPr>
              <w:rPr>
                <w:color w:val="000000"/>
                <w:sz w:val="20"/>
                <w:szCs w:val="20"/>
              </w:rPr>
            </w:pPr>
            <w:r w:rsidRPr="00A11EA9">
              <w:rPr>
                <w:color w:val="000000"/>
                <w:sz w:val="20"/>
                <w:szCs w:val="20"/>
              </w:rPr>
              <w:t xml:space="preserve">Scientific/Technical Software &amp; Manual </w:t>
            </w:r>
          </w:p>
        </w:tc>
        <w:tc>
          <w:tcPr>
            <w:tcW w:w="3690" w:type="dxa"/>
            <w:tcBorders>
              <w:top w:val="single" w:sz="1" w:space="0" w:color="000000"/>
              <w:left w:val="single" w:sz="1" w:space="0" w:color="000000"/>
              <w:bottom w:val="single" w:sz="1" w:space="0" w:color="000000"/>
              <w:right w:val="single" w:sz="1" w:space="0" w:color="000000"/>
            </w:tcBorders>
            <w:shd w:val="clear" w:color="auto" w:fill="auto"/>
            <w:tcMar>
              <w:top w:w="60" w:type="dxa"/>
              <w:left w:w="60" w:type="dxa"/>
              <w:bottom w:w="60" w:type="dxa"/>
              <w:right w:w="60" w:type="dxa"/>
            </w:tcMar>
          </w:tcPr>
          <w:sdt>
            <w:sdtPr>
              <w:rPr>
                <w:rStyle w:val="PlaceholderText"/>
              </w:rPr>
              <w:alias w:val="Choose an Item"/>
              <w:tag w:val="Choose an Item"/>
              <w:id w:val="-1621210842"/>
              <w:placeholder>
                <w:docPart w:val="E03FE6CC00117C46BD2BCC18EF74F7B9"/>
              </w:placeholder>
              <w:dropDownList>
                <w:listItem w:value="Choose an item."/>
                <w:listItem w:displayText="Monthly (M)" w:value="Monthly (M)"/>
                <w:listItem w:displayText="Quarterly (Q)" w:value="Quarterly (Q)"/>
                <w:listItem w:displayText="Yearly (Y)" w:value="Yearly (Y)"/>
                <w:listItem w:displayText="Semi-Annually (S)" w:value="Semi-Annually (S)"/>
                <w:listItem w:displayText="Final (F)" w:value="Final (F)"/>
                <w:listItem w:displayText="As Needed (A)" w:value="As Needed (A)"/>
                <w:listItem w:displayText="Not Needed" w:value="Not Needed"/>
              </w:dropDownList>
            </w:sdtPr>
            <w:sdtContent>
              <w:p w14:paraId="522FA7C3" w14:textId="77777777" w:rsidR="009A57F3" w:rsidRPr="00A11EA9" w:rsidRDefault="009A57F3" w:rsidP="00A11EA9">
                <w:pPr>
                  <w:spacing w:after="0"/>
                  <w:rPr>
                    <w:rStyle w:val="MainBodyStyle"/>
                    <w:sz w:val="20"/>
                    <w:szCs w:val="20"/>
                  </w:rPr>
                </w:pPr>
                <w:r w:rsidRPr="00A11EA9">
                  <w:rPr>
                    <w:rStyle w:val="PlaceholderText"/>
                  </w:rPr>
                  <w:t>Choose an item.</w:t>
                </w:r>
              </w:p>
            </w:sdtContent>
          </w:sdt>
          <w:p w14:paraId="0943BEE2" w14:textId="77777777" w:rsidR="009A57F3" w:rsidRPr="00A11EA9" w:rsidRDefault="009A57F3" w:rsidP="006049A0">
            <w:pPr>
              <w:keepNext/>
              <w:rPr>
                <w:sz w:val="20"/>
                <w:szCs w:val="20"/>
              </w:rPr>
            </w:pPr>
          </w:p>
        </w:tc>
      </w:tr>
      <w:tr w:rsidR="009A57F3" w14:paraId="51068598" w14:textId="77777777" w:rsidTr="001017CF">
        <w:tc>
          <w:tcPr>
            <w:tcW w:w="4859" w:type="dxa"/>
            <w:tcBorders>
              <w:top w:val="single" w:sz="1" w:space="0" w:color="000000"/>
              <w:left w:val="single" w:sz="1" w:space="0" w:color="000000"/>
              <w:bottom w:val="single" w:sz="1" w:space="0" w:color="000000"/>
              <w:right w:val="single" w:sz="1" w:space="0" w:color="000000"/>
            </w:tcBorders>
            <w:shd w:val="clear" w:color="auto" w:fill="auto"/>
            <w:tcMar>
              <w:top w:w="60" w:type="dxa"/>
              <w:left w:w="60" w:type="dxa"/>
              <w:bottom w:w="60" w:type="dxa"/>
              <w:right w:w="60" w:type="dxa"/>
            </w:tcMar>
          </w:tcPr>
          <w:p w14:paraId="6E468EBD" w14:textId="77777777" w:rsidR="009A57F3" w:rsidRPr="00A11EA9" w:rsidRDefault="009A57F3" w:rsidP="00B81B3F">
            <w:pPr>
              <w:rPr>
                <w:color w:val="000000"/>
                <w:sz w:val="20"/>
                <w:szCs w:val="20"/>
              </w:rPr>
            </w:pPr>
            <w:r w:rsidRPr="00A11EA9">
              <w:rPr>
                <w:color w:val="000000"/>
                <w:sz w:val="20"/>
                <w:szCs w:val="20"/>
              </w:rPr>
              <w:t xml:space="preserve">Scientific/Technical Dataset </w:t>
            </w:r>
          </w:p>
        </w:tc>
        <w:tc>
          <w:tcPr>
            <w:tcW w:w="3690" w:type="dxa"/>
            <w:tcBorders>
              <w:top w:val="single" w:sz="1" w:space="0" w:color="000000"/>
              <w:left w:val="single" w:sz="1" w:space="0" w:color="000000"/>
              <w:bottom w:val="single" w:sz="1" w:space="0" w:color="000000"/>
              <w:right w:val="single" w:sz="1" w:space="0" w:color="000000"/>
            </w:tcBorders>
            <w:shd w:val="clear" w:color="auto" w:fill="auto"/>
            <w:tcMar>
              <w:top w:w="60" w:type="dxa"/>
              <w:left w:w="60" w:type="dxa"/>
              <w:bottom w:w="60" w:type="dxa"/>
              <w:right w:w="60" w:type="dxa"/>
            </w:tcMar>
          </w:tcPr>
          <w:sdt>
            <w:sdtPr>
              <w:rPr>
                <w:rStyle w:val="PlaceholderText"/>
              </w:rPr>
              <w:alias w:val="Choose an Item"/>
              <w:tag w:val="Choose an Item"/>
              <w:id w:val="2104375247"/>
              <w:placeholder>
                <w:docPart w:val="E9FC512D170702409F75181408A0FD53"/>
              </w:placeholder>
              <w:dropDownList>
                <w:listItem w:value="Choose an item."/>
                <w:listItem w:displayText="Monthly (M)" w:value="Monthly (M)"/>
                <w:listItem w:displayText="Quarterly (Q)" w:value="Quarterly (Q)"/>
                <w:listItem w:displayText="Yearly (Y)" w:value="Yearly (Y)"/>
                <w:listItem w:displayText="Semi-Annually (S)" w:value="Semi-Annually (S)"/>
                <w:listItem w:displayText="Final (F)" w:value="Final (F)"/>
                <w:listItem w:displayText="As Needed (A)" w:value="As Needed (A)"/>
                <w:listItem w:displayText="Not Needed" w:value="Not Needed"/>
              </w:dropDownList>
            </w:sdtPr>
            <w:sdtContent>
              <w:p w14:paraId="23DEE33F" w14:textId="77777777" w:rsidR="009A57F3" w:rsidRPr="00A11EA9" w:rsidRDefault="009A57F3" w:rsidP="00A11EA9">
                <w:pPr>
                  <w:spacing w:after="0"/>
                  <w:rPr>
                    <w:rStyle w:val="MainBodyStyle"/>
                    <w:sz w:val="20"/>
                    <w:szCs w:val="20"/>
                  </w:rPr>
                </w:pPr>
                <w:r w:rsidRPr="00A11EA9">
                  <w:rPr>
                    <w:rStyle w:val="PlaceholderText"/>
                  </w:rPr>
                  <w:t>Choose an item.</w:t>
                </w:r>
              </w:p>
            </w:sdtContent>
          </w:sdt>
          <w:p w14:paraId="38C0A1A8" w14:textId="77777777" w:rsidR="009A57F3" w:rsidRPr="00A11EA9" w:rsidRDefault="009A57F3" w:rsidP="006049A0">
            <w:pPr>
              <w:keepNext/>
              <w:rPr>
                <w:sz w:val="20"/>
                <w:szCs w:val="20"/>
              </w:rPr>
            </w:pPr>
          </w:p>
        </w:tc>
      </w:tr>
      <w:tr w:rsidR="009A57F3" w14:paraId="5188213F" w14:textId="77777777" w:rsidTr="001017CF">
        <w:tc>
          <w:tcPr>
            <w:tcW w:w="4859" w:type="dxa"/>
            <w:tcBorders>
              <w:top w:val="single" w:sz="1" w:space="0" w:color="000000"/>
              <w:left w:val="single" w:sz="1" w:space="0" w:color="000000"/>
              <w:bottom w:val="single" w:sz="1" w:space="0" w:color="000000"/>
              <w:right w:val="single" w:sz="1" w:space="0" w:color="000000"/>
            </w:tcBorders>
            <w:shd w:val="clear" w:color="auto" w:fill="auto"/>
            <w:tcMar>
              <w:top w:w="60" w:type="dxa"/>
              <w:left w:w="60" w:type="dxa"/>
              <w:bottom w:w="60" w:type="dxa"/>
              <w:right w:w="60" w:type="dxa"/>
            </w:tcMar>
          </w:tcPr>
          <w:p w14:paraId="023FF0B7" w14:textId="77777777" w:rsidR="009A57F3" w:rsidRPr="00A11EA9" w:rsidRDefault="009A57F3" w:rsidP="00B81B3F">
            <w:pPr>
              <w:rPr>
                <w:color w:val="000000"/>
                <w:sz w:val="20"/>
                <w:szCs w:val="20"/>
              </w:rPr>
            </w:pPr>
            <w:r w:rsidRPr="00A11EA9">
              <w:rPr>
                <w:color w:val="000000"/>
                <w:sz w:val="20"/>
                <w:szCs w:val="20"/>
              </w:rPr>
              <w:t>Other ST (Dissertation/Thesis)</w:t>
            </w:r>
          </w:p>
        </w:tc>
        <w:tc>
          <w:tcPr>
            <w:tcW w:w="3690" w:type="dxa"/>
            <w:tcBorders>
              <w:top w:val="single" w:sz="1" w:space="0" w:color="000000"/>
              <w:left w:val="single" w:sz="1" w:space="0" w:color="000000"/>
              <w:bottom w:val="single" w:sz="1" w:space="0" w:color="000000"/>
              <w:right w:val="single" w:sz="1" w:space="0" w:color="000000"/>
            </w:tcBorders>
            <w:shd w:val="clear" w:color="auto" w:fill="auto"/>
            <w:tcMar>
              <w:top w:w="60" w:type="dxa"/>
              <w:left w:w="60" w:type="dxa"/>
              <w:bottom w:w="60" w:type="dxa"/>
              <w:right w:w="60" w:type="dxa"/>
            </w:tcMar>
          </w:tcPr>
          <w:sdt>
            <w:sdtPr>
              <w:rPr>
                <w:rStyle w:val="PlaceholderText"/>
              </w:rPr>
              <w:alias w:val="Choose an Item"/>
              <w:tag w:val="Choose an Item"/>
              <w:id w:val="-1783259573"/>
              <w:placeholder>
                <w:docPart w:val="6CAFCB01B6385146B02FCCEDCBB6C7DC"/>
              </w:placeholder>
              <w:dropDownList>
                <w:listItem w:value="Choose an item."/>
                <w:listItem w:displayText="Monthly (M)" w:value="Monthly (M)"/>
                <w:listItem w:displayText="Quarterly (Q)" w:value="Quarterly (Q)"/>
                <w:listItem w:displayText="Yearly (Y)" w:value="Yearly (Y)"/>
                <w:listItem w:displayText="Semi-Annually (S)" w:value="Semi-Annually (S)"/>
                <w:listItem w:displayText="Final (F)" w:value="Final (F)"/>
                <w:listItem w:displayText="As Needed (A)" w:value="As Needed (A)"/>
                <w:listItem w:displayText="Not Needed" w:value="Not Needed"/>
              </w:dropDownList>
            </w:sdtPr>
            <w:sdtContent>
              <w:p w14:paraId="6A023D72" w14:textId="77777777" w:rsidR="009A57F3" w:rsidRPr="00A11EA9" w:rsidRDefault="009A57F3" w:rsidP="00A11EA9">
                <w:pPr>
                  <w:spacing w:after="0"/>
                  <w:rPr>
                    <w:rStyle w:val="MainBodyStyle"/>
                    <w:sz w:val="20"/>
                    <w:szCs w:val="20"/>
                  </w:rPr>
                </w:pPr>
                <w:r w:rsidRPr="00A11EA9">
                  <w:rPr>
                    <w:rStyle w:val="PlaceholderText"/>
                  </w:rPr>
                  <w:t>Choose an item.</w:t>
                </w:r>
              </w:p>
            </w:sdtContent>
          </w:sdt>
          <w:p w14:paraId="72FC3B9E" w14:textId="77777777" w:rsidR="009A57F3" w:rsidRPr="00A11EA9" w:rsidRDefault="009A57F3" w:rsidP="006049A0">
            <w:pPr>
              <w:keepNext/>
              <w:rPr>
                <w:sz w:val="20"/>
                <w:szCs w:val="20"/>
              </w:rPr>
            </w:pPr>
          </w:p>
        </w:tc>
      </w:tr>
      <w:tr w:rsidR="009A57F3" w14:paraId="62761781" w14:textId="77777777" w:rsidTr="001017CF">
        <w:tc>
          <w:tcPr>
            <w:tcW w:w="4859" w:type="dxa"/>
            <w:tcBorders>
              <w:top w:val="single" w:sz="1" w:space="0" w:color="000000"/>
              <w:left w:val="single" w:sz="1" w:space="0" w:color="000000"/>
              <w:bottom w:val="single" w:sz="1" w:space="0" w:color="000000"/>
              <w:right w:val="single" w:sz="1" w:space="0" w:color="000000"/>
            </w:tcBorders>
            <w:shd w:val="clear" w:color="auto" w:fill="auto"/>
            <w:tcMar>
              <w:top w:w="60" w:type="dxa"/>
              <w:left w:w="60" w:type="dxa"/>
              <w:bottom w:w="60" w:type="dxa"/>
              <w:right w:w="60" w:type="dxa"/>
            </w:tcMar>
          </w:tcPr>
          <w:p w14:paraId="6E7049AC" w14:textId="77777777" w:rsidR="009A57F3" w:rsidRPr="00A11EA9" w:rsidRDefault="009A57F3" w:rsidP="00B81B3F">
            <w:pPr>
              <w:rPr>
                <w:color w:val="000000"/>
                <w:sz w:val="20"/>
                <w:szCs w:val="20"/>
              </w:rPr>
            </w:pPr>
            <w:r w:rsidRPr="00A11EA9">
              <w:rPr>
                <w:color w:val="000000"/>
                <w:sz w:val="20"/>
                <w:szCs w:val="20"/>
              </w:rPr>
              <w:t>Invention Certification</w:t>
            </w:r>
          </w:p>
        </w:tc>
        <w:tc>
          <w:tcPr>
            <w:tcW w:w="3690" w:type="dxa"/>
            <w:tcBorders>
              <w:top w:val="single" w:sz="1" w:space="0" w:color="000000"/>
              <w:left w:val="single" w:sz="1" w:space="0" w:color="000000"/>
              <w:bottom w:val="single" w:sz="1" w:space="0" w:color="000000"/>
              <w:right w:val="single" w:sz="1" w:space="0" w:color="000000"/>
            </w:tcBorders>
            <w:shd w:val="clear" w:color="auto" w:fill="auto"/>
            <w:tcMar>
              <w:top w:w="60" w:type="dxa"/>
              <w:left w:w="60" w:type="dxa"/>
              <w:bottom w:w="60" w:type="dxa"/>
              <w:right w:w="60" w:type="dxa"/>
            </w:tcMar>
          </w:tcPr>
          <w:sdt>
            <w:sdtPr>
              <w:rPr>
                <w:rStyle w:val="PlaceholderText"/>
              </w:rPr>
              <w:alias w:val="Choose an Item"/>
              <w:tag w:val="Choose an Item"/>
              <w:id w:val="1843356761"/>
              <w:placeholder>
                <w:docPart w:val="E0A1D5C5EA14874A88C32B3FCB408614"/>
              </w:placeholder>
              <w:dropDownList>
                <w:listItem w:value="Choose an item."/>
                <w:listItem w:displayText="Monthly (M)" w:value="Monthly (M)"/>
                <w:listItem w:displayText="Quarterly (Q)" w:value="Quarterly (Q)"/>
                <w:listItem w:displayText="Yearly (Y)" w:value="Yearly (Y)"/>
                <w:listItem w:displayText="Semi-Annually (S)" w:value="Semi-Annually (S)"/>
                <w:listItem w:displayText="Final (F)" w:value="Final (F)"/>
                <w:listItem w:displayText="As Needed (A)" w:value="As Needed (A)"/>
                <w:listItem w:displayText="Not Needed" w:value="Not Needed"/>
              </w:dropDownList>
            </w:sdtPr>
            <w:sdtContent>
              <w:p w14:paraId="64C738E1" w14:textId="77777777" w:rsidR="009A57F3" w:rsidRPr="00A11EA9" w:rsidRDefault="009A57F3" w:rsidP="00A11EA9">
                <w:pPr>
                  <w:spacing w:after="0"/>
                  <w:rPr>
                    <w:rStyle w:val="MainBodyStyle"/>
                    <w:sz w:val="20"/>
                    <w:szCs w:val="20"/>
                  </w:rPr>
                </w:pPr>
                <w:r w:rsidRPr="00A11EA9">
                  <w:rPr>
                    <w:rStyle w:val="PlaceholderText"/>
                  </w:rPr>
                  <w:t>Choose an item.</w:t>
                </w:r>
              </w:p>
            </w:sdtContent>
          </w:sdt>
          <w:p w14:paraId="49DDF112" w14:textId="77777777" w:rsidR="009A57F3" w:rsidRPr="00A11EA9" w:rsidRDefault="009A57F3" w:rsidP="006049A0">
            <w:pPr>
              <w:keepNext/>
              <w:rPr>
                <w:sz w:val="20"/>
                <w:szCs w:val="20"/>
              </w:rPr>
            </w:pPr>
          </w:p>
        </w:tc>
      </w:tr>
      <w:tr w:rsidR="009A57F3" w14:paraId="55E005AA" w14:textId="77777777" w:rsidTr="001017CF">
        <w:tc>
          <w:tcPr>
            <w:tcW w:w="4859" w:type="dxa"/>
            <w:tcBorders>
              <w:top w:val="single" w:sz="1" w:space="0" w:color="000000"/>
              <w:left w:val="single" w:sz="1" w:space="0" w:color="000000"/>
              <w:bottom w:val="single" w:sz="1" w:space="0" w:color="000000"/>
              <w:right w:val="single" w:sz="1" w:space="0" w:color="000000"/>
            </w:tcBorders>
            <w:shd w:val="clear" w:color="auto" w:fill="auto"/>
            <w:tcMar>
              <w:top w:w="60" w:type="dxa"/>
              <w:left w:w="60" w:type="dxa"/>
              <w:bottom w:w="60" w:type="dxa"/>
              <w:right w:w="60" w:type="dxa"/>
            </w:tcMar>
          </w:tcPr>
          <w:p w14:paraId="67709324" w14:textId="77777777" w:rsidR="009A57F3" w:rsidRPr="00A11EA9" w:rsidRDefault="009A57F3" w:rsidP="00B81B3F">
            <w:pPr>
              <w:rPr>
                <w:color w:val="000000"/>
                <w:sz w:val="20"/>
                <w:szCs w:val="20"/>
              </w:rPr>
            </w:pPr>
            <w:r w:rsidRPr="00A11EA9">
              <w:rPr>
                <w:color w:val="000000"/>
                <w:sz w:val="20"/>
                <w:szCs w:val="20"/>
              </w:rPr>
              <w:t>Intellectual Property Reporting</w:t>
            </w:r>
          </w:p>
        </w:tc>
        <w:tc>
          <w:tcPr>
            <w:tcW w:w="3690" w:type="dxa"/>
            <w:tcBorders>
              <w:top w:val="single" w:sz="1" w:space="0" w:color="000000"/>
              <w:left w:val="single" w:sz="1" w:space="0" w:color="000000"/>
              <w:bottom w:val="single" w:sz="1" w:space="0" w:color="000000"/>
              <w:right w:val="single" w:sz="1" w:space="0" w:color="000000"/>
            </w:tcBorders>
            <w:shd w:val="clear" w:color="auto" w:fill="auto"/>
            <w:tcMar>
              <w:top w:w="60" w:type="dxa"/>
              <w:left w:w="60" w:type="dxa"/>
              <w:bottom w:w="60" w:type="dxa"/>
              <w:right w:w="60" w:type="dxa"/>
            </w:tcMar>
          </w:tcPr>
          <w:sdt>
            <w:sdtPr>
              <w:rPr>
                <w:rStyle w:val="PlaceholderText"/>
              </w:rPr>
              <w:alias w:val="Choose an Item"/>
              <w:tag w:val="Choose an Item"/>
              <w:id w:val="50657727"/>
              <w:placeholder>
                <w:docPart w:val="96F372E90EF060488D75446168B66454"/>
              </w:placeholder>
              <w:dropDownList>
                <w:listItem w:value="Choose an item."/>
                <w:listItem w:displayText="Monthly (M)" w:value="Monthly (M)"/>
                <w:listItem w:displayText="Quarterly (Q)" w:value="Quarterly (Q)"/>
                <w:listItem w:displayText="Yearly (Y)" w:value="Yearly (Y)"/>
                <w:listItem w:displayText="Semi-Annually (S)" w:value="Semi-Annually (S)"/>
                <w:listItem w:displayText="Final (F)" w:value="Final (F)"/>
                <w:listItem w:displayText="As Needed (A)" w:value="As Needed (A)"/>
                <w:listItem w:displayText="Not Needed" w:value="Not Needed"/>
              </w:dropDownList>
            </w:sdtPr>
            <w:sdtContent>
              <w:p w14:paraId="64C9BFC4" w14:textId="77777777" w:rsidR="009A57F3" w:rsidRPr="00A11EA9" w:rsidRDefault="009A57F3" w:rsidP="00A11EA9">
                <w:pPr>
                  <w:spacing w:after="0"/>
                  <w:rPr>
                    <w:rStyle w:val="MainBodyStyle"/>
                    <w:sz w:val="20"/>
                    <w:szCs w:val="20"/>
                  </w:rPr>
                </w:pPr>
                <w:r w:rsidRPr="00A11EA9">
                  <w:rPr>
                    <w:rStyle w:val="PlaceholderText"/>
                  </w:rPr>
                  <w:t>Choose an item.</w:t>
                </w:r>
              </w:p>
            </w:sdtContent>
          </w:sdt>
          <w:p w14:paraId="2ACEAD6D" w14:textId="77777777" w:rsidR="009A57F3" w:rsidRPr="00A11EA9" w:rsidRDefault="009A57F3" w:rsidP="006049A0">
            <w:pPr>
              <w:keepNext/>
              <w:rPr>
                <w:sz w:val="20"/>
                <w:szCs w:val="20"/>
              </w:rPr>
            </w:pPr>
          </w:p>
        </w:tc>
      </w:tr>
      <w:tr w:rsidR="009A57F3" w14:paraId="3061217C" w14:textId="77777777" w:rsidTr="001017CF">
        <w:tc>
          <w:tcPr>
            <w:tcW w:w="4859" w:type="dxa"/>
            <w:tcBorders>
              <w:top w:val="single" w:sz="1" w:space="0" w:color="000000"/>
              <w:left w:val="single" w:sz="1" w:space="0" w:color="000000"/>
              <w:bottom w:val="single" w:sz="1" w:space="0" w:color="000000"/>
              <w:right w:val="single" w:sz="1" w:space="0" w:color="000000"/>
            </w:tcBorders>
            <w:shd w:val="clear" w:color="auto" w:fill="auto"/>
            <w:tcMar>
              <w:top w:w="60" w:type="dxa"/>
              <w:left w:w="60" w:type="dxa"/>
              <w:bottom w:w="60" w:type="dxa"/>
              <w:right w:w="60" w:type="dxa"/>
            </w:tcMar>
          </w:tcPr>
          <w:p w14:paraId="0E462726" w14:textId="77777777" w:rsidR="009A57F3" w:rsidRPr="00A11EA9" w:rsidRDefault="009A57F3" w:rsidP="00B81B3F">
            <w:pPr>
              <w:rPr>
                <w:color w:val="000000"/>
                <w:sz w:val="20"/>
                <w:szCs w:val="20"/>
              </w:rPr>
            </w:pPr>
            <w:r w:rsidRPr="00A11EA9">
              <w:rPr>
                <w:color w:val="000000"/>
                <w:sz w:val="20"/>
                <w:szCs w:val="20"/>
              </w:rPr>
              <w:t xml:space="preserve">Include Other Report </w:t>
            </w:r>
          </w:p>
        </w:tc>
        <w:tc>
          <w:tcPr>
            <w:tcW w:w="3690" w:type="dxa"/>
            <w:tcBorders>
              <w:top w:val="single" w:sz="1" w:space="0" w:color="000000"/>
              <w:left w:val="single" w:sz="1" w:space="0" w:color="000000"/>
              <w:bottom w:val="single" w:sz="1" w:space="0" w:color="000000"/>
              <w:right w:val="single" w:sz="1" w:space="0" w:color="000000"/>
            </w:tcBorders>
            <w:shd w:val="clear" w:color="auto" w:fill="auto"/>
            <w:tcMar>
              <w:top w:w="60" w:type="dxa"/>
              <w:left w:w="60" w:type="dxa"/>
              <w:bottom w:w="60" w:type="dxa"/>
              <w:right w:w="60" w:type="dxa"/>
            </w:tcMar>
          </w:tcPr>
          <w:sdt>
            <w:sdtPr>
              <w:rPr>
                <w:rStyle w:val="PlaceholderText"/>
              </w:rPr>
              <w:alias w:val="Choose an Item"/>
              <w:tag w:val="Choose an Item"/>
              <w:id w:val="1182784589"/>
              <w:placeholder>
                <w:docPart w:val="355D109A21039141813AAC561A0325B0"/>
              </w:placeholder>
              <w:dropDownList>
                <w:listItem w:value="Choose an item."/>
                <w:listItem w:displayText="Monthly (M)" w:value="Monthly (M)"/>
                <w:listItem w:displayText="Quarterly (Q)" w:value="Quarterly (Q)"/>
                <w:listItem w:displayText="Yearly (Y)" w:value="Yearly (Y)"/>
                <w:listItem w:displayText="Semi-Annually (S)" w:value="Semi-Annually (S)"/>
                <w:listItem w:displayText="Final (F)" w:value="Final (F)"/>
                <w:listItem w:displayText="As Needed (A)" w:value="As Needed (A)"/>
                <w:listItem w:displayText="Not Needed" w:value="Not Needed"/>
              </w:dropDownList>
            </w:sdtPr>
            <w:sdtContent>
              <w:p w14:paraId="34588EDC" w14:textId="77777777" w:rsidR="009A57F3" w:rsidRPr="00A11EA9" w:rsidRDefault="009A57F3" w:rsidP="00A11EA9">
                <w:pPr>
                  <w:spacing w:after="0"/>
                  <w:rPr>
                    <w:rStyle w:val="MainBodyStyle"/>
                    <w:sz w:val="20"/>
                    <w:szCs w:val="20"/>
                  </w:rPr>
                </w:pPr>
                <w:r w:rsidRPr="00A11EA9">
                  <w:rPr>
                    <w:rStyle w:val="PlaceholderText"/>
                  </w:rPr>
                  <w:t>Choose an item.</w:t>
                </w:r>
              </w:p>
            </w:sdtContent>
          </w:sdt>
          <w:p w14:paraId="446D4E49" w14:textId="77777777" w:rsidR="009A57F3" w:rsidRPr="00A11EA9" w:rsidRDefault="009A57F3" w:rsidP="006049A0">
            <w:pPr>
              <w:keepNext/>
              <w:rPr>
                <w:sz w:val="20"/>
                <w:szCs w:val="20"/>
              </w:rPr>
            </w:pPr>
          </w:p>
        </w:tc>
      </w:tr>
    </w:tbl>
    <w:p w14:paraId="194E5928" w14:textId="77777777" w:rsidR="009A57F3" w:rsidRPr="002C4499" w:rsidRDefault="009A57F3" w:rsidP="003C4E45">
      <w:pPr>
        <w:ind w:left="-60"/>
        <w:rPr>
          <w:b/>
          <w:bCs/>
          <w:color w:val="FFFFFF" w:themeColor="background1"/>
          <w:sz w:val="32"/>
          <w:szCs w:val="32"/>
        </w:rPr>
      </w:pPr>
    </w:p>
    <w:p w14:paraId="6DBF1577" w14:textId="77777777" w:rsidR="009A57F3" w:rsidRDefault="009A57F3"/>
    <w:p w14:paraId="421F2E26" w14:textId="18F86A2D" w:rsidR="009A57F3" w:rsidRDefault="009A57F3">
      <w:pPr>
        <w:rPr>
          <w:rFonts w:ascii="Times New Roman" w:eastAsia="Times New Roman" w:hAnsi="Times New Roman" w:cs="Times New Roman"/>
          <w:b/>
          <w:sz w:val="24"/>
          <w:szCs w:val="24"/>
        </w:rPr>
      </w:pPr>
    </w:p>
    <w:p w14:paraId="74239B25" w14:textId="77777777" w:rsidR="00613221" w:rsidRPr="003604F7" w:rsidRDefault="00613221" w:rsidP="008D7F6C"/>
    <w:sectPr w:rsidR="00613221" w:rsidRPr="003604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67F8C"/>
    <w:multiLevelType w:val="hybridMultilevel"/>
    <w:tmpl w:val="32462320"/>
    <w:lvl w:ilvl="0" w:tplc="F26CA812">
      <w:numFmt w:val="bullet"/>
      <w:lvlText w:val="-"/>
      <w:lvlJc w:val="left"/>
      <w:pPr>
        <w:ind w:left="720" w:hanging="360"/>
      </w:pPr>
      <w:rPr>
        <w:rFonts w:ascii="Calibri" w:eastAsia="SimSun"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9C11EA"/>
    <w:multiLevelType w:val="hybridMultilevel"/>
    <w:tmpl w:val="E83286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DC1279"/>
    <w:multiLevelType w:val="hybridMultilevel"/>
    <w:tmpl w:val="87FC4AFA"/>
    <w:lvl w:ilvl="0" w:tplc="9E14F39E">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9D91EFF"/>
    <w:multiLevelType w:val="hybridMultilevel"/>
    <w:tmpl w:val="8A36BA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48D1C97"/>
    <w:multiLevelType w:val="hybridMultilevel"/>
    <w:tmpl w:val="9B7C8A10"/>
    <w:lvl w:ilvl="0" w:tplc="25B87E96">
      <w:start w:val="1"/>
      <w:numFmt w:val="lowerLetter"/>
      <w:lvlText w:val="%1."/>
      <w:lvlJc w:val="left"/>
      <w:pPr>
        <w:ind w:left="360" w:hanging="360"/>
      </w:pPr>
    </w:lvl>
    <w:lvl w:ilvl="1" w:tplc="BB2AF4B8">
      <w:numFmt w:val="decimal"/>
      <w:lvlText w:val=""/>
      <w:lvlJc w:val="left"/>
    </w:lvl>
    <w:lvl w:ilvl="2" w:tplc="DC229E1A">
      <w:numFmt w:val="decimal"/>
      <w:lvlText w:val=""/>
      <w:lvlJc w:val="left"/>
    </w:lvl>
    <w:lvl w:ilvl="3" w:tplc="B1FC8FC6">
      <w:numFmt w:val="decimal"/>
      <w:lvlText w:val=""/>
      <w:lvlJc w:val="left"/>
    </w:lvl>
    <w:lvl w:ilvl="4" w:tplc="122A3548">
      <w:numFmt w:val="decimal"/>
      <w:lvlText w:val=""/>
      <w:lvlJc w:val="left"/>
    </w:lvl>
    <w:lvl w:ilvl="5" w:tplc="681C50B8">
      <w:numFmt w:val="decimal"/>
      <w:lvlText w:val=""/>
      <w:lvlJc w:val="left"/>
    </w:lvl>
    <w:lvl w:ilvl="6" w:tplc="264A630C">
      <w:numFmt w:val="decimal"/>
      <w:lvlText w:val=""/>
      <w:lvlJc w:val="left"/>
    </w:lvl>
    <w:lvl w:ilvl="7" w:tplc="3D98430A">
      <w:numFmt w:val="decimal"/>
      <w:lvlText w:val=""/>
      <w:lvlJc w:val="left"/>
    </w:lvl>
    <w:lvl w:ilvl="8" w:tplc="37D2D07E">
      <w:numFmt w:val="decimal"/>
      <w:lvlText w:val=""/>
      <w:lvlJc w:val="left"/>
    </w:lvl>
  </w:abstractNum>
  <w:abstractNum w:abstractNumId="5" w15:restartNumberingAfterBreak="0">
    <w:nsid w:val="35B94191"/>
    <w:multiLevelType w:val="hybridMultilevel"/>
    <w:tmpl w:val="780864FA"/>
    <w:lvl w:ilvl="0" w:tplc="F140EB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7F734BE"/>
    <w:multiLevelType w:val="hybridMultilevel"/>
    <w:tmpl w:val="43300F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8EC4AF7"/>
    <w:multiLevelType w:val="hybridMultilevel"/>
    <w:tmpl w:val="F9500A22"/>
    <w:lvl w:ilvl="0" w:tplc="F140EB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19D3D97"/>
    <w:multiLevelType w:val="hybridMultilevel"/>
    <w:tmpl w:val="2A1E1444"/>
    <w:lvl w:ilvl="0" w:tplc="F35258E2">
      <w:start w:val="1"/>
      <w:numFmt w:val="bullet"/>
      <w:lvlText w:val="●"/>
      <w:lvlJc w:val="left"/>
      <w:pPr>
        <w:ind w:left="864" w:hanging="360"/>
      </w:pPr>
    </w:lvl>
    <w:lvl w:ilvl="1" w:tplc="46E65E44">
      <w:numFmt w:val="decimal"/>
      <w:lvlText w:val=""/>
      <w:lvlJc w:val="left"/>
    </w:lvl>
    <w:lvl w:ilvl="2" w:tplc="B036A5AE">
      <w:numFmt w:val="decimal"/>
      <w:lvlText w:val=""/>
      <w:lvlJc w:val="left"/>
    </w:lvl>
    <w:lvl w:ilvl="3" w:tplc="B23E883C">
      <w:numFmt w:val="decimal"/>
      <w:lvlText w:val=""/>
      <w:lvlJc w:val="left"/>
    </w:lvl>
    <w:lvl w:ilvl="4" w:tplc="E8D4D370">
      <w:numFmt w:val="decimal"/>
      <w:lvlText w:val=""/>
      <w:lvlJc w:val="left"/>
    </w:lvl>
    <w:lvl w:ilvl="5" w:tplc="1820D4F2">
      <w:numFmt w:val="decimal"/>
      <w:lvlText w:val=""/>
      <w:lvlJc w:val="left"/>
    </w:lvl>
    <w:lvl w:ilvl="6" w:tplc="F59C18A4">
      <w:numFmt w:val="decimal"/>
      <w:lvlText w:val=""/>
      <w:lvlJc w:val="left"/>
    </w:lvl>
    <w:lvl w:ilvl="7" w:tplc="A27AC836">
      <w:numFmt w:val="decimal"/>
      <w:lvlText w:val=""/>
      <w:lvlJc w:val="left"/>
    </w:lvl>
    <w:lvl w:ilvl="8" w:tplc="5ECC1CC8">
      <w:numFmt w:val="decimal"/>
      <w:lvlText w:val=""/>
      <w:lvlJc w:val="left"/>
    </w:lvl>
  </w:abstractNum>
  <w:abstractNum w:abstractNumId="9" w15:restartNumberingAfterBreak="0">
    <w:nsid w:val="51BC4F7B"/>
    <w:multiLevelType w:val="multilevel"/>
    <w:tmpl w:val="DE54C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F6618AA"/>
    <w:multiLevelType w:val="hybridMultilevel"/>
    <w:tmpl w:val="F13076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7394BCB"/>
    <w:multiLevelType w:val="multilevel"/>
    <w:tmpl w:val="C6D2DA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14D7906"/>
    <w:multiLevelType w:val="multilevel"/>
    <w:tmpl w:val="6BB0C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48D1C97"/>
    <w:multiLevelType w:val="hybridMultilevel"/>
    <w:tmpl w:val="8EC81DB4"/>
    <w:lvl w:ilvl="0" w:tplc="EEE4280C">
      <w:start w:val="1"/>
      <w:numFmt w:val="decimal"/>
      <w:lvlText w:val="%1."/>
      <w:lvlJc w:val="left"/>
      <w:pPr>
        <w:ind w:left="360" w:hanging="360"/>
      </w:pPr>
    </w:lvl>
    <w:lvl w:ilvl="1" w:tplc="D2020F7E">
      <w:numFmt w:val="decimal"/>
      <w:lvlText w:val=""/>
      <w:lvlJc w:val="left"/>
    </w:lvl>
    <w:lvl w:ilvl="2" w:tplc="AD3ED046">
      <w:numFmt w:val="decimal"/>
      <w:lvlText w:val=""/>
      <w:lvlJc w:val="left"/>
    </w:lvl>
    <w:lvl w:ilvl="3" w:tplc="9356F38A">
      <w:numFmt w:val="decimal"/>
      <w:lvlText w:val=""/>
      <w:lvlJc w:val="left"/>
    </w:lvl>
    <w:lvl w:ilvl="4" w:tplc="9CB69266">
      <w:numFmt w:val="decimal"/>
      <w:lvlText w:val=""/>
      <w:lvlJc w:val="left"/>
    </w:lvl>
    <w:lvl w:ilvl="5" w:tplc="F3FC8A16">
      <w:numFmt w:val="decimal"/>
      <w:lvlText w:val=""/>
      <w:lvlJc w:val="left"/>
    </w:lvl>
    <w:lvl w:ilvl="6" w:tplc="F69ED34E">
      <w:numFmt w:val="decimal"/>
      <w:lvlText w:val=""/>
      <w:lvlJc w:val="left"/>
    </w:lvl>
    <w:lvl w:ilvl="7" w:tplc="0B96BB1A">
      <w:numFmt w:val="decimal"/>
      <w:lvlText w:val=""/>
      <w:lvlJc w:val="left"/>
    </w:lvl>
    <w:lvl w:ilvl="8" w:tplc="672EE6B0">
      <w:numFmt w:val="decimal"/>
      <w:lvlText w:val=""/>
      <w:lvlJc w:val="left"/>
    </w:lvl>
  </w:abstractNum>
  <w:abstractNum w:abstractNumId="14" w15:restartNumberingAfterBreak="0">
    <w:nsid w:val="7F873DEA"/>
    <w:multiLevelType w:val="multilevel"/>
    <w:tmpl w:val="14766C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57260144">
    <w:abstractNumId w:val="2"/>
  </w:num>
  <w:num w:numId="2" w16cid:durableId="1225334159">
    <w:abstractNumId w:val="0"/>
  </w:num>
  <w:num w:numId="3" w16cid:durableId="824666246">
    <w:abstractNumId w:val="7"/>
  </w:num>
  <w:num w:numId="4" w16cid:durableId="1439451118">
    <w:abstractNumId w:val="5"/>
  </w:num>
  <w:num w:numId="5" w16cid:durableId="752775912">
    <w:abstractNumId w:val="12"/>
  </w:num>
  <w:num w:numId="6" w16cid:durableId="1124931131">
    <w:abstractNumId w:val="11"/>
  </w:num>
  <w:num w:numId="7" w16cid:durableId="1835681225">
    <w:abstractNumId w:val="14"/>
  </w:num>
  <w:num w:numId="8" w16cid:durableId="1099133679">
    <w:abstractNumId w:val="1"/>
  </w:num>
  <w:num w:numId="9" w16cid:durableId="1129319489">
    <w:abstractNumId w:val="8"/>
  </w:num>
  <w:num w:numId="10" w16cid:durableId="1408961820">
    <w:abstractNumId w:val="13"/>
  </w:num>
  <w:num w:numId="11" w16cid:durableId="990866925">
    <w:abstractNumId w:val="4"/>
  </w:num>
  <w:num w:numId="12" w16cid:durableId="928582097">
    <w:abstractNumId w:val="10"/>
  </w:num>
  <w:num w:numId="13" w16cid:durableId="1534801079">
    <w:abstractNumId w:val="3"/>
  </w:num>
  <w:num w:numId="14" w16cid:durableId="1451166527">
    <w:abstractNumId w:val="6"/>
  </w:num>
  <w:num w:numId="15" w16cid:durableId="454763518">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adun, Paige">
    <w15:presenceInfo w15:providerId="AD" w15:userId="S::pjadun@nrel.gov::3c48a840-6a3a-4a10-8bcc-c5962197df24"/>
  </w15:person>
  <w15:person w15:author="Borlaug, Brennan">
    <w15:presenceInfo w15:providerId="AD" w15:userId="S::bborlaug@nrel.gov::57b48257-5cb7-4ee0-94b1-4e9b251f3067"/>
  </w15:person>
  <w15:person w15:author="Mills, Sarah">
    <w15:presenceInfo w15:providerId="AD" w15:userId="S::smills@nrel.gov::caeaba84-061b-4818-9a8a-8635a8ec1c3c"/>
  </w15:person>
  <w15:person w15:author="Yip, Arthur">
    <w15:presenceInfo w15:providerId="AD" w15:userId="S::ayip@nrel.gov::449abbf6-f4cb-4fa5-ac32-cf7a55bef8b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trackRevision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4822"/>
    <w:rsid w:val="00006BD4"/>
    <w:rsid w:val="00014D95"/>
    <w:rsid w:val="00015F4A"/>
    <w:rsid w:val="00035BB5"/>
    <w:rsid w:val="0004193B"/>
    <w:rsid w:val="00041983"/>
    <w:rsid w:val="000541E4"/>
    <w:rsid w:val="00054AC5"/>
    <w:rsid w:val="000553FB"/>
    <w:rsid w:val="00076707"/>
    <w:rsid w:val="00082070"/>
    <w:rsid w:val="000930CA"/>
    <w:rsid w:val="00096E9A"/>
    <w:rsid w:val="000A22C7"/>
    <w:rsid w:val="000B0AF7"/>
    <w:rsid w:val="000B6F3D"/>
    <w:rsid w:val="000C6907"/>
    <w:rsid w:val="000D2836"/>
    <w:rsid w:val="000D39F4"/>
    <w:rsid w:val="000D4822"/>
    <w:rsid w:val="000D4E6A"/>
    <w:rsid w:val="000F16DA"/>
    <w:rsid w:val="001020FC"/>
    <w:rsid w:val="00116848"/>
    <w:rsid w:val="00131475"/>
    <w:rsid w:val="00132BE2"/>
    <w:rsid w:val="00133064"/>
    <w:rsid w:val="0013420F"/>
    <w:rsid w:val="001371D5"/>
    <w:rsid w:val="00140C62"/>
    <w:rsid w:val="00141016"/>
    <w:rsid w:val="001602A8"/>
    <w:rsid w:val="00165A1C"/>
    <w:rsid w:val="0017204F"/>
    <w:rsid w:val="00173BBE"/>
    <w:rsid w:val="00196E5C"/>
    <w:rsid w:val="001A455D"/>
    <w:rsid w:val="001C30E6"/>
    <w:rsid w:val="001D74F3"/>
    <w:rsid w:val="001E26C9"/>
    <w:rsid w:val="001F53E2"/>
    <w:rsid w:val="00205D14"/>
    <w:rsid w:val="002156C1"/>
    <w:rsid w:val="00223528"/>
    <w:rsid w:val="002240BB"/>
    <w:rsid w:val="00235C16"/>
    <w:rsid w:val="00245406"/>
    <w:rsid w:val="00260BB5"/>
    <w:rsid w:val="002756A2"/>
    <w:rsid w:val="0028275A"/>
    <w:rsid w:val="002D0A99"/>
    <w:rsid w:val="002D5BE0"/>
    <w:rsid w:val="002F0A3C"/>
    <w:rsid w:val="002F43F7"/>
    <w:rsid w:val="0030262C"/>
    <w:rsid w:val="003029C0"/>
    <w:rsid w:val="00306C32"/>
    <w:rsid w:val="00311D55"/>
    <w:rsid w:val="00315372"/>
    <w:rsid w:val="003157D7"/>
    <w:rsid w:val="00317DE1"/>
    <w:rsid w:val="00333632"/>
    <w:rsid w:val="00333C4F"/>
    <w:rsid w:val="0034173A"/>
    <w:rsid w:val="00341F60"/>
    <w:rsid w:val="00346EE8"/>
    <w:rsid w:val="0035132B"/>
    <w:rsid w:val="003528EA"/>
    <w:rsid w:val="003604F7"/>
    <w:rsid w:val="00365EB8"/>
    <w:rsid w:val="00370D30"/>
    <w:rsid w:val="00376202"/>
    <w:rsid w:val="0038542C"/>
    <w:rsid w:val="0038719A"/>
    <w:rsid w:val="00396A9A"/>
    <w:rsid w:val="003A5B77"/>
    <w:rsid w:val="003B2B5C"/>
    <w:rsid w:val="003B7F12"/>
    <w:rsid w:val="003C71BF"/>
    <w:rsid w:val="003E664B"/>
    <w:rsid w:val="003F58C5"/>
    <w:rsid w:val="00401A1A"/>
    <w:rsid w:val="00407A57"/>
    <w:rsid w:val="00413C96"/>
    <w:rsid w:val="004235A1"/>
    <w:rsid w:val="00432194"/>
    <w:rsid w:val="00452F23"/>
    <w:rsid w:val="004659D9"/>
    <w:rsid w:val="00472CD1"/>
    <w:rsid w:val="004801D1"/>
    <w:rsid w:val="004829DB"/>
    <w:rsid w:val="00483917"/>
    <w:rsid w:val="00492A46"/>
    <w:rsid w:val="004B6B77"/>
    <w:rsid w:val="004C0870"/>
    <w:rsid w:val="004C66B4"/>
    <w:rsid w:val="004C70AF"/>
    <w:rsid w:val="004D1DB0"/>
    <w:rsid w:val="00500CCC"/>
    <w:rsid w:val="00503C67"/>
    <w:rsid w:val="00521860"/>
    <w:rsid w:val="00531D94"/>
    <w:rsid w:val="00533E3C"/>
    <w:rsid w:val="005367AD"/>
    <w:rsid w:val="0054066F"/>
    <w:rsid w:val="00557216"/>
    <w:rsid w:val="00565F48"/>
    <w:rsid w:val="005736AC"/>
    <w:rsid w:val="00581B6D"/>
    <w:rsid w:val="00582BB6"/>
    <w:rsid w:val="00582C77"/>
    <w:rsid w:val="00583755"/>
    <w:rsid w:val="0058753D"/>
    <w:rsid w:val="0059009D"/>
    <w:rsid w:val="005A489D"/>
    <w:rsid w:val="005B7596"/>
    <w:rsid w:val="005C5876"/>
    <w:rsid w:val="005C5DE2"/>
    <w:rsid w:val="005D3B92"/>
    <w:rsid w:val="005D5411"/>
    <w:rsid w:val="005D5DED"/>
    <w:rsid w:val="005E4757"/>
    <w:rsid w:val="005E4C14"/>
    <w:rsid w:val="005E4C83"/>
    <w:rsid w:val="005F340E"/>
    <w:rsid w:val="00603A6C"/>
    <w:rsid w:val="00607EC0"/>
    <w:rsid w:val="00613221"/>
    <w:rsid w:val="006164DE"/>
    <w:rsid w:val="00623414"/>
    <w:rsid w:val="0062432F"/>
    <w:rsid w:val="00635BBA"/>
    <w:rsid w:val="00642D54"/>
    <w:rsid w:val="00664BFB"/>
    <w:rsid w:val="00670824"/>
    <w:rsid w:val="00676A07"/>
    <w:rsid w:val="00683F2D"/>
    <w:rsid w:val="006901B1"/>
    <w:rsid w:val="006A33A4"/>
    <w:rsid w:val="006A7DF0"/>
    <w:rsid w:val="006B1936"/>
    <w:rsid w:val="006C0316"/>
    <w:rsid w:val="006C605B"/>
    <w:rsid w:val="006D08D3"/>
    <w:rsid w:val="006D2FFC"/>
    <w:rsid w:val="006D4036"/>
    <w:rsid w:val="006E10C4"/>
    <w:rsid w:val="006E45E8"/>
    <w:rsid w:val="006F2319"/>
    <w:rsid w:val="007037A3"/>
    <w:rsid w:val="007071DF"/>
    <w:rsid w:val="00710839"/>
    <w:rsid w:val="00711599"/>
    <w:rsid w:val="00713982"/>
    <w:rsid w:val="007267EC"/>
    <w:rsid w:val="007312A5"/>
    <w:rsid w:val="00731851"/>
    <w:rsid w:val="00731A71"/>
    <w:rsid w:val="0074722D"/>
    <w:rsid w:val="00750011"/>
    <w:rsid w:val="00757E09"/>
    <w:rsid w:val="00762473"/>
    <w:rsid w:val="00773292"/>
    <w:rsid w:val="007976C9"/>
    <w:rsid w:val="007A094E"/>
    <w:rsid w:val="007A72C3"/>
    <w:rsid w:val="007B21AA"/>
    <w:rsid w:val="007D601A"/>
    <w:rsid w:val="007E47A7"/>
    <w:rsid w:val="00802B5A"/>
    <w:rsid w:val="008058A2"/>
    <w:rsid w:val="00805CFB"/>
    <w:rsid w:val="008122CF"/>
    <w:rsid w:val="008201E6"/>
    <w:rsid w:val="00820228"/>
    <w:rsid w:val="0083001E"/>
    <w:rsid w:val="0083791F"/>
    <w:rsid w:val="008504A8"/>
    <w:rsid w:val="008627A4"/>
    <w:rsid w:val="00884F5D"/>
    <w:rsid w:val="008B156C"/>
    <w:rsid w:val="008B183B"/>
    <w:rsid w:val="008B671F"/>
    <w:rsid w:val="008C09F2"/>
    <w:rsid w:val="008C4645"/>
    <w:rsid w:val="008D7F6C"/>
    <w:rsid w:val="008E5BD3"/>
    <w:rsid w:val="008F7634"/>
    <w:rsid w:val="00905C65"/>
    <w:rsid w:val="00912B81"/>
    <w:rsid w:val="00924109"/>
    <w:rsid w:val="00930754"/>
    <w:rsid w:val="00932D55"/>
    <w:rsid w:val="00933827"/>
    <w:rsid w:val="00933C94"/>
    <w:rsid w:val="009462A6"/>
    <w:rsid w:val="00984956"/>
    <w:rsid w:val="00985402"/>
    <w:rsid w:val="009A57F3"/>
    <w:rsid w:val="009A798A"/>
    <w:rsid w:val="009C0B95"/>
    <w:rsid w:val="009D5B46"/>
    <w:rsid w:val="009D76FE"/>
    <w:rsid w:val="009E0238"/>
    <w:rsid w:val="00A05B42"/>
    <w:rsid w:val="00A21054"/>
    <w:rsid w:val="00A23F5B"/>
    <w:rsid w:val="00A2654F"/>
    <w:rsid w:val="00A4415A"/>
    <w:rsid w:val="00A55CFD"/>
    <w:rsid w:val="00A72E44"/>
    <w:rsid w:val="00A735D7"/>
    <w:rsid w:val="00A73F97"/>
    <w:rsid w:val="00A8004E"/>
    <w:rsid w:val="00A81228"/>
    <w:rsid w:val="00A83A6A"/>
    <w:rsid w:val="00AC11CC"/>
    <w:rsid w:val="00AC663E"/>
    <w:rsid w:val="00AC7EDF"/>
    <w:rsid w:val="00AF62E7"/>
    <w:rsid w:val="00B00683"/>
    <w:rsid w:val="00B0100C"/>
    <w:rsid w:val="00B010A0"/>
    <w:rsid w:val="00B019F4"/>
    <w:rsid w:val="00B026DD"/>
    <w:rsid w:val="00B10E5F"/>
    <w:rsid w:val="00B221B0"/>
    <w:rsid w:val="00B2722B"/>
    <w:rsid w:val="00B33611"/>
    <w:rsid w:val="00B35052"/>
    <w:rsid w:val="00B45DA6"/>
    <w:rsid w:val="00B5106E"/>
    <w:rsid w:val="00B56FCA"/>
    <w:rsid w:val="00B71E6A"/>
    <w:rsid w:val="00B8037D"/>
    <w:rsid w:val="00B81889"/>
    <w:rsid w:val="00B82688"/>
    <w:rsid w:val="00B87532"/>
    <w:rsid w:val="00B906C8"/>
    <w:rsid w:val="00BB0F79"/>
    <w:rsid w:val="00BB2D1A"/>
    <w:rsid w:val="00BD4A09"/>
    <w:rsid w:val="00BF6701"/>
    <w:rsid w:val="00C249B8"/>
    <w:rsid w:val="00C352C7"/>
    <w:rsid w:val="00C36CF6"/>
    <w:rsid w:val="00C521B3"/>
    <w:rsid w:val="00C575D9"/>
    <w:rsid w:val="00C57D81"/>
    <w:rsid w:val="00C64AF7"/>
    <w:rsid w:val="00C72BDC"/>
    <w:rsid w:val="00C750AD"/>
    <w:rsid w:val="00C75E99"/>
    <w:rsid w:val="00C96FA1"/>
    <w:rsid w:val="00CA63D4"/>
    <w:rsid w:val="00CC140E"/>
    <w:rsid w:val="00CC26F3"/>
    <w:rsid w:val="00CC3DF2"/>
    <w:rsid w:val="00CC5FB4"/>
    <w:rsid w:val="00CD498D"/>
    <w:rsid w:val="00CE258A"/>
    <w:rsid w:val="00CE3BD2"/>
    <w:rsid w:val="00CF1273"/>
    <w:rsid w:val="00D0536D"/>
    <w:rsid w:val="00D060D5"/>
    <w:rsid w:val="00D13D91"/>
    <w:rsid w:val="00D1415B"/>
    <w:rsid w:val="00D330D9"/>
    <w:rsid w:val="00D34AA6"/>
    <w:rsid w:val="00D36EF1"/>
    <w:rsid w:val="00D454CE"/>
    <w:rsid w:val="00D46AB2"/>
    <w:rsid w:val="00D61662"/>
    <w:rsid w:val="00D6353F"/>
    <w:rsid w:val="00D65422"/>
    <w:rsid w:val="00D67983"/>
    <w:rsid w:val="00DA0F19"/>
    <w:rsid w:val="00DB1973"/>
    <w:rsid w:val="00DB66A3"/>
    <w:rsid w:val="00DC13F9"/>
    <w:rsid w:val="00DC6703"/>
    <w:rsid w:val="00DF45A5"/>
    <w:rsid w:val="00E02465"/>
    <w:rsid w:val="00E34AB4"/>
    <w:rsid w:val="00ED35A6"/>
    <w:rsid w:val="00EE5D39"/>
    <w:rsid w:val="00F13B86"/>
    <w:rsid w:val="00F14735"/>
    <w:rsid w:val="00F1483F"/>
    <w:rsid w:val="00F149BE"/>
    <w:rsid w:val="00F238EF"/>
    <w:rsid w:val="00F36CBF"/>
    <w:rsid w:val="00F47FA8"/>
    <w:rsid w:val="00F56822"/>
    <w:rsid w:val="00F65CA2"/>
    <w:rsid w:val="00F66766"/>
    <w:rsid w:val="00F85377"/>
    <w:rsid w:val="00F862F3"/>
    <w:rsid w:val="00FA5BCE"/>
    <w:rsid w:val="00FA7A33"/>
    <w:rsid w:val="00FD7260"/>
    <w:rsid w:val="00FE1E7B"/>
    <w:rsid w:val="00FE2440"/>
    <w:rsid w:val="00FE58BF"/>
    <w:rsid w:val="1F6F034F"/>
    <w:rsid w:val="3A44AA78"/>
    <w:rsid w:val="3A4D941D"/>
    <w:rsid w:val="694179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DB1DC5"/>
  <w15:chartTrackingRefBased/>
  <w15:docId w15:val="{520BA41C-B3A2-D547-BC32-BE7D3A5F9D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56A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67082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qFormat/>
    <w:rsid w:val="00805CFB"/>
    <w:pPr>
      <w:keepNext/>
      <w:keepLines/>
      <w:pBdr>
        <w:bottom w:val="single" w:sz="48" w:space="0" w:color="DDD9C3"/>
      </w:pBdr>
      <w:spacing w:before="240" w:after="240" w:line="240" w:lineRule="auto"/>
      <w:jc w:val="center"/>
      <w:outlineLvl w:val="2"/>
    </w:pPr>
    <w:rPr>
      <w:rFonts w:eastAsiaTheme="majorEastAsia" w:cstheme="majorBidi"/>
      <w:b/>
      <w:bCs/>
      <w:color w:val="365F92"/>
      <w:sz w:val="36"/>
      <w:szCs w:val="36"/>
    </w:rPr>
  </w:style>
  <w:style w:type="paragraph" w:styleId="Heading4">
    <w:name w:val="heading 4"/>
    <w:basedOn w:val="Normal"/>
    <w:next w:val="Normal"/>
    <w:link w:val="Heading4Char"/>
    <w:uiPriority w:val="9"/>
    <w:qFormat/>
    <w:rsid w:val="00805CFB"/>
    <w:pPr>
      <w:keepNext/>
      <w:keepLines/>
      <w:pBdr>
        <w:bottom w:val="single" w:sz="48" w:space="0" w:color="DDD9C3"/>
      </w:pBdr>
      <w:spacing w:before="240" w:after="240" w:line="240" w:lineRule="auto"/>
      <w:jc w:val="center"/>
      <w:outlineLvl w:val="3"/>
    </w:pPr>
    <w:rPr>
      <w:rFonts w:eastAsiaTheme="majorEastAsia" w:cstheme="majorBidi"/>
      <w:b/>
      <w:bCs/>
      <w:color w:val="365F92"/>
      <w:sz w:val="36"/>
      <w:szCs w:val="36"/>
    </w:rPr>
  </w:style>
  <w:style w:type="paragraph" w:styleId="Heading5">
    <w:name w:val="heading 5"/>
    <w:basedOn w:val="Normal"/>
    <w:next w:val="Normal"/>
    <w:link w:val="Heading5Char"/>
    <w:uiPriority w:val="9"/>
    <w:qFormat/>
    <w:rsid w:val="00805CFB"/>
    <w:pPr>
      <w:keepNext/>
      <w:keepLines/>
      <w:pBdr>
        <w:bottom w:val="single" w:sz="48" w:space="0" w:color="DDD9C3"/>
      </w:pBdr>
      <w:spacing w:before="240" w:after="240" w:line="240" w:lineRule="auto"/>
      <w:jc w:val="center"/>
      <w:outlineLvl w:val="4"/>
    </w:pPr>
    <w:rPr>
      <w:rFonts w:eastAsiaTheme="majorEastAsia" w:cstheme="majorBidi"/>
      <w:b/>
      <w:bCs/>
      <w:color w:val="365F92"/>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56A2"/>
    <w:rPr>
      <w:rFonts w:asciiTheme="majorHAnsi" w:eastAsiaTheme="majorEastAsia" w:hAnsiTheme="majorHAnsi" w:cstheme="majorBidi"/>
      <w:color w:val="2E74B5" w:themeColor="accent1" w:themeShade="BF"/>
      <w:sz w:val="32"/>
      <w:szCs w:val="32"/>
    </w:rPr>
  </w:style>
  <w:style w:type="table" w:styleId="TableGrid">
    <w:name w:val="Table Grid"/>
    <w:basedOn w:val="TableNormal"/>
    <w:uiPriority w:val="39"/>
    <w:rsid w:val="002756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756A2"/>
    <w:pPr>
      <w:ind w:left="720"/>
      <w:contextualSpacing/>
    </w:pPr>
  </w:style>
  <w:style w:type="paragraph" w:styleId="BalloonText">
    <w:name w:val="Balloon Text"/>
    <w:basedOn w:val="Normal"/>
    <w:link w:val="BalloonTextChar"/>
    <w:uiPriority w:val="99"/>
    <w:semiHidden/>
    <w:unhideWhenUsed/>
    <w:rsid w:val="00346EE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46EE8"/>
    <w:rPr>
      <w:rFonts w:ascii="Segoe UI" w:hAnsi="Segoe UI" w:cs="Segoe UI"/>
      <w:sz w:val="18"/>
      <w:szCs w:val="18"/>
    </w:rPr>
  </w:style>
  <w:style w:type="character" w:customStyle="1" w:styleId="Heading2Char">
    <w:name w:val="Heading 2 Char"/>
    <w:basedOn w:val="DefaultParagraphFont"/>
    <w:link w:val="Heading2"/>
    <w:uiPriority w:val="9"/>
    <w:rsid w:val="00670824"/>
    <w:rPr>
      <w:rFonts w:asciiTheme="majorHAnsi" w:eastAsiaTheme="majorEastAsia" w:hAnsiTheme="majorHAnsi" w:cstheme="majorBidi"/>
      <w:color w:val="2E74B5" w:themeColor="accent1" w:themeShade="BF"/>
      <w:sz w:val="26"/>
      <w:szCs w:val="26"/>
    </w:rPr>
  </w:style>
  <w:style w:type="character" w:styleId="Hyperlink">
    <w:name w:val="Hyperlink"/>
    <w:basedOn w:val="DefaultParagraphFont"/>
    <w:uiPriority w:val="99"/>
    <w:unhideWhenUsed/>
    <w:rsid w:val="00ED35A6"/>
    <w:rPr>
      <w:color w:val="0563C1" w:themeColor="hyperlink"/>
      <w:u w:val="single"/>
    </w:rPr>
  </w:style>
  <w:style w:type="character" w:styleId="CommentReference">
    <w:name w:val="annotation reference"/>
    <w:basedOn w:val="DefaultParagraphFont"/>
    <w:uiPriority w:val="99"/>
    <w:semiHidden/>
    <w:unhideWhenUsed/>
    <w:rsid w:val="009D76FE"/>
    <w:rPr>
      <w:sz w:val="16"/>
      <w:szCs w:val="16"/>
    </w:rPr>
  </w:style>
  <w:style w:type="paragraph" w:styleId="CommentText">
    <w:name w:val="annotation text"/>
    <w:basedOn w:val="Normal"/>
    <w:link w:val="CommentTextChar"/>
    <w:uiPriority w:val="99"/>
    <w:unhideWhenUsed/>
    <w:rsid w:val="009D76FE"/>
    <w:pPr>
      <w:spacing w:line="240" w:lineRule="auto"/>
    </w:pPr>
    <w:rPr>
      <w:sz w:val="20"/>
      <w:szCs w:val="20"/>
    </w:rPr>
  </w:style>
  <w:style w:type="character" w:customStyle="1" w:styleId="CommentTextChar">
    <w:name w:val="Comment Text Char"/>
    <w:basedOn w:val="DefaultParagraphFont"/>
    <w:link w:val="CommentText"/>
    <w:uiPriority w:val="99"/>
    <w:rsid w:val="009D76FE"/>
    <w:rPr>
      <w:sz w:val="20"/>
      <w:szCs w:val="20"/>
    </w:rPr>
  </w:style>
  <w:style w:type="paragraph" w:styleId="CommentSubject">
    <w:name w:val="annotation subject"/>
    <w:basedOn w:val="CommentText"/>
    <w:next w:val="CommentText"/>
    <w:link w:val="CommentSubjectChar"/>
    <w:uiPriority w:val="99"/>
    <w:semiHidden/>
    <w:unhideWhenUsed/>
    <w:rsid w:val="009D76FE"/>
    <w:rPr>
      <w:b/>
      <w:bCs/>
    </w:rPr>
  </w:style>
  <w:style w:type="character" w:customStyle="1" w:styleId="CommentSubjectChar">
    <w:name w:val="Comment Subject Char"/>
    <w:basedOn w:val="CommentTextChar"/>
    <w:link w:val="CommentSubject"/>
    <w:uiPriority w:val="99"/>
    <w:semiHidden/>
    <w:rsid w:val="009D76FE"/>
    <w:rPr>
      <w:b/>
      <w:bCs/>
      <w:sz w:val="20"/>
      <w:szCs w:val="20"/>
    </w:rPr>
  </w:style>
  <w:style w:type="paragraph" w:styleId="Revision">
    <w:name w:val="Revision"/>
    <w:hidden/>
    <w:uiPriority w:val="99"/>
    <w:semiHidden/>
    <w:rsid w:val="00C96FA1"/>
    <w:pPr>
      <w:spacing w:after="0" w:line="240" w:lineRule="auto"/>
    </w:pPr>
  </w:style>
  <w:style w:type="paragraph" w:styleId="NormalWeb">
    <w:name w:val="Normal (Web)"/>
    <w:basedOn w:val="Normal"/>
    <w:uiPriority w:val="99"/>
    <w:unhideWhenUsed/>
    <w:rsid w:val="00D6798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ainBodyStyle">
    <w:name w:val="MainBodyStyle"/>
    <w:basedOn w:val="DefaultParagraphFont"/>
    <w:uiPriority w:val="1"/>
    <w:rsid w:val="00BF6701"/>
    <w:rPr>
      <w:rFonts w:asciiTheme="minorHAnsi" w:hAnsiTheme="minorHAnsi"/>
      <w:color w:val="262626" w:themeColor="text1" w:themeTint="D9"/>
      <w:sz w:val="22"/>
    </w:rPr>
  </w:style>
  <w:style w:type="character" w:styleId="Mention">
    <w:name w:val="Mention"/>
    <w:basedOn w:val="DefaultParagraphFont"/>
    <w:uiPriority w:val="99"/>
    <w:unhideWhenUsed/>
    <w:rsid w:val="004801D1"/>
    <w:rPr>
      <w:color w:val="2B579A"/>
      <w:shd w:val="clear" w:color="auto" w:fill="E1DFDD"/>
    </w:rPr>
  </w:style>
  <w:style w:type="character" w:customStyle="1" w:styleId="Heading3Char">
    <w:name w:val="Heading 3 Char"/>
    <w:basedOn w:val="DefaultParagraphFont"/>
    <w:link w:val="Heading3"/>
    <w:uiPriority w:val="9"/>
    <w:rsid w:val="00805CFB"/>
    <w:rPr>
      <w:rFonts w:eastAsiaTheme="majorEastAsia" w:cstheme="majorBidi"/>
      <w:b/>
      <w:bCs/>
      <w:color w:val="365F92"/>
      <w:sz w:val="36"/>
      <w:szCs w:val="36"/>
    </w:rPr>
  </w:style>
  <w:style w:type="character" w:customStyle="1" w:styleId="Heading4Char">
    <w:name w:val="Heading 4 Char"/>
    <w:basedOn w:val="DefaultParagraphFont"/>
    <w:link w:val="Heading4"/>
    <w:uiPriority w:val="9"/>
    <w:rsid w:val="00805CFB"/>
    <w:rPr>
      <w:rFonts w:eastAsiaTheme="majorEastAsia" w:cstheme="majorBidi"/>
      <w:b/>
      <w:bCs/>
      <w:color w:val="365F92"/>
      <w:sz w:val="36"/>
      <w:szCs w:val="36"/>
    </w:rPr>
  </w:style>
  <w:style w:type="character" w:customStyle="1" w:styleId="Heading5Char">
    <w:name w:val="Heading 5 Char"/>
    <w:basedOn w:val="DefaultParagraphFont"/>
    <w:link w:val="Heading5"/>
    <w:uiPriority w:val="9"/>
    <w:rsid w:val="00805CFB"/>
    <w:rPr>
      <w:rFonts w:eastAsiaTheme="majorEastAsia" w:cstheme="majorBidi"/>
      <w:b/>
      <w:bCs/>
      <w:color w:val="365F92"/>
      <w:sz w:val="36"/>
      <w:szCs w:val="36"/>
    </w:rPr>
  </w:style>
  <w:style w:type="paragraph" w:styleId="Title">
    <w:name w:val="Title"/>
    <w:basedOn w:val="Normal"/>
    <w:next w:val="Normal"/>
    <w:link w:val="TitleChar"/>
    <w:uiPriority w:val="10"/>
    <w:qFormat/>
    <w:rsid w:val="00805CFB"/>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805CFB"/>
    <w:rPr>
      <w:rFonts w:asciiTheme="majorHAnsi" w:eastAsiaTheme="majorEastAsia" w:hAnsiTheme="majorHAnsi" w:cstheme="majorBidi"/>
      <w:color w:val="323E4F" w:themeColor="text2" w:themeShade="BF"/>
      <w:spacing w:val="5"/>
      <w:kern w:val="28"/>
      <w:sz w:val="52"/>
      <w:szCs w:val="52"/>
    </w:rPr>
  </w:style>
  <w:style w:type="character" w:styleId="PlaceholderText">
    <w:name w:val="Placeholder Text"/>
    <w:basedOn w:val="DefaultParagraphFont"/>
    <w:uiPriority w:val="99"/>
    <w:semiHidden/>
    <w:rsid w:val="00805CFB"/>
    <w:rPr>
      <w:color w:val="808080"/>
    </w:rPr>
  </w:style>
  <w:style w:type="character" w:customStyle="1" w:styleId="ar9btlmpwvfbwyzzom2">
    <w:name w:val="ar_9btlmpwvfbwyzzom_2"/>
    <w:basedOn w:val="DefaultParagraphFont"/>
    <w:rsid w:val="00805CFB"/>
  </w:style>
  <w:style w:type="paragraph" w:styleId="Header">
    <w:name w:val="header"/>
    <w:basedOn w:val="Normal"/>
    <w:link w:val="HeaderChar"/>
    <w:uiPriority w:val="99"/>
    <w:unhideWhenUsed/>
    <w:rsid w:val="00805CFB"/>
    <w:pPr>
      <w:tabs>
        <w:tab w:val="center" w:pos="4680"/>
        <w:tab w:val="right" w:pos="9360"/>
      </w:tabs>
      <w:spacing w:after="0" w:line="240" w:lineRule="auto"/>
    </w:pPr>
    <w:rPr>
      <w:rFonts w:eastAsiaTheme="minorHAnsi"/>
      <w:szCs w:val="24"/>
    </w:rPr>
  </w:style>
  <w:style w:type="character" w:customStyle="1" w:styleId="HeaderChar">
    <w:name w:val="Header Char"/>
    <w:basedOn w:val="DefaultParagraphFont"/>
    <w:link w:val="Header"/>
    <w:uiPriority w:val="99"/>
    <w:rsid w:val="00805CFB"/>
    <w:rPr>
      <w:rFonts w:eastAsiaTheme="minorHAnsi"/>
      <w:szCs w:val="24"/>
    </w:rPr>
  </w:style>
  <w:style w:type="paragraph" w:styleId="Footer">
    <w:name w:val="footer"/>
    <w:basedOn w:val="Normal"/>
    <w:link w:val="FooterChar"/>
    <w:uiPriority w:val="99"/>
    <w:unhideWhenUsed/>
    <w:rsid w:val="00805CFB"/>
    <w:pPr>
      <w:tabs>
        <w:tab w:val="center" w:pos="4680"/>
        <w:tab w:val="right" w:pos="9360"/>
      </w:tabs>
      <w:spacing w:after="0" w:line="240" w:lineRule="auto"/>
    </w:pPr>
    <w:rPr>
      <w:rFonts w:eastAsiaTheme="minorHAnsi"/>
      <w:szCs w:val="24"/>
    </w:rPr>
  </w:style>
  <w:style w:type="character" w:customStyle="1" w:styleId="FooterChar">
    <w:name w:val="Footer Char"/>
    <w:basedOn w:val="DefaultParagraphFont"/>
    <w:link w:val="Footer"/>
    <w:uiPriority w:val="99"/>
    <w:rsid w:val="00805CFB"/>
    <w:rPr>
      <w:rFonts w:eastAsiaTheme="minorHAnsi"/>
      <w:szCs w:val="24"/>
    </w:rPr>
  </w:style>
  <w:style w:type="character" w:styleId="UnresolvedMention">
    <w:name w:val="Unresolved Mention"/>
    <w:basedOn w:val="DefaultParagraphFont"/>
    <w:uiPriority w:val="99"/>
    <w:semiHidden/>
    <w:unhideWhenUsed/>
    <w:rsid w:val="00805CFB"/>
    <w:rPr>
      <w:color w:val="605E5C"/>
      <w:shd w:val="clear" w:color="auto" w:fill="E1DFDD"/>
    </w:rPr>
  </w:style>
  <w:style w:type="character" w:customStyle="1" w:styleId="normaltextrun">
    <w:name w:val="normaltextrun"/>
    <w:basedOn w:val="DefaultParagraphFont"/>
    <w:rsid w:val="00805CFB"/>
  </w:style>
  <w:style w:type="character" w:customStyle="1" w:styleId="eop">
    <w:name w:val="eop"/>
    <w:basedOn w:val="DefaultParagraphFont"/>
    <w:rsid w:val="00805CFB"/>
  </w:style>
  <w:style w:type="paragraph" w:customStyle="1" w:styleId="paragraph">
    <w:name w:val="paragraph"/>
    <w:basedOn w:val="Normal"/>
    <w:rsid w:val="00805CF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ontentcontrolboundarysink">
    <w:name w:val="contentcontrolboundarysink"/>
    <w:basedOn w:val="DefaultParagraphFont"/>
    <w:rsid w:val="002F0A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44788">
      <w:bodyDiv w:val="1"/>
      <w:marLeft w:val="0"/>
      <w:marRight w:val="0"/>
      <w:marTop w:val="0"/>
      <w:marBottom w:val="0"/>
      <w:divBdr>
        <w:top w:val="none" w:sz="0" w:space="0" w:color="auto"/>
        <w:left w:val="none" w:sz="0" w:space="0" w:color="auto"/>
        <w:bottom w:val="none" w:sz="0" w:space="0" w:color="auto"/>
        <w:right w:val="none" w:sz="0" w:space="0" w:color="auto"/>
      </w:divBdr>
      <w:divsChild>
        <w:div w:id="2033604137">
          <w:marLeft w:val="0"/>
          <w:marRight w:val="0"/>
          <w:marTop w:val="0"/>
          <w:marBottom w:val="0"/>
          <w:divBdr>
            <w:top w:val="none" w:sz="0" w:space="0" w:color="auto"/>
            <w:left w:val="none" w:sz="0" w:space="0" w:color="auto"/>
            <w:bottom w:val="none" w:sz="0" w:space="0" w:color="auto"/>
            <w:right w:val="none" w:sz="0" w:space="0" w:color="auto"/>
          </w:divBdr>
          <w:divsChild>
            <w:div w:id="149489094">
              <w:marLeft w:val="0"/>
              <w:marRight w:val="0"/>
              <w:marTop w:val="0"/>
              <w:marBottom w:val="0"/>
              <w:divBdr>
                <w:top w:val="none" w:sz="0" w:space="0" w:color="auto"/>
                <w:left w:val="none" w:sz="0" w:space="0" w:color="auto"/>
                <w:bottom w:val="none" w:sz="0" w:space="0" w:color="auto"/>
                <w:right w:val="none" w:sz="0" w:space="0" w:color="auto"/>
              </w:divBdr>
              <w:divsChild>
                <w:div w:id="1597598044">
                  <w:marLeft w:val="0"/>
                  <w:marRight w:val="0"/>
                  <w:marTop w:val="0"/>
                  <w:marBottom w:val="0"/>
                  <w:divBdr>
                    <w:top w:val="none" w:sz="0" w:space="0" w:color="auto"/>
                    <w:left w:val="none" w:sz="0" w:space="0" w:color="auto"/>
                    <w:bottom w:val="none" w:sz="0" w:space="0" w:color="auto"/>
                    <w:right w:val="none" w:sz="0" w:space="0" w:color="auto"/>
                  </w:divBdr>
                  <w:divsChild>
                    <w:div w:id="244269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6577215">
      <w:bodyDiv w:val="1"/>
      <w:marLeft w:val="0"/>
      <w:marRight w:val="0"/>
      <w:marTop w:val="0"/>
      <w:marBottom w:val="0"/>
      <w:divBdr>
        <w:top w:val="none" w:sz="0" w:space="0" w:color="auto"/>
        <w:left w:val="none" w:sz="0" w:space="0" w:color="auto"/>
        <w:bottom w:val="none" w:sz="0" w:space="0" w:color="auto"/>
        <w:right w:val="none" w:sz="0" w:space="0" w:color="auto"/>
      </w:divBdr>
      <w:divsChild>
        <w:div w:id="775947975">
          <w:marLeft w:val="0"/>
          <w:marRight w:val="0"/>
          <w:marTop w:val="0"/>
          <w:marBottom w:val="0"/>
          <w:divBdr>
            <w:top w:val="none" w:sz="0" w:space="0" w:color="auto"/>
            <w:left w:val="none" w:sz="0" w:space="0" w:color="auto"/>
            <w:bottom w:val="none" w:sz="0" w:space="0" w:color="auto"/>
            <w:right w:val="none" w:sz="0" w:space="0" w:color="auto"/>
          </w:divBdr>
          <w:divsChild>
            <w:div w:id="29185201">
              <w:marLeft w:val="0"/>
              <w:marRight w:val="0"/>
              <w:marTop w:val="0"/>
              <w:marBottom w:val="0"/>
              <w:divBdr>
                <w:top w:val="none" w:sz="0" w:space="0" w:color="auto"/>
                <w:left w:val="none" w:sz="0" w:space="0" w:color="auto"/>
                <w:bottom w:val="none" w:sz="0" w:space="0" w:color="auto"/>
                <w:right w:val="none" w:sz="0" w:space="0" w:color="auto"/>
              </w:divBdr>
              <w:divsChild>
                <w:div w:id="1772822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7900994">
      <w:bodyDiv w:val="1"/>
      <w:marLeft w:val="0"/>
      <w:marRight w:val="0"/>
      <w:marTop w:val="0"/>
      <w:marBottom w:val="0"/>
      <w:divBdr>
        <w:top w:val="none" w:sz="0" w:space="0" w:color="auto"/>
        <w:left w:val="none" w:sz="0" w:space="0" w:color="auto"/>
        <w:bottom w:val="none" w:sz="0" w:space="0" w:color="auto"/>
        <w:right w:val="none" w:sz="0" w:space="0" w:color="auto"/>
      </w:divBdr>
      <w:divsChild>
        <w:div w:id="1485242475">
          <w:marLeft w:val="0"/>
          <w:marRight w:val="0"/>
          <w:marTop w:val="0"/>
          <w:marBottom w:val="0"/>
          <w:divBdr>
            <w:top w:val="none" w:sz="0" w:space="0" w:color="auto"/>
            <w:left w:val="none" w:sz="0" w:space="0" w:color="auto"/>
            <w:bottom w:val="none" w:sz="0" w:space="0" w:color="auto"/>
            <w:right w:val="none" w:sz="0" w:space="0" w:color="auto"/>
          </w:divBdr>
          <w:divsChild>
            <w:div w:id="867645516">
              <w:marLeft w:val="0"/>
              <w:marRight w:val="0"/>
              <w:marTop w:val="0"/>
              <w:marBottom w:val="0"/>
              <w:divBdr>
                <w:top w:val="none" w:sz="0" w:space="0" w:color="auto"/>
                <w:left w:val="none" w:sz="0" w:space="0" w:color="auto"/>
                <w:bottom w:val="none" w:sz="0" w:space="0" w:color="auto"/>
                <w:right w:val="none" w:sz="0" w:space="0" w:color="auto"/>
              </w:divBdr>
              <w:divsChild>
                <w:div w:id="1809396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7831763">
      <w:bodyDiv w:val="1"/>
      <w:marLeft w:val="0"/>
      <w:marRight w:val="0"/>
      <w:marTop w:val="0"/>
      <w:marBottom w:val="0"/>
      <w:divBdr>
        <w:top w:val="none" w:sz="0" w:space="0" w:color="auto"/>
        <w:left w:val="none" w:sz="0" w:space="0" w:color="auto"/>
        <w:bottom w:val="none" w:sz="0" w:space="0" w:color="auto"/>
        <w:right w:val="none" w:sz="0" w:space="0" w:color="auto"/>
      </w:divBdr>
      <w:divsChild>
        <w:div w:id="1152451915">
          <w:marLeft w:val="0"/>
          <w:marRight w:val="0"/>
          <w:marTop w:val="0"/>
          <w:marBottom w:val="0"/>
          <w:divBdr>
            <w:top w:val="none" w:sz="0" w:space="0" w:color="auto"/>
            <w:left w:val="none" w:sz="0" w:space="0" w:color="auto"/>
            <w:bottom w:val="none" w:sz="0" w:space="0" w:color="auto"/>
            <w:right w:val="none" w:sz="0" w:space="0" w:color="auto"/>
          </w:divBdr>
          <w:divsChild>
            <w:div w:id="1296064664">
              <w:marLeft w:val="0"/>
              <w:marRight w:val="0"/>
              <w:marTop w:val="0"/>
              <w:marBottom w:val="0"/>
              <w:divBdr>
                <w:top w:val="none" w:sz="0" w:space="0" w:color="auto"/>
                <w:left w:val="none" w:sz="0" w:space="0" w:color="auto"/>
                <w:bottom w:val="none" w:sz="0" w:space="0" w:color="auto"/>
                <w:right w:val="none" w:sz="0" w:space="0" w:color="auto"/>
              </w:divBdr>
              <w:divsChild>
                <w:div w:id="186674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1503749">
      <w:bodyDiv w:val="1"/>
      <w:marLeft w:val="0"/>
      <w:marRight w:val="0"/>
      <w:marTop w:val="0"/>
      <w:marBottom w:val="0"/>
      <w:divBdr>
        <w:top w:val="none" w:sz="0" w:space="0" w:color="auto"/>
        <w:left w:val="none" w:sz="0" w:space="0" w:color="auto"/>
        <w:bottom w:val="none" w:sz="0" w:space="0" w:color="auto"/>
        <w:right w:val="none" w:sz="0" w:space="0" w:color="auto"/>
      </w:divBdr>
      <w:divsChild>
        <w:div w:id="764151566">
          <w:marLeft w:val="0"/>
          <w:marRight w:val="0"/>
          <w:marTop w:val="0"/>
          <w:marBottom w:val="0"/>
          <w:divBdr>
            <w:top w:val="none" w:sz="0" w:space="0" w:color="auto"/>
            <w:left w:val="none" w:sz="0" w:space="0" w:color="auto"/>
            <w:bottom w:val="none" w:sz="0" w:space="0" w:color="auto"/>
            <w:right w:val="none" w:sz="0" w:space="0" w:color="auto"/>
          </w:divBdr>
          <w:divsChild>
            <w:div w:id="338430786">
              <w:marLeft w:val="0"/>
              <w:marRight w:val="0"/>
              <w:marTop w:val="0"/>
              <w:marBottom w:val="0"/>
              <w:divBdr>
                <w:top w:val="none" w:sz="0" w:space="0" w:color="auto"/>
                <w:left w:val="none" w:sz="0" w:space="0" w:color="auto"/>
                <w:bottom w:val="none" w:sz="0" w:space="0" w:color="auto"/>
                <w:right w:val="none" w:sz="0" w:space="0" w:color="auto"/>
              </w:divBdr>
              <w:divsChild>
                <w:div w:id="2115592072">
                  <w:marLeft w:val="0"/>
                  <w:marRight w:val="0"/>
                  <w:marTop w:val="0"/>
                  <w:marBottom w:val="0"/>
                  <w:divBdr>
                    <w:top w:val="none" w:sz="0" w:space="0" w:color="auto"/>
                    <w:left w:val="none" w:sz="0" w:space="0" w:color="auto"/>
                    <w:bottom w:val="none" w:sz="0" w:space="0" w:color="auto"/>
                    <w:right w:val="none" w:sz="0" w:space="0" w:color="auto"/>
                  </w:divBdr>
                </w:div>
              </w:divsChild>
            </w:div>
            <w:div w:id="650788970">
              <w:marLeft w:val="0"/>
              <w:marRight w:val="0"/>
              <w:marTop w:val="0"/>
              <w:marBottom w:val="0"/>
              <w:divBdr>
                <w:top w:val="none" w:sz="0" w:space="0" w:color="auto"/>
                <w:left w:val="none" w:sz="0" w:space="0" w:color="auto"/>
                <w:bottom w:val="none" w:sz="0" w:space="0" w:color="auto"/>
                <w:right w:val="none" w:sz="0" w:space="0" w:color="auto"/>
              </w:divBdr>
              <w:divsChild>
                <w:div w:id="114064417">
                  <w:marLeft w:val="0"/>
                  <w:marRight w:val="0"/>
                  <w:marTop w:val="0"/>
                  <w:marBottom w:val="0"/>
                  <w:divBdr>
                    <w:top w:val="none" w:sz="0" w:space="0" w:color="auto"/>
                    <w:left w:val="none" w:sz="0" w:space="0" w:color="auto"/>
                    <w:bottom w:val="none" w:sz="0" w:space="0" w:color="auto"/>
                    <w:right w:val="none" w:sz="0" w:space="0" w:color="auto"/>
                  </w:divBdr>
                </w:div>
              </w:divsChild>
            </w:div>
            <w:div w:id="1387994187">
              <w:marLeft w:val="0"/>
              <w:marRight w:val="0"/>
              <w:marTop w:val="0"/>
              <w:marBottom w:val="0"/>
              <w:divBdr>
                <w:top w:val="none" w:sz="0" w:space="0" w:color="auto"/>
                <w:left w:val="none" w:sz="0" w:space="0" w:color="auto"/>
                <w:bottom w:val="none" w:sz="0" w:space="0" w:color="auto"/>
                <w:right w:val="none" w:sz="0" w:space="0" w:color="auto"/>
              </w:divBdr>
              <w:divsChild>
                <w:div w:id="1226257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3101714">
      <w:bodyDiv w:val="1"/>
      <w:marLeft w:val="0"/>
      <w:marRight w:val="0"/>
      <w:marTop w:val="0"/>
      <w:marBottom w:val="0"/>
      <w:divBdr>
        <w:top w:val="none" w:sz="0" w:space="0" w:color="auto"/>
        <w:left w:val="none" w:sz="0" w:space="0" w:color="auto"/>
        <w:bottom w:val="none" w:sz="0" w:space="0" w:color="auto"/>
        <w:right w:val="none" w:sz="0" w:space="0" w:color="auto"/>
      </w:divBdr>
      <w:divsChild>
        <w:div w:id="1203060598">
          <w:marLeft w:val="0"/>
          <w:marRight w:val="0"/>
          <w:marTop w:val="0"/>
          <w:marBottom w:val="0"/>
          <w:divBdr>
            <w:top w:val="none" w:sz="0" w:space="0" w:color="auto"/>
            <w:left w:val="none" w:sz="0" w:space="0" w:color="auto"/>
            <w:bottom w:val="none" w:sz="0" w:space="0" w:color="auto"/>
            <w:right w:val="none" w:sz="0" w:space="0" w:color="auto"/>
          </w:divBdr>
          <w:divsChild>
            <w:div w:id="466820583">
              <w:marLeft w:val="0"/>
              <w:marRight w:val="0"/>
              <w:marTop w:val="0"/>
              <w:marBottom w:val="0"/>
              <w:divBdr>
                <w:top w:val="none" w:sz="0" w:space="0" w:color="auto"/>
                <w:left w:val="none" w:sz="0" w:space="0" w:color="auto"/>
                <w:bottom w:val="none" w:sz="0" w:space="0" w:color="auto"/>
                <w:right w:val="none" w:sz="0" w:space="0" w:color="auto"/>
              </w:divBdr>
              <w:divsChild>
                <w:div w:id="165094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0491968">
      <w:bodyDiv w:val="1"/>
      <w:marLeft w:val="0"/>
      <w:marRight w:val="0"/>
      <w:marTop w:val="0"/>
      <w:marBottom w:val="0"/>
      <w:divBdr>
        <w:top w:val="none" w:sz="0" w:space="0" w:color="auto"/>
        <w:left w:val="none" w:sz="0" w:space="0" w:color="auto"/>
        <w:bottom w:val="none" w:sz="0" w:space="0" w:color="auto"/>
        <w:right w:val="none" w:sz="0" w:space="0" w:color="auto"/>
      </w:divBdr>
    </w:div>
    <w:div w:id="810098848">
      <w:bodyDiv w:val="1"/>
      <w:marLeft w:val="0"/>
      <w:marRight w:val="0"/>
      <w:marTop w:val="0"/>
      <w:marBottom w:val="0"/>
      <w:divBdr>
        <w:top w:val="none" w:sz="0" w:space="0" w:color="auto"/>
        <w:left w:val="none" w:sz="0" w:space="0" w:color="auto"/>
        <w:bottom w:val="none" w:sz="0" w:space="0" w:color="auto"/>
        <w:right w:val="none" w:sz="0" w:space="0" w:color="auto"/>
      </w:divBdr>
      <w:divsChild>
        <w:div w:id="297759700">
          <w:marLeft w:val="0"/>
          <w:marRight w:val="0"/>
          <w:marTop w:val="0"/>
          <w:marBottom w:val="0"/>
          <w:divBdr>
            <w:top w:val="none" w:sz="0" w:space="0" w:color="auto"/>
            <w:left w:val="none" w:sz="0" w:space="0" w:color="auto"/>
            <w:bottom w:val="none" w:sz="0" w:space="0" w:color="auto"/>
            <w:right w:val="none" w:sz="0" w:space="0" w:color="auto"/>
          </w:divBdr>
          <w:divsChild>
            <w:div w:id="1066147078">
              <w:marLeft w:val="0"/>
              <w:marRight w:val="0"/>
              <w:marTop w:val="0"/>
              <w:marBottom w:val="0"/>
              <w:divBdr>
                <w:top w:val="none" w:sz="0" w:space="0" w:color="auto"/>
                <w:left w:val="none" w:sz="0" w:space="0" w:color="auto"/>
                <w:bottom w:val="none" w:sz="0" w:space="0" w:color="auto"/>
                <w:right w:val="none" w:sz="0" w:space="0" w:color="auto"/>
              </w:divBdr>
              <w:divsChild>
                <w:div w:id="1251545421">
                  <w:marLeft w:val="0"/>
                  <w:marRight w:val="0"/>
                  <w:marTop w:val="0"/>
                  <w:marBottom w:val="0"/>
                  <w:divBdr>
                    <w:top w:val="none" w:sz="0" w:space="0" w:color="auto"/>
                    <w:left w:val="none" w:sz="0" w:space="0" w:color="auto"/>
                    <w:bottom w:val="none" w:sz="0" w:space="0" w:color="auto"/>
                    <w:right w:val="none" w:sz="0" w:space="0" w:color="auto"/>
                  </w:divBdr>
                  <w:divsChild>
                    <w:div w:id="219220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9229003">
      <w:bodyDiv w:val="1"/>
      <w:marLeft w:val="0"/>
      <w:marRight w:val="0"/>
      <w:marTop w:val="0"/>
      <w:marBottom w:val="0"/>
      <w:divBdr>
        <w:top w:val="none" w:sz="0" w:space="0" w:color="auto"/>
        <w:left w:val="none" w:sz="0" w:space="0" w:color="auto"/>
        <w:bottom w:val="none" w:sz="0" w:space="0" w:color="auto"/>
        <w:right w:val="none" w:sz="0" w:space="0" w:color="auto"/>
      </w:divBdr>
      <w:divsChild>
        <w:div w:id="586425398">
          <w:marLeft w:val="0"/>
          <w:marRight w:val="0"/>
          <w:marTop w:val="0"/>
          <w:marBottom w:val="0"/>
          <w:divBdr>
            <w:top w:val="none" w:sz="0" w:space="0" w:color="auto"/>
            <w:left w:val="none" w:sz="0" w:space="0" w:color="auto"/>
            <w:bottom w:val="none" w:sz="0" w:space="0" w:color="auto"/>
            <w:right w:val="none" w:sz="0" w:space="0" w:color="auto"/>
          </w:divBdr>
          <w:divsChild>
            <w:div w:id="1221549597">
              <w:marLeft w:val="0"/>
              <w:marRight w:val="0"/>
              <w:marTop w:val="0"/>
              <w:marBottom w:val="0"/>
              <w:divBdr>
                <w:top w:val="none" w:sz="0" w:space="0" w:color="auto"/>
                <w:left w:val="none" w:sz="0" w:space="0" w:color="auto"/>
                <w:bottom w:val="none" w:sz="0" w:space="0" w:color="auto"/>
                <w:right w:val="none" w:sz="0" w:space="0" w:color="auto"/>
              </w:divBdr>
              <w:divsChild>
                <w:div w:id="648441949">
                  <w:marLeft w:val="0"/>
                  <w:marRight w:val="0"/>
                  <w:marTop w:val="0"/>
                  <w:marBottom w:val="0"/>
                  <w:divBdr>
                    <w:top w:val="none" w:sz="0" w:space="0" w:color="auto"/>
                    <w:left w:val="none" w:sz="0" w:space="0" w:color="auto"/>
                    <w:bottom w:val="none" w:sz="0" w:space="0" w:color="auto"/>
                    <w:right w:val="none" w:sz="0" w:space="0" w:color="auto"/>
                  </w:divBdr>
                  <w:divsChild>
                    <w:div w:id="109207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6529166">
      <w:bodyDiv w:val="1"/>
      <w:marLeft w:val="0"/>
      <w:marRight w:val="0"/>
      <w:marTop w:val="0"/>
      <w:marBottom w:val="0"/>
      <w:divBdr>
        <w:top w:val="none" w:sz="0" w:space="0" w:color="auto"/>
        <w:left w:val="none" w:sz="0" w:space="0" w:color="auto"/>
        <w:bottom w:val="none" w:sz="0" w:space="0" w:color="auto"/>
        <w:right w:val="none" w:sz="0" w:space="0" w:color="auto"/>
      </w:divBdr>
      <w:divsChild>
        <w:div w:id="233706896">
          <w:marLeft w:val="0"/>
          <w:marRight w:val="0"/>
          <w:marTop w:val="0"/>
          <w:marBottom w:val="0"/>
          <w:divBdr>
            <w:top w:val="none" w:sz="0" w:space="0" w:color="auto"/>
            <w:left w:val="none" w:sz="0" w:space="0" w:color="auto"/>
            <w:bottom w:val="none" w:sz="0" w:space="0" w:color="auto"/>
            <w:right w:val="none" w:sz="0" w:space="0" w:color="auto"/>
          </w:divBdr>
          <w:divsChild>
            <w:div w:id="117338907">
              <w:marLeft w:val="0"/>
              <w:marRight w:val="0"/>
              <w:marTop w:val="0"/>
              <w:marBottom w:val="0"/>
              <w:divBdr>
                <w:top w:val="none" w:sz="0" w:space="0" w:color="auto"/>
                <w:left w:val="none" w:sz="0" w:space="0" w:color="auto"/>
                <w:bottom w:val="none" w:sz="0" w:space="0" w:color="auto"/>
                <w:right w:val="none" w:sz="0" w:space="0" w:color="auto"/>
              </w:divBdr>
              <w:divsChild>
                <w:div w:id="1504780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7494779">
      <w:bodyDiv w:val="1"/>
      <w:marLeft w:val="0"/>
      <w:marRight w:val="0"/>
      <w:marTop w:val="0"/>
      <w:marBottom w:val="0"/>
      <w:divBdr>
        <w:top w:val="none" w:sz="0" w:space="0" w:color="auto"/>
        <w:left w:val="none" w:sz="0" w:space="0" w:color="auto"/>
        <w:bottom w:val="none" w:sz="0" w:space="0" w:color="auto"/>
        <w:right w:val="none" w:sz="0" w:space="0" w:color="auto"/>
      </w:divBdr>
      <w:divsChild>
        <w:div w:id="1234464971">
          <w:marLeft w:val="0"/>
          <w:marRight w:val="0"/>
          <w:marTop w:val="0"/>
          <w:marBottom w:val="0"/>
          <w:divBdr>
            <w:top w:val="none" w:sz="0" w:space="0" w:color="auto"/>
            <w:left w:val="none" w:sz="0" w:space="0" w:color="auto"/>
            <w:bottom w:val="none" w:sz="0" w:space="0" w:color="auto"/>
            <w:right w:val="none" w:sz="0" w:space="0" w:color="auto"/>
          </w:divBdr>
          <w:divsChild>
            <w:div w:id="1936136686">
              <w:marLeft w:val="0"/>
              <w:marRight w:val="0"/>
              <w:marTop w:val="0"/>
              <w:marBottom w:val="0"/>
              <w:divBdr>
                <w:top w:val="none" w:sz="0" w:space="0" w:color="auto"/>
                <w:left w:val="none" w:sz="0" w:space="0" w:color="auto"/>
                <w:bottom w:val="none" w:sz="0" w:space="0" w:color="auto"/>
                <w:right w:val="none" w:sz="0" w:space="0" w:color="auto"/>
              </w:divBdr>
              <w:divsChild>
                <w:div w:id="495998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1401419">
      <w:bodyDiv w:val="1"/>
      <w:marLeft w:val="0"/>
      <w:marRight w:val="0"/>
      <w:marTop w:val="0"/>
      <w:marBottom w:val="0"/>
      <w:divBdr>
        <w:top w:val="none" w:sz="0" w:space="0" w:color="auto"/>
        <w:left w:val="none" w:sz="0" w:space="0" w:color="auto"/>
        <w:bottom w:val="none" w:sz="0" w:space="0" w:color="auto"/>
        <w:right w:val="none" w:sz="0" w:space="0" w:color="auto"/>
      </w:divBdr>
      <w:divsChild>
        <w:div w:id="341980446">
          <w:marLeft w:val="0"/>
          <w:marRight w:val="0"/>
          <w:marTop w:val="0"/>
          <w:marBottom w:val="0"/>
          <w:divBdr>
            <w:top w:val="none" w:sz="0" w:space="0" w:color="auto"/>
            <w:left w:val="none" w:sz="0" w:space="0" w:color="auto"/>
            <w:bottom w:val="none" w:sz="0" w:space="0" w:color="auto"/>
            <w:right w:val="none" w:sz="0" w:space="0" w:color="auto"/>
          </w:divBdr>
          <w:divsChild>
            <w:div w:id="1282877150">
              <w:marLeft w:val="0"/>
              <w:marRight w:val="0"/>
              <w:marTop w:val="0"/>
              <w:marBottom w:val="0"/>
              <w:divBdr>
                <w:top w:val="none" w:sz="0" w:space="0" w:color="auto"/>
                <w:left w:val="none" w:sz="0" w:space="0" w:color="auto"/>
                <w:bottom w:val="none" w:sz="0" w:space="0" w:color="auto"/>
                <w:right w:val="none" w:sz="0" w:space="0" w:color="auto"/>
              </w:divBdr>
              <w:divsChild>
                <w:div w:id="7493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0400080">
      <w:bodyDiv w:val="1"/>
      <w:marLeft w:val="0"/>
      <w:marRight w:val="0"/>
      <w:marTop w:val="0"/>
      <w:marBottom w:val="0"/>
      <w:divBdr>
        <w:top w:val="none" w:sz="0" w:space="0" w:color="auto"/>
        <w:left w:val="none" w:sz="0" w:space="0" w:color="auto"/>
        <w:bottom w:val="none" w:sz="0" w:space="0" w:color="auto"/>
        <w:right w:val="none" w:sz="0" w:space="0" w:color="auto"/>
      </w:divBdr>
      <w:divsChild>
        <w:div w:id="1782993020">
          <w:marLeft w:val="0"/>
          <w:marRight w:val="0"/>
          <w:marTop w:val="0"/>
          <w:marBottom w:val="0"/>
          <w:divBdr>
            <w:top w:val="none" w:sz="0" w:space="0" w:color="auto"/>
            <w:left w:val="none" w:sz="0" w:space="0" w:color="auto"/>
            <w:bottom w:val="none" w:sz="0" w:space="0" w:color="auto"/>
            <w:right w:val="none" w:sz="0" w:space="0" w:color="auto"/>
          </w:divBdr>
          <w:divsChild>
            <w:div w:id="1992908509">
              <w:marLeft w:val="0"/>
              <w:marRight w:val="0"/>
              <w:marTop w:val="0"/>
              <w:marBottom w:val="0"/>
              <w:divBdr>
                <w:top w:val="none" w:sz="0" w:space="0" w:color="auto"/>
                <w:left w:val="none" w:sz="0" w:space="0" w:color="auto"/>
                <w:bottom w:val="none" w:sz="0" w:space="0" w:color="auto"/>
                <w:right w:val="none" w:sz="0" w:space="0" w:color="auto"/>
              </w:divBdr>
              <w:divsChild>
                <w:div w:id="598416352">
                  <w:marLeft w:val="0"/>
                  <w:marRight w:val="0"/>
                  <w:marTop w:val="0"/>
                  <w:marBottom w:val="0"/>
                  <w:divBdr>
                    <w:top w:val="none" w:sz="0" w:space="0" w:color="auto"/>
                    <w:left w:val="none" w:sz="0" w:space="0" w:color="auto"/>
                    <w:bottom w:val="none" w:sz="0" w:space="0" w:color="auto"/>
                    <w:right w:val="none" w:sz="0" w:space="0" w:color="auto"/>
                  </w:divBdr>
                  <w:divsChild>
                    <w:div w:id="762148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7162826">
      <w:bodyDiv w:val="1"/>
      <w:marLeft w:val="0"/>
      <w:marRight w:val="0"/>
      <w:marTop w:val="0"/>
      <w:marBottom w:val="0"/>
      <w:divBdr>
        <w:top w:val="none" w:sz="0" w:space="0" w:color="auto"/>
        <w:left w:val="none" w:sz="0" w:space="0" w:color="auto"/>
        <w:bottom w:val="none" w:sz="0" w:space="0" w:color="auto"/>
        <w:right w:val="none" w:sz="0" w:space="0" w:color="auto"/>
      </w:divBdr>
      <w:divsChild>
        <w:div w:id="643968425">
          <w:marLeft w:val="0"/>
          <w:marRight w:val="0"/>
          <w:marTop w:val="0"/>
          <w:marBottom w:val="0"/>
          <w:divBdr>
            <w:top w:val="none" w:sz="0" w:space="0" w:color="auto"/>
            <w:left w:val="none" w:sz="0" w:space="0" w:color="auto"/>
            <w:bottom w:val="none" w:sz="0" w:space="0" w:color="auto"/>
            <w:right w:val="none" w:sz="0" w:space="0" w:color="auto"/>
          </w:divBdr>
          <w:divsChild>
            <w:div w:id="924189390">
              <w:marLeft w:val="0"/>
              <w:marRight w:val="0"/>
              <w:marTop w:val="0"/>
              <w:marBottom w:val="0"/>
              <w:divBdr>
                <w:top w:val="none" w:sz="0" w:space="0" w:color="auto"/>
                <w:left w:val="none" w:sz="0" w:space="0" w:color="auto"/>
                <w:bottom w:val="none" w:sz="0" w:space="0" w:color="auto"/>
                <w:right w:val="none" w:sz="0" w:space="0" w:color="auto"/>
              </w:divBdr>
              <w:divsChild>
                <w:div w:id="1597977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5731132">
      <w:bodyDiv w:val="1"/>
      <w:marLeft w:val="0"/>
      <w:marRight w:val="0"/>
      <w:marTop w:val="0"/>
      <w:marBottom w:val="0"/>
      <w:divBdr>
        <w:top w:val="none" w:sz="0" w:space="0" w:color="auto"/>
        <w:left w:val="none" w:sz="0" w:space="0" w:color="auto"/>
        <w:bottom w:val="none" w:sz="0" w:space="0" w:color="auto"/>
        <w:right w:val="none" w:sz="0" w:space="0" w:color="auto"/>
      </w:divBdr>
    </w:div>
    <w:div w:id="1574394120">
      <w:bodyDiv w:val="1"/>
      <w:marLeft w:val="0"/>
      <w:marRight w:val="0"/>
      <w:marTop w:val="0"/>
      <w:marBottom w:val="0"/>
      <w:divBdr>
        <w:top w:val="none" w:sz="0" w:space="0" w:color="auto"/>
        <w:left w:val="none" w:sz="0" w:space="0" w:color="auto"/>
        <w:bottom w:val="none" w:sz="0" w:space="0" w:color="auto"/>
        <w:right w:val="none" w:sz="0" w:space="0" w:color="auto"/>
      </w:divBdr>
      <w:divsChild>
        <w:div w:id="1513796">
          <w:marLeft w:val="0"/>
          <w:marRight w:val="0"/>
          <w:marTop w:val="0"/>
          <w:marBottom w:val="0"/>
          <w:divBdr>
            <w:top w:val="none" w:sz="0" w:space="0" w:color="auto"/>
            <w:left w:val="none" w:sz="0" w:space="0" w:color="auto"/>
            <w:bottom w:val="none" w:sz="0" w:space="0" w:color="auto"/>
            <w:right w:val="none" w:sz="0" w:space="0" w:color="auto"/>
          </w:divBdr>
          <w:divsChild>
            <w:div w:id="2030830125">
              <w:marLeft w:val="0"/>
              <w:marRight w:val="0"/>
              <w:marTop w:val="0"/>
              <w:marBottom w:val="0"/>
              <w:divBdr>
                <w:top w:val="none" w:sz="0" w:space="0" w:color="auto"/>
                <w:left w:val="none" w:sz="0" w:space="0" w:color="auto"/>
                <w:bottom w:val="none" w:sz="0" w:space="0" w:color="auto"/>
                <w:right w:val="none" w:sz="0" w:space="0" w:color="auto"/>
              </w:divBdr>
              <w:divsChild>
                <w:div w:id="1293175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5162236">
      <w:bodyDiv w:val="1"/>
      <w:marLeft w:val="0"/>
      <w:marRight w:val="0"/>
      <w:marTop w:val="0"/>
      <w:marBottom w:val="0"/>
      <w:divBdr>
        <w:top w:val="none" w:sz="0" w:space="0" w:color="auto"/>
        <w:left w:val="none" w:sz="0" w:space="0" w:color="auto"/>
        <w:bottom w:val="none" w:sz="0" w:space="0" w:color="auto"/>
        <w:right w:val="none" w:sz="0" w:space="0" w:color="auto"/>
      </w:divBdr>
    </w:div>
    <w:div w:id="1589343062">
      <w:bodyDiv w:val="1"/>
      <w:marLeft w:val="0"/>
      <w:marRight w:val="0"/>
      <w:marTop w:val="0"/>
      <w:marBottom w:val="0"/>
      <w:divBdr>
        <w:top w:val="none" w:sz="0" w:space="0" w:color="auto"/>
        <w:left w:val="none" w:sz="0" w:space="0" w:color="auto"/>
        <w:bottom w:val="none" w:sz="0" w:space="0" w:color="auto"/>
        <w:right w:val="none" w:sz="0" w:space="0" w:color="auto"/>
      </w:divBdr>
      <w:divsChild>
        <w:div w:id="1564829966">
          <w:marLeft w:val="0"/>
          <w:marRight w:val="0"/>
          <w:marTop w:val="0"/>
          <w:marBottom w:val="0"/>
          <w:divBdr>
            <w:top w:val="none" w:sz="0" w:space="0" w:color="auto"/>
            <w:left w:val="none" w:sz="0" w:space="0" w:color="auto"/>
            <w:bottom w:val="none" w:sz="0" w:space="0" w:color="auto"/>
            <w:right w:val="none" w:sz="0" w:space="0" w:color="auto"/>
          </w:divBdr>
          <w:divsChild>
            <w:div w:id="1037656560">
              <w:marLeft w:val="0"/>
              <w:marRight w:val="0"/>
              <w:marTop w:val="0"/>
              <w:marBottom w:val="0"/>
              <w:divBdr>
                <w:top w:val="none" w:sz="0" w:space="0" w:color="auto"/>
                <w:left w:val="none" w:sz="0" w:space="0" w:color="auto"/>
                <w:bottom w:val="none" w:sz="0" w:space="0" w:color="auto"/>
                <w:right w:val="none" w:sz="0" w:space="0" w:color="auto"/>
              </w:divBdr>
              <w:divsChild>
                <w:div w:id="1406223963">
                  <w:marLeft w:val="0"/>
                  <w:marRight w:val="0"/>
                  <w:marTop w:val="0"/>
                  <w:marBottom w:val="0"/>
                  <w:divBdr>
                    <w:top w:val="none" w:sz="0" w:space="0" w:color="auto"/>
                    <w:left w:val="none" w:sz="0" w:space="0" w:color="auto"/>
                    <w:bottom w:val="none" w:sz="0" w:space="0" w:color="auto"/>
                    <w:right w:val="none" w:sz="0" w:space="0" w:color="auto"/>
                  </w:divBdr>
                  <w:divsChild>
                    <w:div w:id="541404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9748158">
      <w:bodyDiv w:val="1"/>
      <w:marLeft w:val="0"/>
      <w:marRight w:val="0"/>
      <w:marTop w:val="0"/>
      <w:marBottom w:val="0"/>
      <w:divBdr>
        <w:top w:val="none" w:sz="0" w:space="0" w:color="auto"/>
        <w:left w:val="none" w:sz="0" w:space="0" w:color="auto"/>
        <w:bottom w:val="none" w:sz="0" w:space="0" w:color="auto"/>
        <w:right w:val="none" w:sz="0" w:space="0" w:color="auto"/>
      </w:divBdr>
      <w:divsChild>
        <w:div w:id="317005608">
          <w:marLeft w:val="0"/>
          <w:marRight w:val="0"/>
          <w:marTop w:val="0"/>
          <w:marBottom w:val="0"/>
          <w:divBdr>
            <w:top w:val="none" w:sz="0" w:space="0" w:color="auto"/>
            <w:left w:val="none" w:sz="0" w:space="0" w:color="auto"/>
            <w:bottom w:val="none" w:sz="0" w:space="0" w:color="auto"/>
            <w:right w:val="none" w:sz="0" w:space="0" w:color="auto"/>
          </w:divBdr>
          <w:divsChild>
            <w:div w:id="1347826829">
              <w:marLeft w:val="0"/>
              <w:marRight w:val="0"/>
              <w:marTop w:val="0"/>
              <w:marBottom w:val="0"/>
              <w:divBdr>
                <w:top w:val="none" w:sz="0" w:space="0" w:color="auto"/>
                <w:left w:val="none" w:sz="0" w:space="0" w:color="auto"/>
                <w:bottom w:val="none" w:sz="0" w:space="0" w:color="auto"/>
                <w:right w:val="none" w:sz="0" w:space="0" w:color="auto"/>
              </w:divBdr>
              <w:divsChild>
                <w:div w:id="210726571">
                  <w:marLeft w:val="0"/>
                  <w:marRight w:val="0"/>
                  <w:marTop w:val="0"/>
                  <w:marBottom w:val="0"/>
                  <w:divBdr>
                    <w:top w:val="none" w:sz="0" w:space="0" w:color="auto"/>
                    <w:left w:val="none" w:sz="0" w:space="0" w:color="auto"/>
                    <w:bottom w:val="none" w:sz="0" w:space="0" w:color="auto"/>
                    <w:right w:val="none" w:sz="0" w:space="0" w:color="auto"/>
                  </w:divBdr>
                  <w:divsChild>
                    <w:div w:id="1459956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3256624">
      <w:bodyDiv w:val="1"/>
      <w:marLeft w:val="0"/>
      <w:marRight w:val="0"/>
      <w:marTop w:val="0"/>
      <w:marBottom w:val="0"/>
      <w:divBdr>
        <w:top w:val="none" w:sz="0" w:space="0" w:color="auto"/>
        <w:left w:val="none" w:sz="0" w:space="0" w:color="auto"/>
        <w:bottom w:val="none" w:sz="0" w:space="0" w:color="auto"/>
        <w:right w:val="none" w:sz="0" w:space="0" w:color="auto"/>
      </w:divBdr>
      <w:divsChild>
        <w:div w:id="1879313448">
          <w:marLeft w:val="0"/>
          <w:marRight w:val="0"/>
          <w:marTop w:val="0"/>
          <w:marBottom w:val="0"/>
          <w:divBdr>
            <w:top w:val="none" w:sz="0" w:space="0" w:color="auto"/>
            <w:left w:val="none" w:sz="0" w:space="0" w:color="auto"/>
            <w:bottom w:val="none" w:sz="0" w:space="0" w:color="auto"/>
            <w:right w:val="none" w:sz="0" w:space="0" w:color="auto"/>
          </w:divBdr>
          <w:divsChild>
            <w:div w:id="1225332570">
              <w:marLeft w:val="0"/>
              <w:marRight w:val="0"/>
              <w:marTop w:val="0"/>
              <w:marBottom w:val="0"/>
              <w:divBdr>
                <w:top w:val="none" w:sz="0" w:space="0" w:color="auto"/>
                <w:left w:val="none" w:sz="0" w:space="0" w:color="auto"/>
                <w:bottom w:val="none" w:sz="0" w:space="0" w:color="auto"/>
                <w:right w:val="none" w:sz="0" w:space="0" w:color="auto"/>
              </w:divBdr>
              <w:divsChild>
                <w:div w:id="1713529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4994719">
      <w:bodyDiv w:val="1"/>
      <w:marLeft w:val="0"/>
      <w:marRight w:val="0"/>
      <w:marTop w:val="0"/>
      <w:marBottom w:val="0"/>
      <w:divBdr>
        <w:top w:val="none" w:sz="0" w:space="0" w:color="auto"/>
        <w:left w:val="none" w:sz="0" w:space="0" w:color="auto"/>
        <w:bottom w:val="none" w:sz="0" w:space="0" w:color="auto"/>
        <w:right w:val="none" w:sz="0" w:space="0" w:color="auto"/>
      </w:divBdr>
      <w:divsChild>
        <w:div w:id="536965431">
          <w:marLeft w:val="0"/>
          <w:marRight w:val="0"/>
          <w:marTop w:val="0"/>
          <w:marBottom w:val="0"/>
          <w:divBdr>
            <w:top w:val="none" w:sz="0" w:space="0" w:color="auto"/>
            <w:left w:val="none" w:sz="0" w:space="0" w:color="auto"/>
            <w:bottom w:val="none" w:sz="0" w:space="0" w:color="auto"/>
            <w:right w:val="none" w:sz="0" w:space="0" w:color="auto"/>
          </w:divBdr>
          <w:divsChild>
            <w:div w:id="602345812">
              <w:marLeft w:val="0"/>
              <w:marRight w:val="0"/>
              <w:marTop w:val="0"/>
              <w:marBottom w:val="0"/>
              <w:divBdr>
                <w:top w:val="none" w:sz="0" w:space="0" w:color="auto"/>
                <w:left w:val="none" w:sz="0" w:space="0" w:color="auto"/>
                <w:bottom w:val="none" w:sz="0" w:space="0" w:color="auto"/>
                <w:right w:val="none" w:sz="0" w:space="0" w:color="auto"/>
              </w:divBdr>
              <w:divsChild>
                <w:div w:id="1124422336">
                  <w:marLeft w:val="0"/>
                  <w:marRight w:val="0"/>
                  <w:marTop w:val="0"/>
                  <w:marBottom w:val="0"/>
                  <w:divBdr>
                    <w:top w:val="none" w:sz="0" w:space="0" w:color="auto"/>
                    <w:left w:val="none" w:sz="0" w:space="0" w:color="auto"/>
                    <w:bottom w:val="none" w:sz="0" w:space="0" w:color="auto"/>
                    <w:right w:val="none" w:sz="0" w:space="0" w:color="auto"/>
                  </w:divBdr>
                </w:div>
              </w:divsChild>
            </w:div>
            <w:div w:id="1204752674">
              <w:marLeft w:val="0"/>
              <w:marRight w:val="0"/>
              <w:marTop w:val="0"/>
              <w:marBottom w:val="0"/>
              <w:divBdr>
                <w:top w:val="none" w:sz="0" w:space="0" w:color="auto"/>
                <w:left w:val="none" w:sz="0" w:space="0" w:color="auto"/>
                <w:bottom w:val="none" w:sz="0" w:space="0" w:color="auto"/>
                <w:right w:val="none" w:sz="0" w:space="0" w:color="auto"/>
              </w:divBdr>
              <w:divsChild>
                <w:div w:id="1933396752">
                  <w:marLeft w:val="0"/>
                  <w:marRight w:val="0"/>
                  <w:marTop w:val="0"/>
                  <w:marBottom w:val="0"/>
                  <w:divBdr>
                    <w:top w:val="none" w:sz="0" w:space="0" w:color="auto"/>
                    <w:left w:val="none" w:sz="0" w:space="0" w:color="auto"/>
                    <w:bottom w:val="none" w:sz="0" w:space="0" w:color="auto"/>
                    <w:right w:val="none" w:sz="0" w:space="0" w:color="auto"/>
                  </w:divBdr>
                </w:div>
              </w:divsChild>
            </w:div>
            <w:div w:id="1296330628">
              <w:marLeft w:val="0"/>
              <w:marRight w:val="0"/>
              <w:marTop w:val="0"/>
              <w:marBottom w:val="0"/>
              <w:divBdr>
                <w:top w:val="none" w:sz="0" w:space="0" w:color="auto"/>
                <w:left w:val="none" w:sz="0" w:space="0" w:color="auto"/>
                <w:bottom w:val="none" w:sz="0" w:space="0" w:color="auto"/>
                <w:right w:val="none" w:sz="0" w:space="0" w:color="auto"/>
              </w:divBdr>
              <w:divsChild>
                <w:div w:id="2120834300">
                  <w:marLeft w:val="0"/>
                  <w:marRight w:val="0"/>
                  <w:marTop w:val="0"/>
                  <w:marBottom w:val="0"/>
                  <w:divBdr>
                    <w:top w:val="none" w:sz="0" w:space="0" w:color="auto"/>
                    <w:left w:val="none" w:sz="0" w:space="0" w:color="auto"/>
                    <w:bottom w:val="none" w:sz="0" w:space="0" w:color="auto"/>
                    <w:right w:val="none" w:sz="0" w:space="0" w:color="auto"/>
                  </w:divBdr>
                </w:div>
              </w:divsChild>
            </w:div>
            <w:div w:id="2031761312">
              <w:marLeft w:val="0"/>
              <w:marRight w:val="0"/>
              <w:marTop w:val="0"/>
              <w:marBottom w:val="0"/>
              <w:divBdr>
                <w:top w:val="none" w:sz="0" w:space="0" w:color="auto"/>
                <w:left w:val="none" w:sz="0" w:space="0" w:color="auto"/>
                <w:bottom w:val="none" w:sz="0" w:space="0" w:color="auto"/>
                <w:right w:val="none" w:sz="0" w:space="0" w:color="auto"/>
              </w:divBdr>
              <w:divsChild>
                <w:div w:id="1406147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6778690">
      <w:bodyDiv w:val="1"/>
      <w:marLeft w:val="0"/>
      <w:marRight w:val="0"/>
      <w:marTop w:val="0"/>
      <w:marBottom w:val="0"/>
      <w:divBdr>
        <w:top w:val="none" w:sz="0" w:space="0" w:color="auto"/>
        <w:left w:val="none" w:sz="0" w:space="0" w:color="auto"/>
        <w:bottom w:val="none" w:sz="0" w:space="0" w:color="auto"/>
        <w:right w:val="none" w:sz="0" w:space="0" w:color="auto"/>
      </w:divBdr>
      <w:divsChild>
        <w:div w:id="443034860">
          <w:marLeft w:val="0"/>
          <w:marRight w:val="0"/>
          <w:marTop w:val="0"/>
          <w:marBottom w:val="0"/>
          <w:divBdr>
            <w:top w:val="none" w:sz="0" w:space="0" w:color="auto"/>
            <w:left w:val="none" w:sz="0" w:space="0" w:color="auto"/>
            <w:bottom w:val="none" w:sz="0" w:space="0" w:color="auto"/>
            <w:right w:val="none" w:sz="0" w:space="0" w:color="auto"/>
          </w:divBdr>
          <w:divsChild>
            <w:div w:id="535896250">
              <w:marLeft w:val="0"/>
              <w:marRight w:val="0"/>
              <w:marTop w:val="0"/>
              <w:marBottom w:val="0"/>
              <w:divBdr>
                <w:top w:val="none" w:sz="0" w:space="0" w:color="auto"/>
                <w:left w:val="none" w:sz="0" w:space="0" w:color="auto"/>
                <w:bottom w:val="none" w:sz="0" w:space="0" w:color="auto"/>
                <w:right w:val="none" w:sz="0" w:space="0" w:color="auto"/>
              </w:divBdr>
              <w:divsChild>
                <w:div w:id="1743329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aige.jadun@nrel.gov"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glossaryDocument" Target="glossary/document.xml"/><Relationship Id="rId5" Type="http://schemas.openxmlformats.org/officeDocument/2006/relationships/styles" Target="styles.xml"/><Relationship Id="rId10" Type="http://schemas.microsoft.com/office/2011/relationships/people" Target="people.xml"/><Relationship Id="rId4" Type="http://schemas.openxmlformats.org/officeDocument/2006/relationships/numbering" Target="numbering.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5635DFF48860448CDEADED8A1508D5"/>
        <w:category>
          <w:name w:val="General"/>
          <w:gallery w:val="placeholder"/>
        </w:category>
        <w:types>
          <w:type w:val="bbPlcHdr"/>
        </w:types>
        <w:behaviors>
          <w:behavior w:val="content"/>
        </w:behaviors>
        <w:guid w:val="{2B66D9B7-376D-E543-A807-EA71D8D25F97}"/>
      </w:docPartPr>
      <w:docPartBody>
        <w:p w:rsidR="007037A3" w:rsidRDefault="007037A3">
          <w:pPr>
            <w:pStyle w:val="545635DFF48860448CDEADED8A1508D5"/>
          </w:pPr>
          <w:r w:rsidRPr="0070509E">
            <w:rPr>
              <w:rStyle w:val="PlaceholderText"/>
              <w:sz w:val="20"/>
              <w:szCs w:val="20"/>
            </w:rPr>
            <w:t>Choose an item.</w:t>
          </w:r>
        </w:p>
      </w:docPartBody>
    </w:docPart>
    <w:docPart>
      <w:docPartPr>
        <w:name w:val="3DDDA3CBE908444DA0C7029E510CCA45"/>
        <w:category>
          <w:name w:val="General"/>
          <w:gallery w:val="placeholder"/>
        </w:category>
        <w:types>
          <w:type w:val="bbPlcHdr"/>
        </w:types>
        <w:behaviors>
          <w:behavior w:val="content"/>
        </w:behaviors>
        <w:guid w:val="{163EEC71-726B-3341-966B-CA1390DE0DE1}"/>
      </w:docPartPr>
      <w:docPartBody>
        <w:p w:rsidR="007037A3" w:rsidRDefault="007037A3">
          <w:pPr>
            <w:pStyle w:val="3DDDA3CBE908444DA0C7029E510CCA45"/>
          </w:pPr>
          <w:r w:rsidRPr="0019651E">
            <w:rPr>
              <w:rStyle w:val="PlaceholderText"/>
              <w:sz w:val="20"/>
              <w:szCs w:val="20"/>
            </w:rPr>
            <w:t>Click here to enter a date.</w:t>
          </w:r>
        </w:p>
      </w:docPartBody>
    </w:docPart>
    <w:docPart>
      <w:docPartPr>
        <w:name w:val="C101B7758CD918428DEDEBC69BF66162"/>
        <w:category>
          <w:name w:val="General"/>
          <w:gallery w:val="placeholder"/>
        </w:category>
        <w:types>
          <w:type w:val="bbPlcHdr"/>
        </w:types>
        <w:behaviors>
          <w:behavior w:val="content"/>
        </w:behaviors>
        <w:guid w:val="{9094A0F3-AF12-B24E-98D3-F6B9D6282E02}"/>
      </w:docPartPr>
      <w:docPartBody>
        <w:p w:rsidR="007037A3" w:rsidRDefault="007037A3" w:rsidP="00925859">
          <w:pPr>
            <w:rPr>
              <w:rStyle w:val="PlaceholderText"/>
            </w:rPr>
          </w:pPr>
          <w:r>
            <w:rPr>
              <w:rStyle w:val="PlaceholderText"/>
            </w:rPr>
            <w:t>E</w:t>
          </w:r>
          <w:r w:rsidRPr="008F24B7">
            <w:rPr>
              <w:rStyle w:val="PlaceholderText"/>
            </w:rPr>
            <w:t xml:space="preserve">nter </w:t>
          </w:r>
          <w:r>
            <w:rPr>
              <w:rStyle w:val="PlaceholderText"/>
            </w:rPr>
            <w:t xml:space="preserve">Project Overview </w:t>
          </w:r>
          <w:r w:rsidRPr="008F24B7">
            <w:rPr>
              <w:rStyle w:val="PlaceholderText"/>
            </w:rPr>
            <w:t>text</w:t>
          </w:r>
          <w:r>
            <w:rPr>
              <w:rStyle w:val="PlaceholderText"/>
            </w:rPr>
            <w:t xml:space="preserve"> here</w:t>
          </w:r>
          <w:r w:rsidRPr="008F24B7">
            <w:rPr>
              <w:rStyle w:val="PlaceholderText"/>
            </w:rPr>
            <w:t>.</w:t>
          </w:r>
        </w:p>
        <w:p w:rsidR="007037A3" w:rsidRDefault="007037A3" w:rsidP="00925859">
          <w:pPr>
            <w:rPr>
              <w:rStyle w:val="PlaceholderText"/>
            </w:rPr>
          </w:pPr>
        </w:p>
        <w:p w:rsidR="007037A3" w:rsidRDefault="007037A3" w:rsidP="00925859">
          <w:pPr>
            <w:rPr>
              <w:rStyle w:val="PlaceholderText"/>
            </w:rPr>
          </w:pPr>
        </w:p>
        <w:p w:rsidR="007037A3" w:rsidRDefault="007037A3"/>
      </w:docPartBody>
    </w:docPart>
    <w:docPart>
      <w:docPartPr>
        <w:name w:val="3431D8766D4B1245A0396295A8FB5CD2"/>
        <w:category>
          <w:name w:val="General"/>
          <w:gallery w:val="placeholder"/>
        </w:category>
        <w:types>
          <w:type w:val="bbPlcHdr"/>
        </w:types>
        <w:behaviors>
          <w:behavior w:val="content"/>
        </w:behaviors>
        <w:guid w:val="{093FF69C-A933-C54F-8F8D-21693F2F0B0C}"/>
      </w:docPartPr>
      <w:docPartBody>
        <w:p w:rsidR="007037A3" w:rsidRDefault="007037A3" w:rsidP="00925859">
          <w:pPr>
            <w:rPr>
              <w:rStyle w:val="PlaceholderText"/>
            </w:rPr>
          </w:pPr>
          <w:r>
            <w:rPr>
              <w:rStyle w:val="PlaceholderText"/>
            </w:rPr>
            <w:t>E</w:t>
          </w:r>
          <w:r w:rsidRPr="008F24B7">
            <w:rPr>
              <w:rStyle w:val="PlaceholderText"/>
            </w:rPr>
            <w:t xml:space="preserve">nter </w:t>
          </w:r>
          <w:r>
            <w:rPr>
              <w:rStyle w:val="PlaceholderText"/>
            </w:rPr>
            <w:t xml:space="preserve">Project Objectives </w:t>
          </w:r>
          <w:r w:rsidRPr="008F24B7">
            <w:rPr>
              <w:rStyle w:val="PlaceholderText"/>
            </w:rPr>
            <w:t>text</w:t>
          </w:r>
          <w:r>
            <w:rPr>
              <w:rStyle w:val="PlaceholderText"/>
            </w:rPr>
            <w:t xml:space="preserve"> here</w:t>
          </w:r>
          <w:r w:rsidRPr="008F24B7">
            <w:rPr>
              <w:rStyle w:val="PlaceholderText"/>
            </w:rPr>
            <w:t>.</w:t>
          </w:r>
        </w:p>
        <w:p w:rsidR="007037A3" w:rsidRDefault="007037A3" w:rsidP="00925859">
          <w:pPr>
            <w:rPr>
              <w:rStyle w:val="PlaceholderText"/>
            </w:rPr>
          </w:pPr>
        </w:p>
        <w:p w:rsidR="007037A3" w:rsidRDefault="007037A3" w:rsidP="00925859">
          <w:pPr>
            <w:rPr>
              <w:rStyle w:val="PlaceholderText"/>
            </w:rPr>
          </w:pPr>
        </w:p>
        <w:p w:rsidR="007037A3" w:rsidRDefault="007037A3"/>
      </w:docPartBody>
    </w:docPart>
    <w:docPart>
      <w:docPartPr>
        <w:name w:val="4D3413384CBD5447A6CE24DD6234546B"/>
        <w:category>
          <w:name w:val="General"/>
          <w:gallery w:val="placeholder"/>
        </w:category>
        <w:types>
          <w:type w:val="bbPlcHdr"/>
        </w:types>
        <w:behaviors>
          <w:behavior w:val="content"/>
        </w:behaviors>
        <w:guid w:val="{6D0F214A-75AE-A449-858F-9CE4AD59C404}"/>
      </w:docPartPr>
      <w:docPartBody>
        <w:p w:rsidR="007037A3" w:rsidRDefault="007037A3">
          <w:pPr>
            <w:pStyle w:val="4D3413384CBD5447A6CE24DD6234546B"/>
          </w:pPr>
          <w:r w:rsidRPr="00502F48">
            <w:rPr>
              <w:rStyle w:val="PlaceholderText"/>
              <w:sz w:val="20"/>
              <w:szCs w:val="20"/>
            </w:rPr>
            <w:t>Choose an item.</w:t>
          </w:r>
        </w:p>
      </w:docPartBody>
    </w:docPart>
    <w:docPart>
      <w:docPartPr>
        <w:name w:val="059216E668D93B429C4A2DCE8E591BA5"/>
        <w:category>
          <w:name w:val="General"/>
          <w:gallery w:val="placeholder"/>
        </w:category>
        <w:types>
          <w:type w:val="bbPlcHdr"/>
        </w:types>
        <w:behaviors>
          <w:behavior w:val="content"/>
        </w:behaviors>
        <w:guid w:val="{40155429-89FD-854D-BEC0-0D58346EC466}"/>
      </w:docPartPr>
      <w:docPartBody>
        <w:p w:rsidR="007037A3" w:rsidRDefault="007037A3">
          <w:pPr>
            <w:pStyle w:val="059216E668D93B429C4A2DCE8E591BA5"/>
          </w:pPr>
          <w:r w:rsidRPr="00502F48">
            <w:rPr>
              <w:rStyle w:val="PlaceholderText"/>
              <w:sz w:val="20"/>
              <w:szCs w:val="20"/>
            </w:rPr>
            <w:t>Choose an item.</w:t>
          </w:r>
        </w:p>
      </w:docPartBody>
    </w:docPart>
    <w:docPart>
      <w:docPartPr>
        <w:name w:val="4C1C11D1FD801F4080F87273AAC2E08B"/>
        <w:category>
          <w:name w:val="General"/>
          <w:gallery w:val="placeholder"/>
        </w:category>
        <w:types>
          <w:type w:val="bbPlcHdr"/>
        </w:types>
        <w:behaviors>
          <w:behavior w:val="content"/>
        </w:behaviors>
        <w:guid w:val="{5FA1AF76-259F-B54B-8E8B-7ABA2302AC74}"/>
      </w:docPartPr>
      <w:docPartBody>
        <w:p w:rsidR="007037A3" w:rsidRDefault="007037A3">
          <w:pPr>
            <w:pStyle w:val="4C1C11D1FD801F4080F87273AAC2E08B"/>
          </w:pPr>
          <w:r w:rsidRPr="0070509E">
            <w:rPr>
              <w:rStyle w:val="PlaceholderText"/>
              <w:sz w:val="20"/>
              <w:szCs w:val="20"/>
            </w:rPr>
            <w:t>Click here to enter text.</w:t>
          </w:r>
        </w:p>
      </w:docPartBody>
    </w:docPart>
    <w:docPart>
      <w:docPartPr>
        <w:name w:val="038EBDF694C5D54AA7BEEBBB4D604763"/>
        <w:category>
          <w:name w:val="General"/>
          <w:gallery w:val="placeholder"/>
        </w:category>
        <w:types>
          <w:type w:val="bbPlcHdr"/>
        </w:types>
        <w:behaviors>
          <w:behavior w:val="content"/>
        </w:behaviors>
        <w:guid w:val="{735034BF-DB03-4E49-B316-F1591C19B226}"/>
      </w:docPartPr>
      <w:docPartBody>
        <w:p w:rsidR="007037A3" w:rsidRDefault="007037A3">
          <w:pPr>
            <w:pStyle w:val="038EBDF694C5D54AA7BEEBBB4D604763"/>
          </w:pPr>
          <w:r w:rsidRPr="00502F48">
            <w:rPr>
              <w:rStyle w:val="PlaceholderText"/>
              <w:sz w:val="20"/>
              <w:szCs w:val="20"/>
            </w:rPr>
            <w:t>Choose an item.</w:t>
          </w:r>
        </w:p>
      </w:docPartBody>
    </w:docPart>
    <w:docPart>
      <w:docPartPr>
        <w:name w:val="6755EFF4E888A44AB29C3DC8F2AF339C"/>
        <w:category>
          <w:name w:val="General"/>
          <w:gallery w:val="placeholder"/>
        </w:category>
        <w:types>
          <w:type w:val="bbPlcHdr"/>
        </w:types>
        <w:behaviors>
          <w:behavior w:val="content"/>
        </w:behaviors>
        <w:guid w:val="{027C4AC2-7C2C-D345-B62D-404DFC20C810}"/>
      </w:docPartPr>
      <w:docPartBody>
        <w:p w:rsidR="007037A3" w:rsidRDefault="007037A3">
          <w:pPr>
            <w:pStyle w:val="6755EFF4E888A44AB29C3DC8F2AF339C"/>
          </w:pPr>
          <w:r w:rsidRPr="00502F48">
            <w:rPr>
              <w:rStyle w:val="PlaceholderText"/>
              <w:sz w:val="20"/>
              <w:szCs w:val="20"/>
            </w:rPr>
            <w:t>Choose an item.</w:t>
          </w:r>
        </w:p>
      </w:docPartBody>
    </w:docPart>
    <w:docPart>
      <w:docPartPr>
        <w:name w:val="9D9119AF8F58D14DAE3F083166CBDD79"/>
        <w:category>
          <w:name w:val="General"/>
          <w:gallery w:val="placeholder"/>
        </w:category>
        <w:types>
          <w:type w:val="bbPlcHdr"/>
        </w:types>
        <w:behaviors>
          <w:behavior w:val="content"/>
        </w:behaviors>
        <w:guid w:val="{BF50A378-9E56-4947-B72D-19E20AFF558E}"/>
      </w:docPartPr>
      <w:docPartBody>
        <w:p w:rsidR="007037A3" w:rsidRDefault="007037A3">
          <w:pPr>
            <w:pStyle w:val="9D9119AF8F58D14DAE3F083166CBDD79"/>
          </w:pPr>
          <w:r w:rsidRPr="0070509E">
            <w:rPr>
              <w:rStyle w:val="PlaceholderText"/>
              <w:sz w:val="20"/>
              <w:szCs w:val="20"/>
            </w:rPr>
            <w:t>Click here to enter text.</w:t>
          </w:r>
        </w:p>
      </w:docPartBody>
    </w:docPart>
    <w:docPart>
      <w:docPartPr>
        <w:name w:val="DF8B6D894CB3DD42B5ED2E8FE6E372A5"/>
        <w:category>
          <w:name w:val="General"/>
          <w:gallery w:val="placeholder"/>
        </w:category>
        <w:types>
          <w:type w:val="bbPlcHdr"/>
        </w:types>
        <w:behaviors>
          <w:behavior w:val="content"/>
        </w:behaviors>
        <w:guid w:val="{9EC68752-9D63-3641-84C4-2D65FFE22E01}"/>
      </w:docPartPr>
      <w:docPartBody>
        <w:p w:rsidR="007037A3" w:rsidRDefault="007037A3">
          <w:pPr>
            <w:pStyle w:val="DF8B6D894CB3DD42B5ED2E8FE6E372A5"/>
          </w:pPr>
          <w:r w:rsidRPr="00502F48">
            <w:rPr>
              <w:rStyle w:val="PlaceholderText"/>
              <w:sz w:val="20"/>
              <w:szCs w:val="20"/>
            </w:rPr>
            <w:t>Choose an item.</w:t>
          </w:r>
        </w:p>
      </w:docPartBody>
    </w:docPart>
    <w:docPart>
      <w:docPartPr>
        <w:name w:val="C8E577FED1A5A44C8035A446BB246E25"/>
        <w:category>
          <w:name w:val="General"/>
          <w:gallery w:val="placeholder"/>
        </w:category>
        <w:types>
          <w:type w:val="bbPlcHdr"/>
        </w:types>
        <w:behaviors>
          <w:behavior w:val="content"/>
        </w:behaviors>
        <w:guid w:val="{F1A2D9AF-0F8D-3049-B24F-21A62EE77A0A}"/>
      </w:docPartPr>
      <w:docPartBody>
        <w:p w:rsidR="007037A3" w:rsidRDefault="007037A3">
          <w:pPr>
            <w:pStyle w:val="C8E577FED1A5A44C8035A446BB246E25"/>
          </w:pPr>
          <w:r w:rsidRPr="00502F48">
            <w:rPr>
              <w:rStyle w:val="PlaceholderText"/>
              <w:sz w:val="20"/>
              <w:szCs w:val="20"/>
            </w:rPr>
            <w:t>Choose an item.</w:t>
          </w:r>
        </w:p>
      </w:docPartBody>
    </w:docPart>
    <w:docPart>
      <w:docPartPr>
        <w:name w:val="799603E836803541BC2210754AA8340C"/>
        <w:category>
          <w:name w:val="General"/>
          <w:gallery w:val="placeholder"/>
        </w:category>
        <w:types>
          <w:type w:val="bbPlcHdr"/>
        </w:types>
        <w:behaviors>
          <w:behavior w:val="content"/>
        </w:behaviors>
        <w:guid w:val="{220A0C6D-A5C4-5D40-8779-3AC2E46F64BA}"/>
      </w:docPartPr>
      <w:docPartBody>
        <w:p w:rsidR="007037A3" w:rsidRDefault="007037A3">
          <w:pPr>
            <w:pStyle w:val="799603E836803541BC2210754AA8340C"/>
          </w:pPr>
          <w:r w:rsidRPr="0070509E">
            <w:rPr>
              <w:rStyle w:val="PlaceholderText"/>
              <w:sz w:val="20"/>
              <w:szCs w:val="20"/>
            </w:rPr>
            <w:t>Click here to enter text.</w:t>
          </w:r>
        </w:p>
      </w:docPartBody>
    </w:docPart>
    <w:docPart>
      <w:docPartPr>
        <w:name w:val="63DC8077293F524E95304A1FD6A88535"/>
        <w:category>
          <w:name w:val="General"/>
          <w:gallery w:val="placeholder"/>
        </w:category>
        <w:types>
          <w:type w:val="bbPlcHdr"/>
        </w:types>
        <w:behaviors>
          <w:behavior w:val="content"/>
        </w:behaviors>
        <w:guid w:val="{0E8018DA-B61E-044D-BD30-667B43FEF15C}"/>
      </w:docPartPr>
      <w:docPartBody>
        <w:p w:rsidR="007037A3" w:rsidRDefault="007037A3">
          <w:pPr>
            <w:pStyle w:val="63DC8077293F524E95304A1FD6A88535"/>
          </w:pPr>
          <w:r w:rsidRPr="00B15AC7">
            <w:rPr>
              <w:rStyle w:val="PlaceholderText"/>
              <w:sz w:val="20"/>
              <w:szCs w:val="20"/>
            </w:rPr>
            <w:t>Click here to enter text.</w:t>
          </w:r>
        </w:p>
      </w:docPartBody>
    </w:docPart>
    <w:docPart>
      <w:docPartPr>
        <w:name w:val="8182B4E38C63E44080481E4804DC4360"/>
        <w:category>
          <w:name w:val="General"/>
          <w:gallery w:val="placeholder"/>
        </w:category>
        <w:types>
          <w:type w:val="bbPlcHdr"/>
        </w:types>
        <w:behaviors>
          <w:behavior w:val="content"/>
        </w:behaviors>
        <w:guid w:val="{B5EFB17B-4E69-4A40-8F80-A0F6562A9C2A}"/>
      </w:docPartPr>
      <w:docPartBody>
        <w:p w:rsidR="007037A3" w:rsidRDefault="007037A3">
          <w:pPr>
            <w:pStyle w:val="8182B4E38C63E44080481E4804DC4360"/>
          </w:pPr>
          <w:r w:rsidRPr="00B15AC7">
            <w:rPr>
              <w:rStyle w:val="PlaceholderText"/>
              <w:sz w:val="20"/>
              <w:szCs w:val="20"/>
            </w:rPr>
            <w:t>Click here to enter text.</w:t>
          </w:r>
        </w:p>
      </w:docPartBody>
    </w:docPart>
    <w:docPart>
      <w:docPartPr>
        <w:name w:val="4E6037B29ECF0F48BA9BB9686748256B"/>
        <w:category>
          <w:name w:val="General"/>
          <w:gallery w:val="placeholder"/>
        </w:category>
        <w:types>
          <w:type w:val="bbPlcHdr"/>
        </w:types>
        <w:behaviors>
          <w:behavior w:val="content"/>
        </w:behaviors>
        <w:guid w:val="{6EEC8499-5A4B-6345-8B59-CB755B727445}"/>
      </w:docPartPr>
      <w:docPartBody>
        <w:p w:rsidR="007037A3" w:rsidRDefault="007037A3">
          <w:pPr>
            <w:pStyle w:val="4E6037B29ECF0F48BA9BB9686748256B"/>
          </w:pPr>
          <w:r w:rsidRPr="00B15AC7">
            <w:rPr>
              <w:rStyle w:val="PlaceholderText"/>
              <w:sz w:val="20"/>
              <w:szCs w:val="20"/>
            </w:rPr>
            <w:t>Click here to enter text.</w:t>
          </w:r>
        </w:p>
      </w:docPartBody>
    </w:docPart>
    <w:docPart>
      <w:docPartPr>
        <w:name w:val="C417FEC4D91DA842A7C722AA3C4271D5"/>
        <w:category>
          <w:name w:val="General"/>
          <w:gallery w:val="placeholder"/>
        </w:category>
        <w:types>
          <w:type w:val="bbPlcHdr"/>
        </w:types>
        <w:behaviors>
          <w:behavior w:val="content"/>
        </w:behaviors>
        <w:guid w:val="{BBB1201F-7103-2A46-8BE0-E9D90E3F6BED}"/>
      </w:docPartPr>
      <w:docPartBody>
        <w:p w:rsidR="007037A3" w:rsidRDefault="007037A3">
          <w:pPr>
            <w:pStyle w:val="C417FEC4D91DA842A7C722AA3C4271D5"/>
          </w:pPr>
          <w:r w:rsidRPr="00973FBC">
            <w:rPr>
              <w:rStyle w:val="PlaceholderText"/>
              <w:sz w:val="20"/>
              <w:szCs w:val="20"/>
            </w:rPr>
            <w:t>Enter a date.</w:t>
          </w:r>
        </w:p>
      </w:docPartBody>
    </w:docPart>
    <w:docPart>
      <w:docPartPr>
        <w:name w:val="31C996652CA727489665D27E8CA5D603"/>
        <w:category>
          <w:name w:val="General"/>
          <w:gallery w:val="placeholder"/>
        </w:category>
        <w:types>
          <w:type w:val="bbPlcHdr"/>
        </w:types>
        <w:behaviors>
          <w:behavior w:val="content"/>
        </w:behaviors>
        <w:guid w:val="{C27A283F-10E9-044A-8F9B-D6BA616F911C}"/>
      </w:docPartPr>
      <w:docPartBody>
        <w:p w:rsidR="007037A3" w:rsidRDefault="007037A3">
          <w:pPr>
            <w:pStyle w:val="31C996652CA727489665D27E8CA5D603"/>
          </w:pPr>
          <w:r w:rsidRPr="00B15AC7">
            <w:rPr>
              <w:rStyle w:val="PlaceholderText"/>
              <w:sz w:val="20"/>
              <w:szCs w:val="20"/>
            </w:rPr>
            <w:t>Click here to enter text.</w:t>
          </w:r>
        </w:p>
      </w:docPartBody>
    </w:docPart>
    <w:docPart>
      <w:docPartPr>
        <w:name w:val="D91D5CD058F21041B97E17C84119F3A6"/>
        <w:category>
          <w:name w:val="General"/>
          <w:gallery w:val="placeholder"/>
        </w:category>
        <w:types>
          <w:type w:val="bbPlcHdr"/>
        </w:types>
        <w:behaviors>
          <w:behavior w:val="content"/>
        </w:behaviors>
        <w:guid w:val="{5E9ECEC0-4844-2447-B6A2-05800D2348A5}"/>
      </w:docPartPr>
      <w:docPartBody>
        <w:p w:rsidR="007037A3" w:rsidRDefault="007037A3">
          <w:pPr>
            <w:pStyle w:val="D91D5CD058F21041B97E17C84119F3A6"/>
          </w:pPr>
          <w:r w:rsidRPr="00B15AC7">
            <w:rPr>
              <w:rStyle w:val="PlaceholderText"/>
              <w:sz w:val="20"/>
              <w:szCs w:val="20"/>
            </w:rPr>
            <w:t>Click here to enter text.</w:t>
          </w:r>
        </w:p>
      </w:docPartBody>
    </w:docPart>
    <w:docPart>
      <w:docPartPr>
        <w:name w:val="880D8901F8A75C4D9B44F155A0D0539C"/>
        <w:category>
          <w:name w:val="General"/>
          <w:gallery w:val="placeholder"/>
        </w:category>
        <w:types>
          <w:type w:val="bbPlcHdr"/>
        </w:types>
        <w:behaviors>
          <w:behavior w:val="content"/>
        </w:behaviors>
        <w:guid w:val="{22BAF5D9-EFC5-0644-B965-6FBAEEEBBF69}"/>
      </w:docPartPr>
      <w:docPartBody>
        <w:p w:rsidR="007037A3" w:rsidRDefault="007037A3">
          <w:pPr>
            <w:pStyle w:val="880D8901F8A75C4D9B44F155A0D0539C"/>
          </w:pPr>
          <w:r w:rsidRPr="00B15AC7">
            <w:rPr>
              <w:rStyle w:val="PlaceholderText"/>
              <w:sz w:val="20"/>
              <w:szCs w:val="20"/>
            </w:rPr>
            <w:t>Click here to enter text.</w:t>
          </w:r>
        </w:p>
      </w:docPartBody>
    </w:docPart>
    <w:docPart>
      <w:docPartPr>
        <w:name w:val="0A9BEAF54C95584284E097E89E7FBA0E"/>
        <w:category>
          <w:name w:val="General"/>
          <w:gallery w:val="placeholder"/>
        </w:category>
        <w:types>
          <w:type w:val="bbPlcHdr"/>
        </w:types>
        <w:behaviors>
          <w:behavior w:val="content"/>
        </w:behaviors>
        <w:guid w:val="{C674A17E-42F7-A74E-B1FE-6C7C536727F1}"/>
      </w:docPartPr>
      <w:docPartBody>
        <w:p w:rsidR="007037A3" w:rsidRDefault="007037A3">
          <w:pPr>
            <w:pStyle w:val="0A9BEAF54C95584284E097E89E7FBA0E"/>
          </w:pPr>
          <w:r w:rsidRPr="00973FBC">
            <w:rPr>
              <w:rStyle w:val="PlaceholderText"/>
              <w:sz w:val="20"/>
              <w:szCs w:val="20"/>
            </w:rPr>
            <w:t>Enter a date.</w:t>
          </w:r>
        </w:p>
      </w:docPartBody>
    </w:docPart>
    <w:docPart>
      <w:docPartPr>
        <w:name w:val="F7650B636B5E024D9C30C63BD6767B8A"/>
        <w:category>
          <w:name w:val="General"/>
          <w:gallery w:val="placeholder"/>
        </w:category>
        <w:types>
          <w:type w:val="bbPlcHdr"/>
        </w:types>
        <w:behaviors>
          <w:behavior w:val="content"/>
        </w:behaviors>
        <w:guid w:val="{EF44CA59-3743-E84C-9303-F7FB4A413E93}"/>
      </w:docPartPr>
      <w:docPartBody>
        <w:p w:rsidR="007037A3" w:rsidRDefault="007037A3">
          <w:pPr>
            <w:pStyle w:val="F7650B636B5E024D9C30C63BD6767B8A"/>
          </w:pPr>
          <w:r w:rsidRPr="00B15AC7">
            <w:rPr>
              <w:rStyle w:val="PlaceholderText"/>
              <w:sz w:val="20"/>
              <w:szCs w:val="20"/>
            </w:rPr>
            <w:t>Click here to enter text.</w:t>
          </w:r>
        </w:p>
      </w:docPartBody>
    </w:docPart>
    <w:docPart>
      <w:docPartPr>
        <w:name w:val="41FC35F92561104D9766DAB49EDD64E6"/>
        <w:category>
          <w:name w:val="General"/>
          <w:gallery w:val="placeholder"/>
        </w:category>
        <w:types>
          <w:type w:val="bbPlcHdr"/>
        </w:types>
        <w:behaviors>
          <w:behavior w:val="content"/>
        </w:behaviors>
        <w:guid w:val="{FDA82231-6C0F-ED41-8498-C1CF9D112E46}"/>
      </w:docPartPr>
      <w:docPartBody>
        <w:p w:rsidR="007037A3" w:rsidRDefault="007037A3">
          <w:pPr>
            <w:pStyle w:val="41FC35F92561104D9766DAB49EDD64E6"/>
          </w:pPr>
          <w:r w:rsidRPr="00B15AC7">
            <w:rPr>
              <w:rStyle w:val="PlaceholderText"/>
              <w:sz w:val="20"/>
              <w:szCs w:val="20"/>
            </w:rPr>
            <w:t>Choose an item.</w:t>
          </w:r>
        </w:p>
      </w:docPartBody>
    </w:docPart>
    <w:docPart>
      <w:docPartPr>
        <w:name w:val="71A694525566A7488A11DA4EDBFDEA5A"/>
        <w:category>
          <w:name w:val="General"/>
          <w:gallery w:val="placeholder"/>
        </w:category>
        <w:types>
          <w:type w:val="bbPlcHdr"/>
        </w:types>
        <w:behaviors>
          <w:behavior w:val="content"/>
        </w:behaviors>
        <w:guid w:val="{F98CCE96-44D6-0E4C-A0D1-969D22E6209A}"/>
      </w:docPartPr>
      <w:docPartBody>
        <w:p w:rsidR="007037A3" w:rsidRDefault="007037A3">
          <w:pPr>
            <w:pStyle w:val="71A694525566A7488A11DA4EDBFDEA5A"/>
          </w:pPr>
          <w:r w:rsidRPr="00B15AC7">
            <w:rPr>
              <w:rStyle w:val="PlaceholderText"/>
              <w:sz w:val="20"/>
              <w:szCs w:val="20"/>
            </w:rPr>
            <w:t>Click here to enter a date.</w:t>
          </w:r>
        </w:p>
      </w:docPartBody>
    </w:docPart>
    <w:docPart>
      <w:docPartPr>
        <w:name w:val="56DA6D730E2DD440958938412200AD1F"/>
        <w:category>
          <w:name w:val="General"/>
          <w:gallery w:val="placeholder"/>
        </w:category>
        <w:types>
          <w:type w:val="bbPlcHdr"/>
        </w:types>
        <w:behaviors>
          <w:behavior w:val="content"/>
        </w:behaviors>
        <w:guid w:val="{098C1F08-315D-F846-A2EB-36F396FC5604}"/>
      </w:docPartPr>
      <w:docPartBody>
        <w:p w:rsidR="007037A3" w:rsidRDefault="007037A3">
          <w:pPr>
            <w:pStyle w:val="56DA6D730E2DD440958938412200AD1F"/>
          </w:pPr>
          <w:r w:rsidRPr="00B15AC7">
            <w:rPr>
              <w:rStyle w:val="PlaceholderText"/>
              <w:sz w:val="20"/>
              <w:szCs w:val="20"/>
            </w:rPr>
            <w:t>Choose an item.</w:t>
          </w:r>
        </w:p>
      </w:docPartBody>
    </w:docPart>
    <w:docPart>
      <w:docPartPr>
        <w:name w:val="2942005835CA214D89E7FB9E3EC9AF94"/>
        <w:category>
          <w:name w:val="General"/>
          <w:gallery w:val="placeholder"/>
        </w:category>
        <w:types>
          <w:type w:val="bbPlcHdr"/>
        </w:types>
        <w:behaviors>
          <w:behavior w:val="content"/>
        </w:behaviors>
        <w:guid w:val="{BE271BF3-E7B5-3F4A-9F80-C41F9C48D199}"/>
      </w:docPartPr>
      <w:docPartBody>
        <w:p w:rsidR="007037A3" w:rsidRDefault="007037A3">
          <w:pPr>
            <w:pStyle w:val="2942005835CA214D89E7FB9E3EC9AF94"/>
          </w:pPr>
          <w:r w:rsidRPr="00B15AC7">
            <w:rPr>
              <w:rStyle w:val="PlaceholderText"/>
              <w:sz w:val="20"/>
              <w:szCs w:val="20"/>
            </w:rPr>
            <w:t>Choose an item.</w:t>
          </w:r>
        </w:p>
      </w:docPartBody>
    </w:docPart>
    <w:docPart>
      <w:docPartPr>
        <w:name w:val="E59741C23C4C874883AE2143F9DA78A4"/>
        <w:category>
          <w:name w:val="General"/>
          <w:gallery w:val="placeholder"/>
        </w:category>
        <w:types>
          <w:type w:val="bbPlcHdr"/>
        </w:types>
        <w:behaviors>
          <w:behavior w:val="content"/>
        </w:behaviors>
        <w:guid w:val="{8E3BEE10-70D1-E24C-8AA7-84FBB33D5CFF}"/>
      </w:docPartPr>
      <w:docPartBody>
        <w:p w:rsidR="007037A3" w:rsidRDefault="007037A3">
          <w:pPr>
            <w:pStyle w:val="E59741C23C4C874883AE2143F9DA78A4"/>
          </w:pPr>
          <w:r w:rsidRPr="00B15AC7">
            <w:rPr>
              <w:rStyle w:val="PlaceholderText"/>
              <w:sz w:val="20"/>
              <w:szCs w:val="20"/>
            </w:rPr>
            <w:t>Click here to enter text.</w:t>
          </w:r>
        </w:p>
      </w:docPartBody>
    </w:docPart>
    <w:docPart>
      <w:docPartPr>
        <w:name w:val="749FA895F354224A9ACD655C86027C42"/>
        <w:category>
          <w:name w:val="General"/>
          <w:gallery w:val="placeholder"/>
        </w:category>
        <w:types>
          <w:type w:val="bbPlcHdr"/>
        </w:types>
        <w:behaviors>
          <w:behavior w:val="content"/>
        </w:behaviors>
        <w:guid w:val="{BFB1E346-F13D-D340-9DA4-DDE316EFC951}"/>
      </w:docPartPr>
      <w:docPartBody>
        <w:p w:rsidR="007037A3" w:rsidRDefault="007037A3">
          <w:pPr>
            <w:pStyle w:val="749FA895F354224A9ACD655C86027C42"/>
          </w:pPr>
          <w:r w:rsidRPr="00B15AC7">
            <w:rPr>
              <w:rStyle w:val="PlaceholderText"/>
              <w:sz w:val="20"/>
              <w:szCs w:val="20"/>
            </w:rPr>
            <w:t>Click here to enter text.</w:t>
          </w:r>
        </w:p>
      </w:docPartBody>
    </w:docPart>
    <w:docPart>
      <w:docPartPr>
        <w:name w:val="E82F92905C5DC24CA91DAF8926D9B550"/>
        <w:category>
          <w:name w:val="General"/>
          <w:gallery w:val="placeholder"/>
        </w:category>
        <w:types>
          <w:type w:val="bbPlcHdr"/>
        </w:types>
        <w:behaviors>
          <w:behavior w:val="content"/>
        </w:behaviors>
        <w:guid w:val="{892806DB-601D-D749-9444-4ADF995D993C}"/>
      </w:docPartPr>
      <w:docPartBody>
        <w:p w:rsidR="007037A3" w:rsidRDefault="007037A3">
          <w:pPr>
            <w:pStyle w:val="E82F92905C5DC24CA91DAF8926D9B550"/>
          </w:pPr>
          <w:r w:rsidRPr="00B15AC7">
            <w:rPr>
              <w:rStyle w:val="PlaceholderText"/>
              <w:sz w:val="20"/>
              <w:szCs w:val="20"/>
            </w:rPr>
            <w:t>Choose an item.</w:t>
          </w:r>
        </w:p>
      </w:docPartBody>
    </w:docPart>
    <w:docPart>
      <w:docPartPr>
        <w:name w:val="3FB31D8E1C0CB5488531981FB06FD3BB"/>
        <w:category>
          <w:name w:val="General"/>
          <w:gallery w:val="placeholder"/>
        </w:category>
        <w:types>
          <w:type w:val="bbPlcHdr"/>
        </w:types>
        <w:behaviors>
          <w:behavior w:val="content"/>
        </w:behaviors>
        <w:guid w:val="{6F7BC900-2DA7-1C4F-945B-C782ED6EE87C}"/>
      </w:docPartPr>
      <w:docPartBody>
        <w:p w:rsidR="007037A3" w:rsidRDefault="007037A3">
          <w:pPr>
            <w:pStyle w:val="3FB31D8E1C0CB5488531981FB06FD3BB"/>
          </w:pPr>
          <w:r w:rsidRPr="00B15AC7">
            <w:rPr>
              <w:rStyle w:val="PlaceholderText"/>
              <w:sz w:val="20"/>
              <w:szCs w:val="20"/>
            </w:rPr>
            <w:t>Click here to enter a date.</w:t>
          </w:r>
        </w:p>
      </w:docPartBody>
    </w:docPart>
    <w:docPart>
      <w:docPartPr>
        <w:name w:val="B3EFD7B9C0E213419737B2F5DFD9CF2E"/>
        <w:category>
          <w:name w:val="General"/>
          <w:gallery w:val="placeholder"/>
        </w:category>
        <w:types>
          <w:type w:val="bbPlcHdr"/>
        </w:types>
        <w:behaviors>
          <w:behavior w:val="content"/>
        </w:behaviors>
        <w:guid w:val="{4206CBA2-EBB5-9A4D-B3E6-E55E8C23AAA2}"/>
      </w:docPartPr>
      <w:docPartBody>
        <w:p w:rsidR="007037A3" w:rsidRDefault="007037A3">
          <w:pPr>
            <w:pStyle w:val="B3EFD7B9C0E213419737B2F5DFD9CF2E"/>
          </w:pPr>
          <w:r w:rsidRPr="00B15AC7">
            <w:rPr>
              <w:rStyle w:val="PlaceholderText"/>
              <w:sz w:val="20"/>
              <w:szCs w:val="20"/>
            </w:rPr>
            <w:t>Choose an item.</w:t>
          </w:r>
        </w:p>
      </w:docPartBody>
    </w:docPart>
    <w:docPart>
      <w:docPartPr>
        <w:name w:val="F254721E7F49EC4D8B7238E64644ED9C"/>
        <w:category>
          <w:name w:val="General"/>
          <w:gallery w:val="placeholder"/>
        </w:category>
        <w:types>
          <w:type w:val="bbPlcHdr"/>
        </w:types>
        <w:behaviors>
          <w:behavior w:val="content"/>
        </w:behaviors>
        <w:guid w:val="{ED9F83D0-E72E-CE4F-98DD-5E4F75B53CD2}"/>
      </w:docPartPr>
      <w:docPartBody>
        <w:p w:rsidR="007037A3" w:rsidRDefault="007037A3">
          <w:pPr>
            <w:pStyle w:val="F254721E7F49EC4D8B7238E64644ED9C"/>
          </w:pPr>
          <w:r w:rsidRPr="00B15AC7">
            <w:rPr>
              <w:rStyle w:val="PlaceholderText"/>
              <w:sz w:val="20"/>
              <w:szCs w:val="20"/>
            </w:rPr>
            <w:t>Choose an item.</w:t>
          </w:r>
        </w:p>
      </w:docPartBody>
    </w:docPart>
    <w:docPart>
      <w:docPartPr>
        <w:name w:val="D464198AF5DCD14B8C2E1983B222774A"/>
        <w:category>
          <w:name w:val="General"/>
          <w:gallery w:val="placeholder"/>
        </w:category>
        <w:types>
          <w:type w:val="bbPlcHdr"/>
        </w:types>
        <w:behaviors>
          <w:behavior w:val="content"/>
        </w:behaviors>
        <w:guid w:val="{6806FF16-D9EA-EF4C-B010-DA46ED5A785A}"/>
      </w:docPartPr>
      <w:docPartBody>
        <w:p w:rsidR="007037A3" w:rsidRDefault="007037A3">
          <w:pPr>
            <w:pStyle w:val="D464198AF5DCD14B8C2E1983B222774A"/>
          </w:pPr>
          <w:r w:rsidRPr="00B15AC7">
            <w:rPr>
              <w:rStyle w:val="PlaceholderText"/>
              <w:sz w:val="20"/>
              <w:szCs w:val="20"/>
            </w:rPr>
            <w:t>Click here to enter text.</w:t>
          </w:r>
        </w:p>
      </w:docPartBody>
    </w:docPart>
    <w:docPart>
      <w:docPartPr>
        <w:name w:val="6D2635E130898440A9CAC349585986B6"/>
        <w:category>
          <w:name w:val="General"/>
          <w:gallery w:val="placeholder"/>
        </w:category>
        <w:types>
          <w:type w:val="bbPlcHdr"/>
        </w:types>
        <w:behaviors>
          <w:behavior w:val="content"/>
        </w:behaviors>
        <w:guid w:val="{9D57070A-C82A-7348-96F5-CB8BF7CE9580}"/>
      </w:docPartPr>
      <w:docPartBody>
        <w:p w:rsidR="007037A3" w:rsidRDefault="007037A3">
          <w:pPr>
            <w:pStyle w:val="6D2635E130898440A9CAC349585986B6"/>
          </w:pPr>
          <w:r w:rsidRPr="00B15AC7">
            <w:rPr>
              <w:rStyle w:val="PlaceholderText"/>
              <w:sz w:val="20"/>
              <w:szCs w:val="20"/>
            </w:rPr>
            <w:t>Click here to enter text.</w:t>
          </w:r>
        </w:p>
      </w:docPartBody>
    </w:docPart>
    <w:docPart>
      <w:docPartPr>
        <w:name w:val="BB4589BB2A3EAF4FB4E8082420A7A686"/>
        <w:category>
          <w:name w:val="General"/>
          <w:gallery w:val="placeholder"/>
        </w:category>
        <w:types>
          <w:type w:val="bbPlcHdr"/>
        </w:types>
        <w:behaviors>
          <w:behavior w:val="content"/>
        </w:behaviors>
        <w:guid w:val="{D9205803-2B61-8247-B671-6FF01035F219}"/>
      </w:docPartPr>
      <w:docPartBody>
        <w:p w:rsidR="007037A3" w:rsidRDefault="007037A3">
          <w:pPr>
            <w:pStyle w:val="BB4589BB2A3EAF4FB4E8082420A7A686"/>
          </w:pPr>
          <w:r w:rsidRPr="00B15AC7">
            <w:rPr>
              <w:rStyle w:val="PlaceholderText"/>
              <w:sz w:val="20"/>
              <w:szCs w:val="20"/>
            </w:rPr>
            <w:t>Choose an item.</w:t>
          </w:r>
        </w:p>
      </w:docPartBody>
    </w:docPart>
    <w:docPart>
      <w:docPartPr>
        <w:name w:val="0A9B1A3F5BF8AD47B311C7DA7E5A0F23"/>
        <w:category>
          <w:name w:val="General"/>
          <w:gallery w:val="placeholder"/>
        </w:category>
        <w:types>
          <w:type w:val="bbPlcHdr"/>
        </w:types>
        <w:behaviors>
          <w:behavior w:val="content"/>
        </w:behaviors>
        <w:guid w:val="{B4228B8E-D355-F14C-8200-E65B3F5F0689}"/>
      </w:docPartPr>
      <w:docPartBody>
        <w:p w:rsidR="007037A3" w:rsidRDefault="007037A3">
          <w:pPr>
            <w:pStyle w:val="0A9B1A3F5BF8AD47B311C7DA7E5A0F23"/>
          </w:pPr>
          <w:r w:rsidRPr="00B15AC7">
            <w:rPr>
              <w:rStyle w:val="PlaceholderText"/>
              <w:sz w:val="20"/>
              <w:szCs w:val="20"/>
            </w:rPr>
            <w:t>Click here to enter a date.</w:t>
          </w:r>
        </w:p>
      </w:docPartBody>
    </w:docPart>
    <w:docPart>
      <w:docPartPr>
        <w:name w:val="B7D7F912B8D9684C873D9B286CE98824"/>
        <w:category>
          <w:name w:val="General"/>
          <w:gallery w:val="placeholder"/>
        </w:category>
        <w:types>
          <w:type w:val="bbPlcHdr"/>
        </w:types>
        <w:behaviors>
          <w:behavior w:val="content"/>
        </w:behaviors>
        <w:guid w:val="{9290A059-1E0C-D748-9B12-A9E0F947CABF}"/>
      </w:docPartPr>
      <w:docPartBody>
        <w:p w:rsidR="007037A3" w:rsidRDefault="007037A3">
          <w:pPr>
            <w:pStyle w:val="B7D7F912B8D9684C873D9B286CE98824"/>
          </w:pPr>
          <w:r w:rsidRPr="00B15AC7">
            <w:rPr>
              <w:rStyle w:val="PlaceholderText"/>
              <w:sz w:val="20"/>
              <w:szCs w:val="20"/>
            </w:rPr>
            <w:t>Choose an item.</w:t>
          </w:r>
        </w:p>
      </w:docPartBody>
    </w:docPart>
    <w:docPart>
      <w:docPartPr>
        <w:name w:val="60B8DA6AE1C6A546865EF4734DBDFE54"/>
        <w:category>
          <w:name w:val="General"/>
          <w:gallery w:val="placeholder"/>
        </w:category>
        <w:types>
          <w:type w:val="bbPlcHdr"/>
        </w:types>
        <w:behaviors>
          <w:behavior w:val="content"/>
        </w:behaviors>
        <w:guid w:val="{0263544C-9CA9-3F41-8545-91F95B3897ED}"/>
      </w:docPartPr>
      <w:docPartBody>
        <w:p w:rsidR="007037A3" w:rsidRDefault="007037A3">
          <w:pPr>
            <w:pStyle w:val="60B8DA6AE1C6A546865EF4734DBDFE54"/>
          </w:pPr>
          <w:r w:rsidRPr="00B15AC7">
            <w:rPr>
              <w:rStyle w:val="PlaceholderText"/>
              <w:sz w:val="20"/>
              <w:szCs w:val="20"/>
            </w:rPr>
            <w:t>Choose an item.</w:t>
          </w:r>
        </w:p>
      </w:docPartBody>
    </w:docPart>
    <w:docPart>
      <w:docPartPr>
        <w:name w:val="FA9995ED3D70AB4C9840917A5106657C"/>
        <w:category>
          <w:name w:val="General"/>
          <w:gallery w:val="placeholder"/>
        </w:category>
        <w:types>
          <w:type w:val="bbPlcHdr"/>
        </w:types>
        <w:behaviors>
          <w:behavior w:val="content"/>
        </w:behaviors>
        <w:guid w:val="{125F7A25-9A41-DF49-A455-5D89C8B89186}"/>
      </w:docPartPr>
      <w:docPartBody>
        <w:p w:rsidR="007037A3" w:rsidRDefault="007037A3">
          <w:pPr>
            <w:pStyle w:val="FA9995ED3D70AB4C9840917A5106657C"/>
          </w:pPr>
          <w:r w:rsidRPr="00B15AC7">
            <w:rPr>
              <w:rStyle w:val="PlaceholderText"/>
              <w:sz w:val="20"/>
              <w:szCs w:val="20"/>
            </w:rPr>
            <w:t>Click here to enter text.</w:t>
          </w:r>
        </w:p>
      </w:docPartBody>
    </w:docPart>
    <w:docPart>
      <w:docPartPr>
        <w:name w:val="77636615B8C4E2458F400A4C847E7779"/>
        <w:category>
          <w:name w:val="General"/>
          <w:gallery w:val="placeholder"/>
        </w:category>
        <w:types>
          <w:type w:val="bbPlcHdr"/>
        </w:types>
        <w:behaviors>
          <w:behavior w:val="content"/>
        </w:behaviors>
        <w:guid w:val="{C0F62024-534A-E14E-BE80-3EF6E101053F}"/>
      </w:docPartPr>
      <w:docPartBody>
        <w:p w:rsidR="007037A3" w:rsidRDefault="007037A3">
          <w:pPr>
            <w:pStyle w:val="77636615B8C4E2458F400A4C847E7779"/>
          </w:pPr>
          <w:r w:rsidRPr="00B15AC7">
            <w:rPr>
              <w:rFonts w:ascii="Calibri" w:eastAsia="Calibri" w:hAnsi="Calibri" w:cs="Times New Roman"/>
              <w:color w:val="808080"/>
              <w:sz w:val="20"/>
              <w:szCs w:val="20"/>
            </w:rPr>
            <w:t>Click here to enter text.</w:t>
          </w:r>
        </w:p>
      </w:docPartBody>
    </w:docPart>
    <w:docPart>
      <w:docPartPr>
        <w:name w:val="35225B0A2A7FAF468F89FA52A0540DE9"/>
        <w:category>
          <w:name w:val="General"/>
          <w:gallery w:val="placeholder"/>
        </w:category>
        <w:types>
          <w:type w:val="bbPlcHdr"/>
        </w:types>
        <w:behaviors>
          <w:behavior w:val="content"/>
        </w:behaviors>
        <w:guid w:val="{6B30A931-EFCD-AC4F-B5A2-272F08CC003F}"/>
      </w:docPartPr>
      <w:docPartBody>
        <w:p w:rsidR="007037A3" w:rsidRDefault="007037A3">
          <w:pPr>
            <w:pStyle w:val="35225B0A2A7FAF468F89FA52A0540DE9"/>
          </w:pPr>
          <w:r w:rsidRPr="00B15AC7">
            <w:rPr>
              <w:rFonts w:ascii="Calibri" w:eastAsia="Calibri" w:hAnsi="Calibri" w:cs="Times New Roman"/>
              <w:color w:val="808080"/>
              <w:sz w:val="20"/>
              <w:szCs w:val="20"/>
            </w:rPr>
            <w:t>Click here to enter text.</w:t>
          </w:r>
        </w:p>
      </w:docPartBody>
    </w:docPart>
    <w:docPart>
      <w:docPartPr>
        <w:name w:val="10724CFB1054164599DF090C56BDCF0C"/>
        <w:category>
          <w:name w:val="General"/>
          <w:gallery w:val="placeholder"/>
        </w:category>
        <w:types>
          <w:type w:val="bbPlcHdr"/>
        </w:types>
        <w:behaviors>
          <w:behavior w:val="content"/>
        </w:behaviors>
        <w:guid w:val="{4FB6AE09-C729-DE47-AAC5-F601F2E6EAD8}"/>
      </w:docPartPr>
      <w:docPartBody>
        <w:p w:rsidR="007037A3" w:rsidRDefault="007037A3">
          <w:pPr>
            <w:pStyle w:val="10724CFB1054164599DF090C56BDCF0C"/>
          </w:pPr>
          <w:r w:rsidRPr="00B15AC7">
            <w:rPr>
              <w:rFonts w:ascii="Calibri" w:eastAsia="Calibri" w:hAnsi="Calibri" w:cs="Times New Roman"/>
              <w:color w:val="808080"/>
              <w:sz w:val="20"/>
              <w:szCs w:val="20"/>
            </w:rPr>
            <w:t>Click here to enter text.</w:t>
          </w:r>
        </w:p>
      </w:docPartBody>
    </w:docPart>
    <w:docPart>
      <w:docPartPr>
        <w:name w:val="3DA8CA7CC325664CB111BE1F55326F60"/>
        <w:category>
          <w:name w:val="General"/>
          <w:gallery w:val="placeholder"/>
        </w:category>
        <w:types>
          <w:type w:val="bbPlcHdr"/>
        </w:types>
        <w:behaviors>
          <w:behavior w:val="content"/>
        </w:behaviors>
        <w:guid w:val="{F823E6F0-CCF8-0C4E-8CA4-E9AD6230FEC2}"/>
      </w:docPartPr>
      <w:docPartBody>
        <w:p w:rsidR="007037A3" w:rsidRDefault="007037A3">
          <w:pPr>
            <w:pStyle w:val="3DA8CA7CC325664CB111BE1F55326F60"/>
          </w:pPr>
          <w:r w:rsidRPr="00B15AC7">
            <w:rPr>
              <w:rFonts w:ascii="Calibri" w:eastAsia="Calibri" w:hAnsi="Calibri" w:cs="Times New Roman"/>
              <w:color w:val="808080"/>
              <w:sz w:val="20"/>
              <w:szCs w:val="20"/>
            </w:rPr>
            <w:t>Click here to enter text.</w:t>
          </w:r>
        </w:p>
      </w:docPartBody>
    </w:docPart>
    <w:docPart>
      <w:docPartPr>
        <w:name w:val="E13D4DBAE5E6CA449591607A5AE88903"/>
        <w:category>
          <w:name w:val="General"/>
          <w:gallery w:val="placeholder"/>
        </w:category>
        <w:types>
          <w:type w:val="bbPlcHdr"/>
        </w:types>
        <w:behaviors>
          <w:behavior w:val="content"/>
        </w:behaviors>
        <w:guid w:val="{6D59882A-4A74-874E-A9F7-E813B576D44D}"/>
      </w:docPartPr>
      <w:docPartBody>
        <w:p w:rsidR="007037A3" w:rsidRDefault="007037A3">
          <w:pPr>
            <w:pStyle w:val="E13D4DBAE5E6CA449591607A5AE88903"/>
          </w:pPr>
          <w:r w:rsidRPr="00B15AC7">
            <w:rPr>
              <w:rFonts w:ascii="Calibri" w:eastAsia="Calibri" w:hAnsi="Calibri" w:cs="Times New Roman"/>
              <w:color w:val="808080"/>
              <w:sz w:val="20"/>
              <w:szCs w:val="20"/>
            </w:rPr>
            <w:t>Click here to enter text.</w:t>
          </w:r>
        </w:p>
      </w:docPartBody>
    </w:docPart>
    <w:docPart>
      <w:docPartPr>
        <w:name w:val="0A02ED3E0BE0FC458C4FEC25CE9BC551"/>
        <w:category>
          <w:name w:val="General"/>
          <w:gallery w:val="placeholder"/>
        </w:category>
        <w:types>
          <w:type w:val="bbPlcHdr"/>
        </w:types>
        <w:behaviors>
          <w:behavior w:val="content"/>
        </w:behaviors>
        <w:guid w:val="{3744C50F-DE71-174D-986C-0A92F95C6AF3}"/>
      </w:docPartPr>
      <w:docPartBody>
        <w:p w:rsidR="007037A3" w:rsidRDefault="007037A3">
          <w:pPr>
            <w:pStyle w:val="0A02ED3E0BE0FC458C4FEC25CE9BC551"/>
          </w:pPr>
          <w:r w:rsidRPr="00D2482F">
            <w:rPr>
              <w:rStyle w:val="PlaceholderText"/>
              <w:sz w:val="20"/>
              <w:szCs w:val="20"/>
            </w:rPr>
            <w:t>Click here to enter text.</w:t>
          </w:r>
        </w:p>
      </w:docPartBody>
    </w:docPart>
    <w:docPart>
      <w:docPartPr>
        <w:name w:val="F7479FA8A675C3419F466084066E2693"/>
        <w:category>
          <w:name w:val="General"/>
          <w:gallery w:val="placeholder"/>
        </w:category>
        <w:types>
          <w:type w:val="bbPlcHdr"/>
        </w:types>
        <w:behaviors>
          <w:behavior w:val="content"/>
        </w:behaviors>
        <w:guid w:val="{C3B7D7CF-B25C-D040-ACCA-FAE977094B3C}"/>
      </w:docPartPr>
      <w:docPartBody>
        <w:p w:rsidR="007037A3" w:rsidRDefault="007037A3">
          <w:pPr>
            <w:pStyle w:val="F7479FA8A675C3419F466084066E2693"/>
          </w:pPr>
          <w:r w:rsidRPr="00D2482F">
            <w:rPr>
              <w:rStyle w:val="PlaceholderText"/>
              <w:sz w:val="20"/>
              <w:szCs w:val="20"/>
            </w:rPr>
            <w:t>Click here to enter text.</w:t>
          </w:r>
        </w:p>
      </w:docPartBody>
    </w:docPart>
    <w:docPart>
      <w:docPartPr>
        <w:name w:val="255FF730E24DD7419036BE2CCA5C9D2A"/>
        <w:category>
          <w:name w:val="General"/>
          <w:gallery w:val="placeholder"/>
        </w:category>
        <w:types>
          <w:type w:val="bbPlcHdr"/>
        </w:types>
        <w:behaviors>
          <w:behavior w:val="content"/>
        </w:behaviors>
        <w:guid w:val="{76E5B339-C5FC-9049-AECD-E5F2563C16A4}"/>
      </w:docPartPr>
      <w:docPartBody>
        <w:p w:rsidR="007037A3" w:rsidRDefault="007037A3">
          <w:pPr>
            <w:pStyle w:val="255FF730E24DD7419036BE2CCA5C9D2A"/>
          </w:pPr>
          <w:r>
            <w:rPr>
              <w:rStyle w:val="PlaceholderText"/>
              <w:sz w:val="20"/>
              <w:szCs w:val="20"/>
            </w:rPr>
            <w:t>Enter Cost</w:t>
          </w:r>
        </w:p>
      </w:docPartBody>
    </w:docPart>
    <w:docPart>
      <w:docPartPr>
        <w:name w:val="0C81EF982ADA644B8928F589A7BF7417"/>
        <w:category>
          <w:name w:val="General"/>
          <w:gallery w:val="placeholder"/>
        </w:category>
        <w:types>
          <w:type w:val="bbPlcHdr"/>
        </w:types>
        <w:behaviors>
          <w:behavior w:val="content"/>
        </w:behaviors>
        <w:guid w:val="{467A4A0B-91BE-724A-99D3-BA988BD1119C}"/>
      </w:docPartPr>
      <w:docPartBody>
        <w:p w:rsidR="007037A3" w:rsidRDefault="007037A3">
          <w:pPr>
            <w:pStyle w:val="0C81EF982ADA644B8928F589A7BF7417"/>
          </w:pPr>
          <w:r>
            <w:rPr>
              <w:rStyle w:val="PlaceholderText"/>
              <w:sz w:val="20"/>
              <w:szCs w:val="20"/>
            </w:rPr>
            <w:t>Enter Cost</w:t>
          </w:r>
        </w:p>
      </w:docPartBody>
    </w:docPart>
    <w:docPart>
      <w:docPartPr>
        <w:name w:val="3C8943D60ADA4043B9F83B15893C1402"/>
        <w:category>
          <w:name w:val="General"/>
          <w:gallery w:val="placeholder"/>
        </w:category>
        <w:types>
          <w:type w:val="bbPlcHdr"/>
        </w:types>
        <w:behaviors>
          <w:behavior w:val="content"/>
        </w:behaviors>
        <w:guid w:val="{99B881A0-2E8F-AC49-8B81-B08E1FDBB86A}"/>
      </w:docPartPr>
      <w:docPartBody>
        <w:p w:rsidR="007037A3" w:rsidRDefault="007037A3">
          <w:pPr>
            <w:pStyle w:val="3C8943D60ADA4043B9F83B15893C1402"/>
          </w:pPr>
          <w:r>
            <w:rPr>
              <w:rStyle w:val="PlaceholderText"/>
              <w:sz w:val="20"/>
              <w:szCs w:val="20"/>
            </w:rPr>
            <w:t>Enter Cost</w:t>
          </w:r>
        </w:p>
      </w:docPartBody>
    </w:docPart>
    <w:docPart>
      <w:docPartPr>
        <w:name w:val="2273FB2B3DBA83469E1EFFB6F3224039"/>
        <w:category>
          <w:name w:val="General"/>
          <w:gallery w:val="placeholder"/>
        </w:category>
        <w:types>
          <w:type w:val="bbPlcHdr"/>
        </w:types>
        <w:behaviors>
          <w:behavior w:val="content"/>
        </w:behaviors>
        <w:guid w:val="{ABD53F50-11B2-9A40-B336-462A5AB7DA63}"/>
      </w:docPartPr>
      <w:docPartBody>
        <w:p w:rsidR="007037A3" w:rsidRDefault="007037A3">
          <w:pPr>
            <w:pStyle w:val="2273FB2B3DBA83469E1EFFB6F3224039"/>
          </w:pPr>
          <w:r>
            <w:rPr>
              <w:rStyle w:val="PlaceholderText"/>
              <w:sz w:val="20"/>
              <w:szCs w:val="20"/>
            </w:rPr>
            <w:t>Enter Cost</w:t>
          </w:r>
        </w:p>
      </w:docPartBody>
    </w:docPart>
    <w:docPart>
      <w:docPartPr>
        <w:name w:val="9B79A7FAE7BE8E49A812A81992A4715E"/>
        <w:category>
          <w:name w:val="General"/>
          <w:gallery w:val="placeholder"/>
        </w:category>
        <w:types>
          <w:type w:val="bbPlcHdr"/>
        </w:types>
        <w:behaviors>
          <w:behavior w:val="content"/>
        </w:behaviors>
        <w:guid w:val="{8E7029FB-7635-274B-84DD-4323E4077C99}"/>
      </w:docPartPr>
      <w:docPartBody>
        <w:p w:rsidR="007037A3" w:rsidRDefault="007037A3">
          <w:pPr>
            <w:pStyle w:val="9B79A7FAE7BE8E49A812A81992A4715E"/>
          </w:pPr>
          <w:r>
            <w:rPr>
              <w:rStyle w:val="PlaceholderText"/>
              <w:sz w:val="20"/>
              <w:szCs w:val="20"/>
            </w:rPr>
            <w:t>Enter Cost</w:t>
          </w:r>
        </w:p>
      </w:docPartBody>
    </w:docPart>
    <w:docPart>
      <w:docPartPr>
        <w:name w:val="7F3AE315FC5A2C41A5F7047D4C4232D4"/>
        <w:category>
          <w:name w:val="General"/>
          <w:gallery w:val="placeholder"/>
        </w:category>
        <w:types>
          <w:type w:val="bbPlcHdr"/>
        </w:types>
        <w:behaviors>
          <w:behavior w:val="content"/>
        </w:behaviors>
        <w:guid w:val="{25FDB955-47FE-C647-8AB5-D4709FFE4BFA}"/>
      </w:docPartPr>
      <w:docPartBody>
        <w:p w:rsidR="007037A3" w:rsidRDefault="007037A3">
          <w:pPr>
            <w:pStyle w:val="7F3AE315FC5A2C41A5F7047D4C4232D4"/>
          </w:pPr>
          <w:r w:rsidRPr="00954175">
            <w:rPr>
              <w:rStyle w:val="PlaceholderText"/>
              <w:sz w:val="20"/>
              <w:szCs w:val="20"/>
            </w:rPr>
            <w:t>Click here to enter text.</w:t>
          </w:r>
        </w:p>
      </w:docPartBody>
    </w:docPart>
    <w:docPart>
      <w:docPartPr>
        <w:name w:val="A7974D62343192488272F047681D0D5B"/>
        <w:category>
          <w:name w:val="General"/>
          <w:gallery w:val="placeholder"/>
        </w:category>
        <w:types>
          <w:type w:val="bbPlcHdr"/>
        </w:types>
        <w:behaviors>
          <w:behavior w:val="content"/>
        </w:behaviors>
        <w:guid w:val="{3F683BD6-46EB-244E-9A7E-A79226433BD3}"/>
      </w:docPartPr>
      <w:docPartBody>
        <w:p w:rsidR="007037A3" w:rsidRDefault="007037A3">
          <w:pPr>
            <w:pStyle w:val="A7974D62343192488272F047681D0D5B"/>
          </w:pPr>
          <w:r w:rsidRPr="00954175">
            <w:rPr>
              <w:rStyle w:val="PlaceholderText"/>
              <w:sz w:val="20"/>
              <w:szCs w:val="20"/>
            </w:rPr>
            <w:t>Click here to enter text.</w:t>
          </w:r>
        </w:p>
      </w:docPartBody>
    </w:docPart>
    <w:docPart>
      <w:docPartPr>
        <w:name w:val="8F87545CF79A8848916D79757ECF2767"/>
        <w:category>
          <w:name w:val="General"/>
          <w:gallery w:val="placeholder"/>
        </w:category>
        <w:types>
          <w:type w:val="bbPlcHdr"/>
        </w:types>
        <w:behaviors>
          <w:behavior w:val="content"/>
        </w:behaviors>
        <w:guid w:val="{298D4A81-2C17-2B4B-8008-E75676770231}"/>
      </w:docPartPr>
      <w:docPartBody>
        <w:p w:rsidR="007037A3" w:rsidRDefault="007037A3">
          <w:pPr>
            <w:pStyle w:val="8F87545CF79A8848916D79757ECF2767"/>
          </w:pPr>
          <w:r w:rsidRPr="00954175">
            <w:rPr>
              <w:rStyle w:val="PlaceholderText"/>
              <w:sz w:val="20"/>
              <w:szCs w:val="20"/>
            </w:rPr>
            <w:t>Choose an item.</w:t>
          </w:r>
        </w:p>
      </w:docPartBody>
    </w:docPart>
    <w:docPart>
      <w:docPartPr>
        <w:name w:val="48DE6D6408871448831B0E2A79925B93"/>
        <w:category>
          <w:name w:val="General"/>
          <w:gallery w:val="placeholder"/>
        </w:category>
        <w:types>
          <w:type w:val="bbPlcHdr"/>
        </w:types>
        <w:behaviors>
          <w:behavior w:val="content"/>
        </w:behaviors>
        <w:guid w:val="{B876F484-6BC4-594E-BA5F-2C3B46F86F19}"/>
      </w:docPartPr>
      <w:docPartBody>
        <w:p w:rsidR="007037A3" w:rsidRDefault="007037A3">
          <w:pPr>
            <w:pStyle w:val="48DE6D6408871448831B0E2A79925B93"/>
          </w:pPr>
          <w:r>
            <w:rPr>
              <w:rStyle w:val="PlaceholderText"/>
              <w:sz w:val="20"/>
              <w:szCs w:val="20"/>
            </w:rPr>
            <w:t>Choose a date</w:t>
          </w:r>
        </w:p>
      </w:docPartBody>
    </w:docPart>
    <w:docPart>
      <w:docPartPr>
        <w:name w:val="89B339FE12711E4EBCD044C491CFA229"/>
        <w:category>
          <w:name w:val="General"/>
          <w:gallery w:val="placeholder"/>
        </w:category>
        <w:types>
          <w:type w:val="bbPlcHdr"/>
        </w:types>
        <w:behaviors>
          <w:behavior w:val="content"/>
        </w:behaviors>
        <w:guid w:val="{BCAD51CD-B652-FD48-B482-F1FAA3C9900C}"/>
      </w:docPartPr>
      <w:docPartBody>
        <w:p w:rsidR="007037A3" w:rsidRDefault="007037A3">
          <w:pPr>
            <w:pStyle w:val="89B339FE12711E4EBCD044C491CFA229"/>
          </w:pPr>
          <w:r>
            <w:rPr>
              <w:rStyle w:val="PlaceholderText"/>
              <w:sz w:val="20"/>
              <w:szCs w:val="20"/>
            </w:rPr>
            <w:t>Choose a date</w:t>
          </w:r>
        </w:p>
      </w:docPartBody>
    </w:docPart>
    <w:docPart>
      <w:docPartPr>
        <w:name w:val="96AD2EB1CF052C409E86CF8E57307419"/>
        <w:category>
          <w:name w:val="General"/>
          <w:gallery w:val="placeholder"/>
        </w:category>
        <w:types>
          <w:type w:val="bbPlcHdr"/>
        </w:types>
        <w:behaviors>
          <w:behavior w:val="content"/>
        </w:behaviors>
        <w:guid w:val="{854043D3-1780-0447-AA77-D4B1CF52B230}"/>
      </w:docPartPr>
      <w:docPartBody>
        <w:p w:rsidR="007037A3" w:rsidRDefault="007037A3">
          <w:pPr>
            <w:pStyle w:val="96AD2EB1CF052C409E86CF8E57307419"/>
          </w:pPr>
          <w:r>
            <w:rPr>
              <w:rStyle w:val="PlaceholderText"/>
              <w:sz w:val="20"/>
              <w:szCs w:val="20"/>
            </w:rPr>
            <w:t>Enter Cost</w:t>
          </w:r>
        </w:p>
      </w:docPartBody>
    </w:docPart>
    <w:docPart>
      <w:docPartPr>
        <w:name w:val="97A6748712F88E44B0DD8D0439A8A099"/>
        <w:category>
          <w:name w:val="General"/>
          <w:gallery w:val="placeholder"/>
        </w:category>
        <w:types>
          <w:type w:val="bbPlcHdr"/>
        </w:types>
        <w:behaviors>
          <w:behavior w:val="content"/>
        </w:behaviors>
        <w:guid w:val="{FE05D565-51A9-374C-9272-5AFA1E5534CC}"/>
      </w:docPartPr>
      <w:docPartBody>
        <w:p w:rsidR="007037A3" w:rsidRDefault="007037A3">
          <w:pPr>
            <w:pStyle w:val="97A6748712F88E44B0DD8D0439A8A099"/>
          </w:pPr>
          <w:r>
            <w:rPr>
              <w:rStyle w:val="PlaceholderText"/>
              <w:sz w:val="20"/>
              <w:szCs w:val="20"/>
            </w:rPr>
            <w:t>Enter Cost</w:t>
          </w:r>
        </w:p>
      </w:docPartBody>
    </w:docPart>
    <w:docPart>
      <w:docPartPr>
        <w:name w:val="959841C62A0E28419068DEC36947BF9C"/>
        <w:category>
          <w:name w:val="General"/>
          <w:gallery w:val="placeholder"/>
        </w:category>
        <w:types>
          <w:type w:val="bbPlcHdr"/>
        </w:types>
        <w:behaviors>
          <w:behavior w:val="content"/>
        </w:behaviors>
        <w:guid w:val="{7D6771FD-1999-374D-98ED-97BABD103BC0}"/>
      </w:docPartPr>
      <w:docPartBody>
        <w:p w:rsidR="007037A3" w:rsidRDefault="007037A3">
          <w:pPr>
            <w:pStyle w:val="959841C62A0E28419068DEC36947BF9C"/>
          </w:pPr>
          <w:r>
            <w:rPr>
              <w:rStyle w:val="PlaceholderText"/>
              <w:sz w:val="20"/>
              <w:szCs w:val="20"/>
            </w:rPr>
            <w:t>Enter Cost</w:t>
          </w:r>
        </w:p>
      </w:docPartBody>
    </w:docPart>
    <w:docPart>
      <w:docPartPr>
        <w:name w:val="CE617E73469357408DF0D4BCB86CBB94"/>
        <w:category>
          <w:name w:val="General"/>
          <w:gallery w:val="placeholder"/>
        </w:category>
        <w:types>
          <w:type w:val="bbPlcHdr"/>
        </w:types>
        <w:behaviors>
          <w:behavior w:val="content"/>
        </w:behaviors>
        <w:guid w:val="{8E13E278-88A2-9245-B37F-1FEFF6860B50}"/>
      </w:docPartPr>
      <w:docPartBody>
        <w:p w:rsidR="007037A3" w:rsidRDefault="007037A3">
          <w:pPr>
            <w:pStyle w:val="CE617E73469357408DF0D4BCB86CBB94"/>
          </w:pPr>
          <w:r w:rsidRPr="00954175">
            <w:rPr>
              <w:rStyle w:val="PlaceholderText"/>
              <w:sz w:val="20"/>
              <w:szCs w:val="20"/>
            </w:rPr>
            <w:t>Click here to enter text.</w:t>
          </w:r>
        </w:p>
      </w:docPartBody>
    </w:docPart>
    <w:docPart>
      <w:docPartPr>
        <w:name w:val="94CAA9A97A885B4C86A23A14DDE197F6"/>
        <w:category>
          <w:name w:val="General"/>
          <w:gallery w:val="placeholder"/>
        </w:category>
        <w:types>
          <w:type w:val="bbPlcHdr"/>
        </w:types>
        <w:behaviors>
          <w:behavior w:val="content"/>
        </w:behaviors>
        <w:guid w:val="{877FA824-7F19-AD40-B26F-104E563EDBF0}"/>
      </w:docPartPr>
      <w:docPartBody>
        <w:p w:rsidR="007037A3" w:rsidRDefault="007037A3">
          <w:pPr>
            <w:pStyle w:val="94CAA9A97A885B4C86A23A14DDE197F6"/>
          </w:pPr>
          <w:r w:rsidRPr="00954175">
            <w:rPr>
              <w:rStyle w:val="PlaceholderText"/>
              <w:sz w:val="20"/>
              <w:szCs w:val="20"/>
            </w:rPr>
            <w:t>Click here to enter text.</w:t>
          </w:r>
        </w:p>
      </w:docPartBody>
    </w:docPart>
    <w:docPart>
      <w:docPartPr>
        <w:name w:val="6233FAB44B574F4AB60672EB4CE06B05"/>
        <w:category>
          <w:name w:val="General"/>
          <w:gallery w:val="placeholder"/>
        </w:category>
        <w:types>
          <w:type w:val="bbPlcHdr"/>
        </w:types>
        <w:behaviors>
          <w:behavior w:val="content"/>
        </w:behaviors>
        <w:guid w:val="{71E8982B-223F-1F45-8893-0E7588B1BF6B}"/>
      </w:docPartPr>
      <w:docPartBody>
        <w:p w:rsidR="007037A3" w:rsidRDefault="007037A3">
          <w:pPr>
            <w:pStyle w:val="6233FAB44B574F4AB60672EB4CE06B05"/>
          </w:pPr>
          <w:r w:rsidRPr="00954175">
            <w:rPr>
              <w:rStyle w:val="PlaceholderText"/>
              <w:sz w:val="20"/>
              <w:szCs w:val="20"/>
            </w:rPr>
            <w:t>Choose an item.</w:t>
          </w:r>
        </w:p>
      </w:docPartBody>
    </w:docPart>
    <w:docPart>
      <w:docPartPr>
        <w:name w:val="C906810C20E2EE4EB818C536B9F86119"/>
        <w:category>
          <w:name w:val="General"/>
          <w:gallery w:val="placeholder"/>
        </w:category>
        <w:types>
          <w:type w:val="bbPlcHdr"/>
        </w:types>
        <w:behaviors>
          <w:behavior w:val="content"/>
        </w:behaviors>
        <w:guid w:val="{685FFC72-7FCC-6B4D-9DA3-E345E00E3BA5}"/>
      </w:docPartPr>
      <w:docPartBody>
        <w:p w:rsidR="007037A3" w:rsidRDefault="007037A3">
          <w:pPr>
            <w:pStyle w:val="C906810C20E2EE4EB818C536B9F86119"/>
          </w:pPr>
          <w:r>
            <w:rPr>
              <w:rStyle w:val="PlaceholderText"/>
              <w:sz w:val="20"/>
              <w:szCs w:val="20"/>
            </w:rPr>
            <w:t>Choose a date</w:t>
          </w:r>
        </w:p>
      </w:docPartBody>
    </w:docPart>
    <w:docPart>
      <w:docPartPr>
        <w:name w:val="FC1E0B6BC5ACE14A82FB9BC92AF0C4E8"/>
        <w:category>
          <w:name w:val="General"/>
          <w:gallery w:val="placeholder"/>
        </w:category>
        <w:types>
          <w:type w:val="bbPlcHdr"/>
        </w:types>
        <w:behaviors>
          <w:behavior w:val="content"/>
        </w:behaviors>
        <w:guid w:val="{E7883E82-817D-4649-81DF-150FD5FC4F22}"/>
      </w:docPartPr>
      <w:docPartBody>
        <w:p w:rsidR="007037A3" w:rsidRDefault="007037A3">
          <w:pPr>
            <w:pStyle w:val="FC1E0B6BC5ACE14A82FB9BC92AF0C4E8"/>
          </w:pPr>
          <w:r>
            <w:rPr>
              <w:rStyle w:val="PlaceholderText"/>
              <w:sz w:val="20"/>
              <w:szCs w:val="20"/>
            </w:rPr>
            <w:t>Choose a date</w:t>
          </w:r>
        </w:p>
      </w:docPartBody>
    </w:docPart>
    <w:docPart>
      <w:docPartPr>
        <w:name w:val="141D18EF14A2074F9C695EF29661475D"/>
        <w:category>
          <w:name w:val="General"/>
          <w:gallery w:val="placeholder"/>
        </w:category>
        <w:types>
          <w:type w:val="bbPlcHdr"/>
        </w:types>
        <w:behaviors>
          <w:behavior w:val="content"/>
        </w:behaviors>
        <w:guid w:val="{940A9725-5645-4E47-A802-C704F7F18091}"/>
      </w:docPartPr>
      <w:docPartBody>
        <w:p w:rsidR="007037A3" w:rsidRDefault="007037A3">
          <w:pPr>
            <w:pStyle w:val="141D18EF14A2074F9C695EF29661475D"/>
          </w:pPr>
          <w:r>
            <w:rPr>
              <w:rStyle w:val="PlaceholderText"/>
              <w:sz w:val="20"/>
              <w:szCs w:val="20"/>
            </w:rPr>
            <w:t>Enter Cost</w:t>
          </w:r>
        </w:p>
      </w:docPartBody>
    </w:docPart>
    <w:docPart>
      <w:docPartPr>
        <w:name w:val="E6F8D0817BEDC644BBB28A2D55A05417"/>
        <w:category>
          <w:name w:val="General"/>
          <w:gallery w:val="placeholder"/>
        </w:category>
        <w:types>
          <w:type w:val="bbPlcHdr"/>
        </w:types>
        <w:behaviors>
          <w:behavior w:val="content"/>
        </w:behaviors>
        <w:guid w:val="{33EE146F-9249-4B40-87C4-310C33D53628}"/>
      </w:docPartPr>
      <w:docPartBody>
        <w:p w:rsidR="007037A3" w:rsidRDefault="007037A3">
          <w:pPr>
            <w:pStyle w:val="E6F8D0817BEDC644BBB28A2D55A05417"/>
          </w:pPr>
          <w:r>
            <w:rPr>
              <w:rStyle w:val="PlaceholderText"/>
              <w:sz w:val="20"/>
              <w:szCs w:val="20"/>
            </w:rPr>
            <w:t>Enter Cost</w:t>
          </w:r>
        </w:p>
      </w:docPartBody>
    </w:docPart>
    <w:docPart>
      <w:docPartPr>
        <w:name w:val="238B305810AB624FBC2EA3BAC9126AA4"/>
        <w:category>
          <w:name w:val="General"/>
          <w:gallery w:val="placeholder"/>
        </w:category>
        <w:types>
          <w:type w:val="bbPlcHdr"/>
        </w:types>
        <w:behaviors>
          <w:behavior w:val="content"/>
        </w:behaviors>
        <w:guid w:val="{1153DEE3-6CEC-3A49-A9B0-6E464627A64C}"/>
      </w:docPartPr>
      <w:docPartBody>
        <w:p w:rsidR="007037A3" w:rsidRDefault="007037A3">
          <w:pPr>
            <w:pStyle w:val="238B305810AB624FBC2EA3BAC9126AA4"/>
          </w:pPr>
          <w:r>
            <w:rPr>
              <w:rStyle w:val="PlaceholderText"/>
              <w:sz w:val="20"/>
              <w:szCs w:val="20"/>
            </w:rPr>
            <w:t>Enter Cost</w:t>
          </w:r>
        </w:p>
      </w:docPartBody>
    </w:docPart>
    <w:docPart>
      <w:docPartPr>
        <w:name w:val="822B26AD9FB19D4F94AAF66135A97B17"/>
        <w:category>
          <w:name w:val="General"/>
          <w:gallery w:val="placeholder"/>
        </w:category>
        <w:types>
          <w:type w:val="bbPlcHdr"/>
        </w:types>
        <w:behaviors>
          <w:behavior w:val="content"/>
        </w:behaviors>
        <w:guid w:val="{7047926F-A3E1-5E42-A237-8B393CCDF2E2}"/>
      </w:docPartPr>
      <w:docPartBody>
        <w:p w:rsidR="007037A3" w:rsidRDefault="007037A3">
          <w:pPr>
            <w:pStyle w:val="822B26AD9FB19D4F94AAF66135A97B17"/>
          </w:pPr>
          <w:r w:rsidRPr="00954175">
            <w:rPr>
              <w:rStyle w:val="PlaceholderText"/>
              <w:sz w:val="20"/>
              <w:szCs w:val="20"/>
            </w:rPr>
            <w:t>Click here to enter text.</w:t>
          </w:r>
        </w:p>
      </w:docPartBody>
    </w:docPart>
    <w:docPart>
      <w:docPartPr>
        <w:name w:val="2A21F677E787C74897BC8D943198A4AE"/>
        <w:category>
          <w:name w:val="General"/>
          <w:gallery w:val="placeholder"/>
        </w:category>
        <w:types>
          <w:type w:val="bbPlcHdr"/>
        </w:types>
        <w:behaviors>
          <w:behavior w:val="content"/>
        </w:behaviors>
        <w:guid w:val="{AE12BB75-0AD9-5647-837F-F0622AD9B2BD}"/>
      </w:docPartPr>
      <w:docPartBody>
        <w:p w:rsidR="007037A3" w:rsidRDefault="007037A3">
          <w:pPr>
            <w:pStyle w:val="2A21F677E787C74897BC8D943198A4AE"/>
          </w:pPr>
          <w:r w:rsidRPr="00954175">
            <w:rPr>
              <w:rStyle w:val="PlaceholderText"/>
              <w:sz w:val="20"/>
              <w:szCs w:val="20"/>
            </w:rPr>
            <w:t>Click here to enter text.</w:t>
          </w:r>
        </w:p>
      </w:docPartBody>
    </w:docPart>
    <w:docPart>
      <w:docPartPr>
        <w:name w:val="9E59E9C220794E4AB2047CC46BB6594C"/>
        <w:category>
          <w:name w:val="General"/>
          <w:gallery w:val="placeholder"/>
        </w:category>
        <w:types>
          <w:type w:val="bbPlcHdr"/>
        </w:types>
        <w:behaviors>
          <w:behavior w:val="content"/>
        </w:behaviors>
        <w:guid w:val="{C5B1656A-302A-2144-9060-7F4D7ACAAE06}"/>
      </w:docPartPr>
      <w:docPartBody>
        <w:p w:rsidR="007037A3" w:rsidRDefault="007037A3">
          <w:pPr>
            <w:pStyle w:val="9E59E9C220794E4AB2047CC46BB6594C"/>
          </w:pPr>
          <w:r w:rsidRPr="00954175">
            <w:rPr>
              <w:rStyle w:val="PlaceholderText"/>
              <w:sz w:val="20"/>
              <w:szCs w:val="20"/>
            </w:rPr>
            <w:t>Choose an item.</w:t>
          </w:r>
        </w:p>
      </w:docPartBody>
    </w:docPart>
    <w:docPart>
      <w:docPartPr>
        <w:name w:val="DD515A516F53C7478A517582303F5664"/>
        <w:category>
          <w:name w:val="General"/>
          <w:gallery w:val="placeholder"/>
        </w:category>
        <w:types>
          <w:type w:val="bbPlcHdr"/>
        </w:types>
        <w:behaviors>
          <w:behavior w:val="content"/>
        </w:behaviors>
        <w:guid w:val="{B7459D32-E1DB-3F49-94D8-E6679DB0C3B0}"/>
      </w:docPartPr>
      <w:docPartBody>
        <w:p w:rsidR="007037A3" w:rsidRDefault="007037A3">
          <w:pPr>
            <w:pStyle w:val="DD515A516F53C7478A517582303F5664"/>
          </w:pPr>
          <w:r>
            <w:rPr>
              <w:rStyle w:val="PlaceholderText"/>
              <w:sz w:val="20"/>
              <w:szCs w:val="20"/>
            </w:rPr>
            <w:t>Choose a date</w:t>
          </w:r>
        </w:p>
      </w:docPartBody>
    </w:docPart>
    <w:docPart>
      <w:docPartPr>
        <w:name w:val="DDE525B1BF6E89419A960002A0593F0C"/>
        <w:category>
          <w:name w:val="General"/>
          <w:gallery w:val="placeholder"/>
        </w:category>
        <w:types>
          <w:type w:val="bbPlcHdr"/>
        </w:types>
        <w:behaviors>
          <w:behavior w:val="content"/>
        </w:behaviors>
        <w:guid w:val="{D0664FEA-F505-AC4D-8DFC-D50BD7228764}"/>
      </w:docPartPr>
      <w:docPartBody>
        <w:p w:rsidR="007037A3" w:rsidRDefault="007037A3">
          <w:pPr>
            <w:pStyle w:val="DDE525B1BF6E89419A960002A0593F0C"/>
          </w:pPr>
          <w:r>
            <w:rPr>
              <w:rStyle w:val="PlaceholderText"/>
              <w:sz w:val="20"/>
              <w:szCs w:val="20"/>
            </w:rPr>
            <w:t>Choose a date</w:t>
          </w:r>
        </w:p>
      </w:docPartBody>
    </w:docPart>
    <w:docPart>
      <w:docPartPr>
        <w:name w:val="D5D2E374BB70F0439FB4BC6D2A95082B"/>
        <w:category>
          <w:name w:val="General"/>
          <w:gallery w:val="placeholder"/>
        </w:category>
        <w:types>
          <w:type w:val="bbPlcHdr"/>
        </w:types>
        <w:behaviors>
          <w:behavior w:val="content"/>
        </w:behaviors>
        <w:guid w:val="{0F4B4C30-9F4E-674E-AC84-25686774C720}"/>
      </w:docPartPr>
      <w:docPartBody>
        <w:p w:rsidR="007037A3" w:rsidRDefault="007037A3">
          <w:pPr>
            <w:pStyle w:val="D5D2E374BB70F0439FB4BC6D2A95082B"/>
          </w:pPr>
          <w:r>
            <w:rPr>
              <w:rStyle w:val="PlaceholderText"/>
              <w:sz w:val="20"/>
              <w:szCs w:val="20"/>
            </w:rPr>
            <w:t>Enter Cost</w:t>
          </w:r>
        </w:p>
      </w:docPartBody>
    </w:docPart>
    <w:docPart>
      <w:docPartPr>
        <w:name w:val="D260A32D999627408EC57E9B69D74EB8"/>
        <w:category>
          <w:name w:val="General"/>
          <w:gallery w:val="placeholder"/>
        </w:category>
        <w:types>
          <w:type w:val="bbPlcHdr"/>
        </w:types>
        <w:behaviors>
          <w:behavior w:val="content"/>
        </w:behaviors>
        <w:guid w:val="{B68AE451-6262-2441-93D3-37AD5A625254}"/>
      </w:docPartPr>
      <w:docPartBody>
        <w:p w:rsidR="007037A3" w:rsidRDefault="007037A3">
          <w:pPr>
            <w:pStyle w:val="D260A32D999627408EC57E9B69D74EB8"/>
          </w:pPr>
          <w:r>
            <w:rPr>
              <w:rStyle w:val="PlaceholderText"/>
              <w:sz w:val="20"/>
              <w:szCs w:val="20"/>
            </w:rPr>
            <w:t>Enter Cost</w:t>
          </w:r>
        </w:p>
      </w:docPartBody>
    </w:docPart>
    <w:docPart>
      <w:docPartPr>
        <w:name w:val="80B32851CBC7104EAACE2563FDD3C13C"/>
        <w:category>
          <w:name w:val="General"/>
          <w:gallery w:val="placeholder"/>
        </w:category>
        <w:types>
          <w:type w:val="bbPlcHdr"/>
        </w:types>
        <w:behaviors>
          <w:behavior w:val="content"/>
        </w:behaviors>
        <w:guid w:val="{D1706FE6-70A0-2F45-817D-1223CD77B635}"/>
      </w:docPartPr>
      <w:docPartBody>
        <w:p w:rsidR="007037A3" w:rsidRDefault="007037A3">
          <w:pPr>
            <w:pStyle w:val="80B32851CBC7104EAACE2563FDD3C13C"/>
          </w:pPr>
          <w:r>
            <w:rPr>
              <w:rStyle w:val="PlaceholderText"/>
              <w:sz w:val="20"/>
              <w:szCs w:val="20"/>
            </w:rPr>
            <w:t>Enter Cost</w:t>
          </w:r>
        </w:p>
      </w:docPartBody>
    </w:docPart>
    <w:docPart>
      <w:docPartPr>
        <w:name w:val="B098D3ABA1E51D44985FC30495EFC0DA"/>
        <w:category>
          <w:name w:val="General"/>
          <w:gallery w:val="placeholder"/>
        </w:category>
        <w:types>
          <w:type w:val="bbPlcHdr"/>
        </w:types>
        <w:behaviors>
          <w:behavior w:val="content"/>
        </w:behaviors>
        <w:guid w:val="{AC851056-EF46-9B41-9C83-AA6816032F0F}"/>
      </w:docPartPr>
      <w:docPartBody>
        <w:p w:rsidR="007037A3" w:rsidRDefault="007037A3">
          <w:pPr>
            <w:pStyle w:val="B098D3ABA1E51D44985FC30495EFC0DA"/>
          </w:pPr>
          <w:r w:rsidRPr="00954175">
            <w:rPr>
              <w:rStyle w:val="PlaceholderText"/>
              <w:sz w:val="20"/>
              <w:szCs w:val="20"/>
            </w:rPr>
            <w:t>Click here to enter text.</w:t>
          </w:r>
        </w:p>
      </w:docPartBody>
    </w:docPart>
    <w:docPart>
      <w:docPartPr>
        <w:name w:val="6D0DFAC37AACF249A61A44F2EEDBE6E7"/>
        <w:category>
          <w:name w:val="General"/>
          <w:gallery w:val="placeholder"/>
        </w:category>
        <w:types>
          <w:type w:val="bbPlcHdr"/>
        </w:types>
        <w:behaviors>
          <w:behavior w:val="content"/>
        </w:behaviors>
        <w:guid w:val="{FFDFD1FE-57FC-2C4F-8CF7-3635F563B9B8}"/>
      </w:docPartPr>
      <w:docPartBody>
        <w:p w:rsidR="007037A3" w:rsidRDefault="007037A3">
          <w:pPr>
            <w:pStyle w:val="6D0DFAC37AACF249A61A44F2EEDBE6E7"/>
          </w:pPr>
          <w:r w:rsidRPr="00954175">
            <w:rPr>
              <w:rStyle w:val="PlaceholderText"/>
              <w:sz w:val="20"/>
              <w:szCs w:val="20"/>
            </w:rPr>
            <w:t>Click here to enter text.</w:t>
          </w:r>
        </w:p>
      </w:docPartBody>
    </w:docPart>
    <w:docPart>
      <w:docPartPr>
        <w:name w:val="0F6193CFA005804E9B9AFD91DA0C53DE"/>
        <w:category>
          <w:name w:val="General"/>
          <w:gallery w:val="placeholder"/>
        </w:category>
        <w:types>
          <w:type w:val="bbPlcHdr"/>
        </w:types>
        <w:behaviors>
          <w:behavior w:val="content"/>
        </w:behaviors>
        <w:guid w:val="{EFD07B07-9D81-9247-B067-AE55E155E800}"/>
      </w:docPartPr>
      <w:docPartBody>
        <w:p w:rsidR="007037A3" w:rsidRDefault="007037A3">
          <w:pPr>
            <w:pStyle w:val="0F6193CFA005804E9B9AFD91DA0C53DE"/>
          </w:pPr>
          <w:r w:rsidRPr="00954175">
            <w:rPr>
              <w:rStyle w:val="PlaceholderText"/>
              <w:sz w:val="20"/>
              <w:szCs w:val="20"/>
            </w:rPr>
            <w:t>Choose an item.</w:t>
          </w:r>
        </w:p>
      </w:docPartBody>
    </w:docPart>
    <w:docPart>
      <w:docPartPr>
        <w:name w:val="1F3013EF72D13848A1B8E435FC82E00F"/>
        <w:category>
          <w:name w:val="General"/>
          <w:gallery w:val="placeholder"/>
        </w:category>
        <w:types>
          <w:type w:val="bbPlcHdr"/>
        </w:types>
        <w:behaviors>
          <w:behavior w:val="content"/>
        </w:behaviors>
        <w:guid w:val="{20B9051B-794B-8D4F-ADB6-426001F48CC0}"/>
      </w:docPartPr>
      <w:docPartBody>
        <w:p w:rsidR="007037A3" w:rsidRDefault="007037A3">
          <w:pPr>
            <w:pStyle w:val="1F3013EF72D13848A1B8E435FC82E00F"/>
          </w:pPr>
          <w:r>
            <w:rPr>
              <w:rStyle w:val="PlaceholderText"/>
              <w:sz w:val="20"/>
              <w:szCs w:val="20"/>
            </w:rPr>
            <w:t>Choose a date</w:t>
          </w:r>
        </w:p>
      </w:docPartBody>
    </w:docPart>
    <w:docPart>
      <w:docPartPr>
        <w:name w:val="0EE1560E365AD741A26DBACB7C5373F6"/>
        <w:category>
          <w:name w:val="General"/>
          <w:gallery w:val="placeholder"/>
        </w:category>
        <w:types>
          <w:type w:val="bbPlcHdr"/>
        </w:types>
        <w:behaviors>
          <w:behavior w:val="content"/>
        </w:behaviors>
        <w:guid w:val="{F8D6A8E0-2B3D-6A4C-8A7D-A2073BBA946D}"/>
      </w:docPartPr>
      <w:docPartBody>
        <w:p w:rsidR="007037A3" w:rsidRDefault="007037A3">
          <w:pPr>
            <w:pStyle w:val="0EE1560E365AD741A26DBACB7C5373F6"/>
          </w:pPr>
          <w:r>
            <w:rPr>
              <w:rStyle w:val="PlaceholderText"/>
              <w:sz w:val="20"/>
              <w:szCs w:val="20"/>
            </w:rPr>
            <w:t>Choose a date</w:t>
          </w:r>
        </w:p>
      </w:docPartBody>
    </w:docPart>
    <w:docPart>
      <w:docPartPr>
        <w:name w:val="1F562BB40C3C374D9FDB1AF19D0FC26E"/>
        <w:category>
          <w:name w:val="General"/>
          <w:gallery w:val="placeholder"/>
        </w:category>
        <w:types>
          <w:type w:val="bbPlcHdr"/>
        </w:types>
        <w:behaviors>
          <w:behavior w:val="content"/>
        </w:behaviors>
        <w:guid w:val="{4573608F-F198-9B49-98C2-A0856915AC2D}"/>
      </w:docPartPr>
      <w:docPartBody>
        <w:p w:rsidR="007037A3" w:rsidRDefault="007037A3">
          <w:pPr>
            <w:pStyle w:val="1F562BB40C3C374D9FDB1AF19D0FC26E"/>
          </w:pPr>
          <w:r>
            <w:rPr>
              <w:rStyle w:val="PlaceholderText"/>
              <w:sz w:val="20"/>
              <w:szCs w:val="20"/>
            </w:rPr>
            <w:t>Enter Cost</w:t>
          </w:r>
        </w:p>
      </w:docPartBody>
    </w:docPart>
    <w:docPart>
      <w:docPartPr>
        <w:name w:val="A063C34925BA3345993D9DCCD7A9AD02"/>
        <w:category>
          <w:name w:val="General"/>
          <w:gallery w:val="placeholder"/>
        </w:category>
        <w:types>
          <w:type w:val="bbPlcHdr"/>
        </w:types>
        <w:behaviors>
          <w:behavior w:val="content"/>
        </w:behaviors>
        <w:guid w:val="{FC94E093-FB97-F549-A977-B5906DEC2758}"/>
      </w:docPartPr>
      <w:docPartBody>
        <w:p w:rsidR="007037A3" w:rsidRDefault="007037A3">
          <w:pPr>
            <w:pStyle w:val="A063C34925BA3345993D9DCCD7A9AD02"/>
          </w:pPr>
          <w:r>
            <w:rPr>
              <w:rStyle w:val="PlaceholderText"/>
              <w:sz w:val="20"/>
              <w:szCs w:val="20"/>
            </w:rPr>
            <w:t>Enter Cost</w:t>
          </w:r>
        </w:p>
      </w:docPartBody>
    </w:docPart>
    <w:docPart>
      <w:docPartPr>
        <w:name w:val="C66CF42CC8591E428026B80798A9827E"/>
        <w:category>
          <w:name w:val="General"/>
          <w:gallery w:val="placeholder"/>
        </w:category>
        <w:types>
          <w:type w:val="bbPlcHdr"/>
        </w:types>
        <w:behaviors>
          <w:behavior w:val="content"/>
        </w:behaviors>
        <w:guid w:val="{4325E6D3-E019-7640-8DBB-B505B5A3C446}"/>
      </w:docPartPr>
      <w:docPartBody>
        <w:p w:rsidR="007037A3" w:rsidRDefault="007037A3">
          <w:pPr>
            <w:pStyle w:val="C66CF42CC8591E428026B80798A9827E"/>
          </w:pPr>
          <w:r>
            <w:rPr>
              <w:rStyle w:val="PlaceholderText"/>
              <w:sz w:val="20"/>
              <w:szCs w:val="20"/>
            </w:rPr>
            <w:t>Enter Cost</w:t>
          </w:r>
        </w:p>
      </w:docPartBody>
    </w:docPart>
    <w:docPart>
      <w:docPartPr>
        <w:name w:val="91EE493729F04C4EADE4E99D4C8E370F"/>
        <w:category>
          <w:name w:val="General"/>
          <w:gallery w:val="placeholder"/>
        </w:category>
        <w:types>
          <w:type w:val="bbPlcHdr"/>
        </w:types>
        <w:behaviors>
          <w:behavior w:val="content"/>
        </w:behaviors>
        <w:guid w:val="{5479AE8E-8221-164A-AA2B-6A7C86436964}"/>
      </w:docPartPr>
      <w:docPartBody>
        <w:p w:rsidR="007037A3" w:rsidRDefault="007037A3">
          <w:pPr>
            <w:pStyle w:val="91EE493729F04C4EADE4E99D4C8E370F"/>
          </w:pPr>
          <w:r w:rsidRPr="00B15AC7">
            <w:rPr>
              <w:rFonts w:ascii="Calibri" w:eastAsia="Calibri" w:hAnsi="Calibri" w:cs="Times New Roman"/>
              <w:color w:val="808080"/>
              <w:sz w:val="20"/>
              <w:szCs w:val="20"/>
            </w:rPr>
            <w:t>Click here to enter text.</w:t>
          </w:r>
        </w:p>
      </w:docPartBody>
    </w:docPart>
    <w:docPart>
      <w:docPartPr>
        <w:name w:val="657733964F8AEB4B8966C61476AD928E"/>
        <w:category>
          <w:name w:val="General"/>
          <w:gallery w:val="placeholder"/>
        </w:category>
        <w:types>
          <w:type w:val="bbPlcHdr"/>
        </w:types>
        <w:behaviors>
          <w:behavior w:val="content"/>
        </w:behaviors>
        <w:guid w:val="{1C70BC94-DADF-F447-96DF-C9FB6E2A3BD2}"/>
      </w:docPartPr>
      <w:docPartBody>
        <w:p w:rsidR="007037A3" w:rsidRDefault="007037A3">
          <w:pPr>
            <w:pStyle w:val="657733964F8AEB4B8966C61476AD928E"/>
          </w:pPr>
          <w:r w:rsidRPr="00B15AC7">
            <w:rPr>
              <w:rFonts w:ascii="Calibri" w:eastAsia="Calibri" w:hAnsi="Calibri" w:cs="Times New Roman"/>
              <w:color w:val="808080"/>
              <w:sz w:val="20"/>
              <w:szCs w:val="20"/>
            </w:rPr>
            <w:t>Click here to enter text.</w:t>
          </w:r>
        </w:p>
      </w:docPartBody>
    </w:docPart>
    <w:docPart>
      <w:docPartPr>
        <w:name w:val="DABA678CB9493342869B1BE052FA457F"/>
        <w:category>
          <w:name w:val="General"/>
          <w:gallery w:val="placeholder"/>
        </w:category>
        <w:types>
          <w:type w:val="bbPlcHdr"/>
        </w:types>
        <w:behaviors>
          <w:behavior w:val="content"/>
        </w:behaviors>
        <w:guid w:val="{2853A3BC-7890-374E-B565-DE6F0C6BC45B}"/>
      </w:docPartPr>
      <w:docPartBody>
        <w:p w:rsidR="007037A3" w:rsidRDefault="007037A3">
          <w:pPr>
            <w:pStyle w:val="DABA678CB9493342869B1BE052FA457F"/>
          </w:pPr>
          <w:r w:rsidRPr="00B15AC7">
            <w:rPr>
              <w:rFonts w:ascii="Calibri" w:eastAsia="Calibri" w:hAnsi="Calibri" w:cs="Times New Roman"/>
              <w:color w:val="808080"/>
              <w:sz w:val="20"/>
              <w:szCs w:val="20"/>
            </w:rPr>
            <w:t>Click here to enter text.</w:t>
          </w:r>
        </w:p>
      </w:docPartBody>
    </w:docPart>
    <w:docPart>
      <w:docPartPr>
        <w:name w:val="FD173376B28C544DAC0A3E81205419B0"/>
        <w:category>
          <w:name w:val="General"/>
          <w:gallery w:val="placeholder"/>
        </w:category>
        <w:types>
          <w:type w:val="bbPlcHdr"/>
        </w:types>
        <w:behaviors>
          <w:behavior w:val="content"/>
        </w:behaviors>
        <w:guid w:val="{ACBD689D-BE05-914D-831E-E5E6C4460CB4}"/>
      </w:docPartPr>
      <w:docPartBody>
        <w:p w:rsidR="007037A3" w:rsidRDefault="007037A3">
          <w:pPr>
            <w:pStyle w:val="FD173376B28C544DAC0A3E81205419B0"/>
          </w:pPr>
          <w:r w:rsidRPr="00B15AC7">
            <w:rPr>
              <w:rFonts w:ascii="Calibri" w:eastAsia="Calibri" w:hAnsi="Calibri" w:cs="Times New Roman"/>
              <w:color w:val="808080"/>
              <w:sz w:val="20"/>
              <w:szCs w:val="20"/>
            </w:rPr>
            <w:t>Click here to enter text.</w:t>
          </w:r>
        </w:p>
      </w:docPartBody>
    </w:docPart>
    <w:docPart>
      <w:docPartPr>
        <w:name w:val="BC857ED7BA1D2245A1422A680BEE2BA0"/>
        <w:category>
          <w:name w:val="General"/>
          <w:gallery w:val="placeholder"/>
        </w:category>
        <w:types>
          <w:type w:val="bbPlcHdr"/>
        </w:types>
        <w:behaviors>
          <w:behavior w:val="content"/>
        </w:behaviors>
        <w:guid w:val="{8769BE71-B9FC-2042-BB95-EAFFA6AB45DD}"/>
      </w:docPartPr>
      <w:docPartBody>
        <w:p w:rsidR="007037A3" w:rsidRDefault="007037A3">
          <w:pPr>
            <w:pStyle w:val="BC857ED7BA1D2245A1422A680BEE2BA0"/>
          </w:pPr>
          <w:r w:rsidRPr="006F6067">
            <w:rPr>
              <w:rStyle w:val="PlaceholderText"/>
              <w:sz w:val="20"/>
              <w:szCs w:val="20"/>
            </w:rPr>
            <w:t>Enter Month</w:t>
          </w:r>
        </w:p>
      </w:docPartBody>
    </w:docPart>
    <w:docPart>
      <w:docPartPr>
        <w:name w:val="F0084D06DB17CC4F96AC25885655AD61"/>
        <w:category>
          <w:name w:val="General"/>
          <w:gallery w:val="placeholder"/>
        </w:category>
        <w:types>
          <w:type w:val="bbPlcHdr"/>
        </w:types>
        <w:behaviors>
          <w:behavior w:val="content"/>
        </w:behaviors>
        <w:guid w:val="{37AA9083-A1B1-0B43-B100-68346EEA7997}"/>
      </w:docPartPr>
      <w:docPartBody>
        <w:p w:rsidR="007037A3" w:rsidRDefault="007037A3">
          <w:pPr>
            <w:pStyle w:val="F0084D06DB17CC4F96AC25885655AD61"/>
          </w:pPr>
          <w:r w:rsidRPr="006F6067">
            <w:rPr>
              <w:rStyle w:val="PlaceholderText"/>
              <w:sz w:val="20"/>
              <w:szCs w:val="20"/>
            </w:rPr>
            <w:t>Enter FY</w:t>
          </w:r>
        </w:p>
      </w:docPartBody>
    </w:docPart>
    <w:docPart>
      <w:docPartPr>
        <w:name w:val="5D85ACAC04770E488037D6A3CEA95700"/>
        <w:category>
          <w:name w:val="General"/>
          <w:gallery w:val="placeholder"/>
        </w:category>
        <w:types>
          <w:type w:val="bbPlcHdr"/>
        </w:types>
        <w:behaviors>
          <w:behavior w:val="content"/>
        </w:behaviors>
        <w:guid w:val="{EEE05CA4-3989-6D4F-B974-A066D5562F0B}"/>
      </w:docPartPr>
      <w:docPartBody>
        <w:p w:rsidR="007037A3" w:rsidRDefault="007037A3">
          <w:pPr>
            <w:pStyle w:val="5D85ACAC04770E488037D6A3CEA95700"/>
          </w:pPr>
          <w:r w:rsidRPr="006445FC">
            <w:rPr>
              <w:rStyle w:val="PlaceholderText"/>
              <w:sz w:val="20"/>
              <w:szCs w:val="20"/>
            </w:rPr>
            <w:t>Choose an item.</w:t>
          </w:r>
        </w:p>
      </w:docPartBody>
    </w:docPart>
    <w:docPart>
      <w:docPartPr>
        <w:name w:val="D84828F8C231654B8EE1F06126C1A56C"/>
        <w:category>
          <w:name w:val="General"/>
          <w:gallery w:val="placeholder"/>
        </w:category>
        <w:types>
          <w:type w:val="bbPlcHdr"/>
        </w:types>
        <w:behaviors>
          <w:behavior w:val="content"/>
        </w:behaviors>
        <w:guid w:val="{20BDFF69-67EB-D248-81FF-A2FE4EBCA82B}"/>
      </w:docPartPr>
      <w:docPartBody>
        <w:p w:rsidR="007037A3" w:rsidRDefault="007037A3">
          <w:pPr>
            <w:pStyle w:val="D84828F8C231654B8EE1F06126C1A56C"/>
          </w:pPr>
          <w:r w:rsidRPr="00954175">
            <w:rPr>
              <w:rStyle w:val="PlaceholderText"/>
              <w:sz w:val="20"/>
              <w:szCs w:val="20"/>
            </w:rPr>
            <w:t>Click here to enter text.</w:t>
          </w:r>
        </w:p>
      </w:docPartBody>
    </w:docPart>
    <w:docPart>
      <w:docPartPr>
        <w:name w:val="CCBB377A9A98C64F97466E776E1820AC"/>
        <w:category>
          <w:name w:val="General"/>
          <w:gallery w:val="placeholder"/>
        </w:category>
        <w:types>
          <w:type w:val="bbPlcHdr"/>
        </w:types>
        <w:behaviors>
          <w:behavior w:val="content"/>
        </w:behaviors>
        <w:guid w:val="{002F88DA-7D85-9143-BD83-4D5889055FCA}"/>
      </w:docPartPr>
      <w:docPartBody>
        <w:p w:rsidR="007037A3" w:rsidRDefault="007037A3">
          <w:pPr>
            <w:pStyle w:val="CCBB377A9A98C64F97466E776E1820AC"/>
          </w:pPr>
          <w:r w:rsidRPr="00954175">
            <w:rPr>
              <w:rStyle w:val="PlaceholderText"/>
              <w:sz w:val="20"/>
              <w:szCs w:val="20"/>
            </w:rPr>
            <w:t>Click here to enter text.</w:t>
          </w:r>
        </w:p>
      </w:docPartBody>
    </w:docPart>
    <w:docPart>
      <w:docPartPr>
        <w:name w:val="224DFA30675762488BFDF37B7B9B3C41"/>
        <w:category>
          <w:name w:val="General"/>
          <w:gallery w:val="placeholder"/>
        </w:category>
        <w:types>
          <w:type w:val="bbPlcHdr"/>
        </w:types>
        <w:behaviors>
          <w:behavior w:val="content"/>
        </w:behaviors>
        <w:guid w:val="{6E455F5C-E573-844B-9D89-E24735224AC0}"/>
      </w:docPartPr>
      <w:docPartBody>
        <w:p w:rsidR="007037A3" w:rsidRDefault="007037A3">
          <w:pPr>
            <w:pStyle w:val="224DFA30675762488BFDF37B7B9B3C41"/>
          </w:pPr>
          <w:r>
            <w:rPr>
              <w:rStyle w:val="PlaceholderText"/>
              <w:sz w:val="20"/>
              <w:szCs w:val="20"/>
            </w:rPr>
            <w:t>Enter Cost</w:t>
          </w:r>
        </w:p>
      </w:docPartBody>
    </w:docPart>
    <w:docPart>
      <w:docPartPr>
        <w:name w:val="74CFE87FB08803498A7A416FBB652463"/>
        <w:category>
          <w:name w:val="General"/>
          <w:gallery w:val="placeholder"/>
        </w:category>
        <w:types>
          <w:type w:val="bbPlcHdr"/>
        </w:types>
        <w:behaviors>
          <w:behavior w:val="content"/>
        </w:behaviors>
        <w:guid w:val="{1A8B43D4-A73B-1446-8DA7-9C79DFFFE371}"/>
      </w:docPartPr>
      <w:docPartBody>
        <w:p w:rsidR="007037A3" w:rsidRDefault="007037A3">
          <w:pPr>
            <w:pStyle w:val="74CFE87FB08803498A7A416FBB652463"/>
          </w:pPr>
          <w:r w:rsidRPr="006F6067">
            <w:rPr>
              <w:rStyle w:val="PlaceholderText"/>
              <w:sz w:val="20"/>
              <w:szCs w:val="20"/>
            </w:rPr>
            <w:t>Enter Month</w:t>
          </w:r>
        </w:p>
      </w:docPartBody>
    </w:docPart>
    <w:docPart>
      <w:docPartPr>
        <w:name w:val="263CE1D43233754E80B102C7951BB004"/>
        <w:category>
          <w:name w:val="General"/>
          <w:gallery w:val="placeholder"/>
        </w:category>
        <w:types>
          <w:type w:val="bbPlcHdr"/>
        </w:types>
        <w:behaviors>
          <w:behavior w:val="content"/>
        </w:behaviors>
        <w:guid w:val="{652A7D00-5B06-DC4B-9D76-FAA0049C3079}"/>
      </w:docPartPr>
      <w:docPartBody>
        <w:p w:rsidR="007037A3" w:rsidRDefault="007037A3">
          <w:pPr>
            <w:pStyle w:val="263CE1D43233754E80B102C7951BB004"/>
          </w:pPr>
          <w:r w:rsidRPr="006F6067">
            <w:rPr>
              <w:rStyle w:val="PlaceholderText"/>
              <w:sz w:val="20"/>
              <w:szCs w:val="20"/>
            </w:rPr>
            <w:t>Enter FY</w:t>
          </w:r>
        </w:p>
      </w:docPartBody>
    </w:docPart>
    <w:docPart>
      <w:docPartPr>
        <w:name w:val="7779AD7514D0A848AAC2E21603B087BD"/>
        <w:category>
          <w:name w:val="General"/>
          <w:gallery w:val="placeholder"/>
        </w:category>
        <w:types>
          <w:type w:val="bbPlcHdr"/>
        </w:types>
        <w:behaviors>
          <w:behavior w:val="content"/>
        </w:behaviors>
        <w:guid w:val="{C311E8C1-B5CC-C440-9060-E1CF42EA0123}"/>
      </w:docPartPr>
      <w:docPartBody>
        <w:p w:rsidR="007037A3" w:rsidRDefault="007037A3">
          <w:pPr>
            <w:pStyle w:val="7779AD7514D0A848AAC2E21603B087BD"/>
          </w:pPr>
          <w:r w:rsidRPr="006445FC">
            <w:rPr>
              <w:rStyle w:val="PlaceholderText"/>
              <w:sz w:val="20"/>
              <w:szCs w:val="20"/>
            </w:rPr>
            <w:t>Choose an item.</w:t>
          </w:r>
        </w:p>
      </w:docPartBody>
    </w:docPart>
    <w:docPart>
      <w:docPartPr>
        <w:name w:val="46A869D910C99F48AEF099AB2DC45D68"/>
        <w:category>
          <w:name w:val="General"/>
          <w:gallery w:val="placeholder"/>
        </w:category>
        <w:types>
          <w:type w:val="bbPlcHdr"/>
        </w:types>
        <w:behaviors>
          <w:behavior w:val="content"/>
        </w:behaviors>
        <w:guid w:val="{AE2B8405-336A-D24A-9DE5-70D21D1C15E6}"/>
      </w:docPartPr>
      <w:docPartBody>
        <w:p w:rsidR="007037A3" w:rsidRDefault="007037A3">
          <w:pPr>
            <w:pStyle w:val="46A869D910C99F48AEF099AB2DC45D68"/>
          </w:pPr>
          <w:r w:rsidRPr="00954175">
            <w:rPr>
              <w:rStyle w:val="PlaceholderText"/>
              <w:sz w:val="20"/>
              <w:szCs w:val="20"/>
            </w:rPr>
            <w:t>Click here to enter text.</w:t>
          </w:r>
        </w:p>
      </w:docPartBody>
    </w:docPart>
    <w:docPart>
      <w:docPartPr>
        <w:name w:val="58AA0CF121630B45A50E94D2850582F5"/>
        <w:category>
          <w:name w:val="General"/>
          <w:gallery w:val="placeholder"/>
        </w:category>
        <w:types>
          <w:type w:val="bbPlcHdr"/>
        </w:types>
        <w:behaviors>
          <w:behavior w:val="content"/>
        </w:behaviors>
        <w:guid w:val="{2D6F0CBE-0359-E345-9975-AF722ACADC8A}"/>
      </w:docPartPr>
      <w:docPartBody>
        <w:p w:rsidR="007037A3" w:rsidRDefault="007037A3">
          <w:pPr>
            <w:pStyle w:val="58AA0CF121630B45A50E94D2850582F5"/>
          </w:pPr>
          <w:r w:rsidRPr="00954175">
            <w:rPr>
              <w:rStyle w:val="PlaceholderText"/>
              <w:sz w:val="20"/>
              <w:szCs w:val="20"/>
            </w:rPr>
            <w:t>Click here to enter text.</w:t>
          </w:r>
        </w:p>
      </w:docPartBody>
    </w:docPart>
    <w:docPart>
      <w:docPartPr>
        <w:name w:val="5DBEC427547FE54DA8855C9C596AF481"/>
        <w:category>
          <w:name w:val="General"/>
          <w:gallery w:val="placeholder"/>
        </w:category>
        <w:types>
          <w:type w:val="bbPlcHdr"/>
        </w:types>
        <w:behaviors>
          <w:behavior w:val="content"/>
        </w:behaviors>
        <w:guid w:val="{E833582F-75EF-CC4F-80BF-778BBF6A5E09}"/>
      </w:docPartPr>
      <w:docPartBody>
        <w:p w:rsidR="007037A3" w:rsidRDefault="007037A3">
          <w:pPr>
            <w:pStyle w:val="5DBEC427547FE54DA8855C9C596AF481"/>
          </w:pPr>
          <w:r>
            <w:rPr>
              <w:rStyle w:val="PlaceholderText"/>
              <w:sz w:val="20"/>
              <w:szCs w:val="20"/>
            </w:rPr>
            <w:t>Enter Cost</w:t>
          </w:r>
        </w:p>
      </w:docPartBody>
    </w:docPart>
    <w:docPart>
      <w:docPartPr>
        <w:name w:val="E23085AB47FDB34E8D4BB68224D3C2C6"/>
        <w:category>
          <w:name w:val="General"/>
          <w:gallery w:val="placeholder"/>
        </w:category>
        <w:types>
          <w:type w:val="bbPlcHdr"/>
        </w:types>
        <w:behaviors>
          <w:behavior w:val="content"/>
        </w:behaviors>
        <w:guid w:val="{0937FFCF-208A-2846-BC9F-A81EE227B513}"/>
      </w:docPartPr>
      <w:docPartBody>
        <w:p w:rsidR="007037A3" w:rsidRDefault="007037A3">
          <w:pPr>
            <w:pStyle w:val="E23085AB47FDB34E8D4BB68224D3C2C6"/>
          </w:pPr>
          <w:r w:rsidRPr="006D3F01">
            <w:rPr>
              <w:rStyle w:val="PlaceholderText"/>
            </w:rPr>
            <w:t>Choose an item.</w:t>
          </w:r>
        </w:p>
      </w:docPartBody>
    </w:docPart>
    <w:docPart>
      <w:docPartPr>
        <w:name w:val="B22213DD2901A1428C3762D86342F6F4"/>
        <w:category>
          <w:name w:val="General"/>
          <w:gallery w:val="placeholder"/>
        </w:category>
        <w:types>
          <w:type w:val="bbPlcHdr"/>
        </w:types>
        <w:behaviors>
          <w:behavior w:val="content"/>
        </w:behaviors>
        <w:guid w:val="{E372ED66-6120-F24C-ADF4-9DD6854538EE}"/>
      </w:docPartPr>
      <w:docPartBody>
        <w:p w:rsidR="007037A3" w:rsidRDefault="007037A3">
          <w:pPr>
            <w:pStyle w:val="B22213DD2901A1428C3762D86342F6F4"/>
          </w:pPr>
          <w:r w:rsidRPr="006D3F01">
            <w:rPr>
              <w:rStyle w:val="PlaceholderText"/>
            </w:rPr>
            <w:t>Choose an item.</w:t>
          </w:r>
        </w:p>
      </w:docPartBody>
    </w:docPart>
    <w:docPart>
      <w:docPartPr>
        <w:name w:val="30193FAFFC8C7441BB4848388229232C"/>
        <w:category>
          <w:name w:val="General"/>
          <w:gallery w:val="placeholder"/>
        </w:category>
        <w:types>
          <w:type w:val="bbPlcHdr"/>
        </w:types>
        <w:behaviors>
          <w:behavior w:val="content"/>
        </w:behaviors>
        <w:guid w:val="{E1FA357A-5DEF-4D41-9A84-0C4FFFC65317}"/>
      </w:docPartPr>
      <w:docPartBody>
        <w:p w:rsidR="007037A3" w:rsidRDefault="007037A3">
          <w:pPr>
            <w:pStyle w:val="30193FAFFC8C7441BB4848388229232C"/>
          </w:pPr>
          <w:r w:rsidRPr="006D3F01">
            <w:rPr>
              <w:rStyle w:val="PlaceholderText"/>
            </w:rPr>
            <w:t>Choose an item.</w:t>
          </w:r>
        </w:p>
      </w:docPartBody>
    </w:docPart>
    <w:docPart>
      <w:docPartPr>
        <w:name w:val="E03FE6CC00117C46BD2BCC18EF74F7B9"/>
        <w:category>
          <w:name w:val="General"/>
          <w:gallery w:val="placeholder"/>
        </w:category>
        <w:types>
          <w:type w:val="bbPlcHdr"/>
        </w:types>
        <w:behaviors>
          <w:behavior w:val="content"/>
        </w:behaviors>
        <w:guid w:val="{ADCB51E6-5EA6-D74B-851C-F15EE42ADC34}"/>
      </w:docPartPr>
      <w:docPartBody>
        <w:p w:rsidR="007037A3" w:rsidRDefault="007037A3">
          <w:pPr>
            <w:pStyle w:val="E03FE6CC00117C46BD2BCC18EF74F7B9"/>
          </w:pPr>
          <w:r w:rsidRPr="006D3F01">
            <w:rPr>
              <w:rStyle w:val="PlaceholderText"/>
            </w:rPr>
            <w:t>Choose an item.</w:t>
          </w:r>
        </w:p>
      </w:docPartBody>
    </w:docPart>
    <w:docPart>
      <w:docPartPr>
        <w:name w:val="E9FC512D170702409F75181408A0FD53"/>
        <w:category>
          <w:name w:val="General"/>
          <w:gallery w:val="placeholder"/>
        </w:category>
        <w:types>
          <w:type w:val="bbPlcHdr"/>
        </w:types>
        <w:behaviors>
          <w:behavior w:val="content"/>
        </w:behaviors>
        <w:guid w:val="{1DBC5755-8EF1-B24A-9011-A70ECF8ACB4E}"/>
      </w:docPartPr>
      <w:docPartBody>
        <w:p w:rsidR="007037A3" w:rsidRDefault="007037A3">
          <w:pPr>
            <w:pStyle w:val="E9FC512D170702409F75181408A0FD53"/>
          </w:pPr>
          <w:r w:rsidRPr="006D3F01">
            <w:rPr>
              <w:rStyle w:val="PlaceholderText"/>
            </w:rPr>
            <w:t>Choose an item.</w:t>
          </w:r>
        </w:p>
      </w:docPartBody>
    </w:docPart>
    <w:docPart>
      <w:docPartPr>
        <w:name w:val="6CAFCB01B6385146B02FCCEDCBB6C7DC"/>
        <w:category>
          <w:name w:val="General"/>
          <w:gallery w:val="placeholder"/>
        </w:category>
        <w:types>
          <w:type w:val="bbPlcHdr"/>
        </w:types>
        <w:behaviors>
          <w:behavior w:val="content"/>
        </w:behaviors>
        <w:guid w:val="{86EF948C-1D58-CE43-B542-DB1D5E771987}"/>
      </w:docPartPr>
      <w:docPartBody>
        <w:p w:rsidR="007037A3" w:rsidRDefault="007037A3">
          <w:pPr>
            <w:pStyle w:val="6CAFCB01B6385146B02FCCEDCBB6C7DC"/>
          </w:pPr>
          <w:r w:rsidRPr="006D3F01">
            <w:rPr>
              <w:rStyle w:val="PlaceholderText"/>
            </w:rPr>
            <w:t>Choose an item.</w:t>
          </w:r>
        </w:p>
      </w:docPartBody>
    </w:docPart>
    <w:docPart>
      <w:docPartPr>
        <w:name w:val="E0A1D5C5EA14874A88C32B3FCB408614"/>
        <w:category>
          <w:name w:val="General"/>
          <w:gallery w:val="placeholder"/>
        </w:category>
        <w:types>
          <w:type w:val="bbPlcHdr"/>
        </w:types>
        <w:behaviors>
          <w:behavior w:val="content"/>
        </w:behaviors>
        <w:guid w:val="{2F625135-CD80-E54F-BB7A-609006095419}"/>
      </w:docPartPr>
      <w:docPartBody>
        <w:p w:rsidR="007037A3" w:rsidRDefault="007037A3">
          <w:pPr>
            <w:pStyle w:val="E0A1D5C5EA14874A88C32B3FCB408614"/>
          </w:pPr>
          <w:r w:rsidRPr="006D3F01">
            <w:rPr>
              <w:rStyle w:val="PlaceholderText"/>
            </w:rPr>
            <w:t>Choose an item.</w:t>
          </w:r>
        </w:p>
      </w:docPartBody>
    </w:docPart>
    <w:docPart>
      <w:docPartPr>
        <w:name w:val="96F372E90EF060488D75446168B66454"/>
        <w:category>
          <w:name w:val="General"/>
          <w:gallery w:val="placeholder"/>
        </w:category>
        <w:types>
          <w:type w:val="bbPlcHdr"/>
        </w:types>
        <w:behaviors>
          <w:behavior w:val="content"/>
        </w:behaviors>
        <w:guid w:val="{1422F8B1-ADBF-434C-95A6-134ED1C0D4AB}"/>
      </w:docPartPr>
      <w:docPartBody>
        <w:p w:rsidR="007037A3" w:rsidRDefault="007037A3">
          <w:pPr>
            <w:pStyle w:val="96F372E90EF060488D75446168B66454"/>
          </w:pPr>
          <w:r w:rsidRPr="006D3F01">
            <w:rPr>
              <w:rStyle w:val="PlaceholderText"/>
            </w:rPr>
            <w:t>Choose an item.</w:t>
          </w:r>
        </w:p>
      </w:docPartBody>
    </w:docPart>
    <w:docPart>
      <w:docPartPr>
        <w:name w:val="355D109A21039141813AAC561A0325B0"/>
        <w:category>
          <w:name w:val="General"/>
          <w:gallery w:val="placeholder"/>
        </w:category>
        <w:types>
          <w:type w:val="bbPlcHdr"/>
        </w:types>
        <w:behaviors>
          <w:behavior w:val="content"/>
        </w:behaviors>
        <w:guid w:val="{AD4940B0-0D22-F840-ACA2-97A91DD68D49}"/>
      </w:docPartPr>
      <w:docPartBody>
        <w:p w:rsidR="007037A3" w:rsidRDefault="007037A3">
          <w:pPr>
            <w:pStyle w:val="355D109A21039141813AAC561A0325B0"/>
          </w:pPr>
          <w:r w:rsidRPr="006D3F01">
            <w:rPr>
              <w:rStyle w:val="PlaceholderText"/>
            </w:rPr>
            <w:t>Choose an item.</w:t>
          </w:r>
        </w:p>
      </w:docPartBody>
    </w:docPart>
    <w:docPart>
      <w:docPartPr>
        <w:name w:val="C024714FDB204838AD83F116BEE0A2FD"/>
        <w:category>
          <w:name w:val="General"/>
          <w:gallery w:val="placeholder"/>
        </w:category>
        <w:types>
          <w:type w:val="bbPlcHdr"/>
        </w:types>
        <w:behaviors>
          <w:behavior w:val="content"/>
        </w:behaviors>
        <w:guid w:val="{C65E5755-8EEB-4681-A077-2ED9F958C808}"/>
      </w:docPartPr>
      <w:docPartBody>
        <w:p w:rsidR="006350A0" w:rsidRDefault="007037A3">
          <w:pPr>
            <w:pStyle w:val="C024714FDB204838AD83F116BEE0A2FD"/>
          </w:pPr>
          <w:r w:rsidRPr="0019651E">
            <w:rPr>
              <w:rStyle w:val="PlaceholderText"/>
              <w:sz w:val="20"/>
              <w:szCs w:val="20"/>
            </w:rPr>
            <w:t>Click here to enter a date.</w:t>
          </w:r>
        </w:p>
      </w:docPartBody>
    </w:docPart>
    <w:docPart>
      <w:docPartPr>
        <w:name w:val="3E0478502F6B4A84BD27D98666FA3D19"/>
        <w:category>
          <w:name w:val="General"/>
          <w:gallery w:val="placeholder"/>
        </w:category>
        <w:types>
          <w:type w:val="bbPlcHdr"/>
        </w:types>
        <w:behaviors>
          <w:behavior w:val="content"/>
        </w:behaviors>
        <w:guid w:val="{E6F268C7-C04A-4DA5-B735-D60F092EFF63}"/>
      </w:docPartPr>
      <w:docPartBody>
        <w:p w:rsidR="006350A0" w:rsidRDefault="007037A3">
          <w:pPr>
            <w:pStyle w:val="3E0478502F6B4A84BD27D98666FA3D19"/>
          </w:pPr>
          <w:r>
            <w:rPr>
              <w:rStyle w:val="PlaceholderText"/>
              <w:sz w:val="20"/>
              <w:szCs w:val="20"/>
            </w:rPr>
            <w:t>E</w:t>
          </w:r>
          <w:r w:rsidRPr="00B15AC7">
            <w:rPr>
              <w:rStyle w:val="PlaceholderText"/>
              <w:sz w:val="20"/>
              <w:szCs w:val="20"/>
            </w:rPr>
            <w:t>nter a date.</w:t>
          </w:r>
        </w:p>
      </w:docPartBody>
    </w:docPart>
    <w:docPart>
      <w:docPartPr>
        <w:name w:val="B63EABF6577D463C80C39E5336A10FA6"/>
        <w:category>
          <w:name w:val="General"/>
          <w:gallery w:val="placeholder"/>
        </w:category>
        <w:types>
          <w:type w:val="bbPlcHdr"/>
        </w:types>
        <w:behaviors>
          <w:behavior w:val="content"/>
        </w:behaviors>
        <w:guid w:val="{DCD87DB4-0A86-40C0-BF90-11BB2022F73C}"/>
      </w:docPartPr>
      <w:docPartBody>
        <w:p w:rsidR="006350A0" w:rsidRDefault="007037A3">
          <w:pPr>
            <w:pStyle w:val="B63EABF6577D463C80C39E5336A10FA6"/>
          </w:pPr>
          <w:r w:rsidRPr="00B15AC7">
            <w:rPr>
              <w:rStyle w:val="PlaceholderText"/>
              <w:sz w:val="20"/>
              <w:szCs w:val="20"/>
            </w:rPr>
            <w:t>Choose an item.</w:t>
          </w:r>
        </w:p>
      </w:docPartBody>
    </w:docPart>
    <w:docPart>
      <w:docPartPr>
        <w:name w:val="FFC94CEB459043DC92BF6A90105B1723"/>
        <w:category>
          <w:name w:val="General"/>
          <w:gallery w:val="placeholder"/>
        </w:category>
        <w:types>
          <w:type w:val="bbPlcHdr"/>
        </w:types>
        <w:behaviors>
          <w:behavior w:val="content"/>
        </w:behaviors>
        <w:guid w:val="{C710B14E-3866-473E-9C57-983093C672B4}"/>
      </w:docPartPr>
      <w:docPartBody>
        <w:p w:rsidR="006350A0" w:rsidRDefault="007037A3">
          <w:pPr>
            <w:pStyle w:val="FFC94CEB459043DC92BF6A90105B1723"/>
          </w:pPr>
          <w:r w:rsidRPr="00973FBC">
            <w:rPr>
              <w:rStyle w:val="PlaceholderText"/>
              <w:sz w:val="20"/>
              <w:szCs w:val="20"/>
            </w:rPr>
            <w:t>Enter a date.</w:t>
          </w:r>
        </w:p>
      </w:docPartBody>
    </w:docPart>
    <w:docPart>
      <w:docPartPr>
        <w:name w:val="26819EFED9A7418C8D7ECD361ACA44E4"/>
        <w:category>
          <w:name w:val="General"/>
          <w:gallery w:val="placeholder"/>
        </w:category>
        <w:types>
          <w:type w:val="bbPlcHdr"/>
        </w:types>
        <w:behaviors>
          <w:behavior w:val="content"/>
        </w:behaviors>
        <w:guid w:val="{8EFCDCF2-B182-4D8A-ABAC-820168D0766E}"/>
      </w:docPartPr>
      <w:docPartBody>
        <w:p w:rsidR="006350A0" w:rsidRDefault="007037A3">
          <w:pPr>
            <w:pStyle w:val="26819EFED9A7418C8D7ECD361ACA44E4"/>
          </w:pPr>
          <w:r w:rsidRPr="00B15AC7">
            <w:rPr>
              <w:rStyle w:val="PlaceholderText"/>
              <w:sz w:val="20"/>
              <w:szCs w:val="20"/>
            </w:rPr>
            <w:t>Choose an item.</w:t>
          </w:r>
        </w:p>
      </w:docPartBody>
    </w:docPart>
    <w:docPart>
      <w:docPartPr>
        <w:name w:val="15A6FCBC7AE74F658EA46851B6A6969D"/>
        <w:category>
          <w:name w:val="General"/>
          <w:gallery w:val="placeholder"/>
        </w:category>
        <w:types>
          <w:type w:val="bbPlcHdr"/>
        </w:types>
        <w:behaviors>
          <w:behavior w:val="content"/>
        </w:behaviors>
        <w:guid w:val="{96A9C6EC-D068-4947-9C46-86F0AC072EA4}"/>
      </w:docPartPr>
      <w:docPartBody>
        <w:p w:rsidR="006350A0" w:rsidRDefault="007037A3">
          <w:pPr>
            <w:pStyle w:val="15A6FCBC7AE74F658EA46851B6A6969D"/>
          </w:pPr>
          <w:r w:rsidRPr="00973FBC">
            <w:rPr>
              <w:rStyle w:val="PlaceholderText"/>
              <w:sz w:val="20"/>
              <w:szCs w:val="20"/>
            </w:rPr>
            <w:t>Enter a date.</w:t>
          </w:r>
        </w:p>
      </w:docPartBody>
    </w:docPart>
    <w:docPart>
      <w:docPartPr>
        <w:name w:val="F8B1E711FE8248A181400BA053D22ED1"/>
        <w:category>
          <w:name w:val="General"/>
          <w:gallery w:val="placeholder"/>
        </w:category>
        <w:types>
          <w:type w:val="bbPlcHdr"/>
        </w:types>
        <w:behaviors>
          <w:behavior w:val="content"/>
        </w:behaviors>
        <w:guid w:val="{BB8966DA-A795-4D9F-9D23-506D27B35619}"/>
      </w:docPartPr>
      <w:docPartBody>
        <w:p w:rsidR="006350A0" w:rsidRDefault="007037A3">
          <w:pPr>
            <w:pStyle w:val="F8B1E711FE8248A181400BA053D22ED1"/>
          </w:pPr>
          <w:r w:rsidRPr="00B15AC7">
            <w:rPr>
              <w:rStyle w:val="PlaceholderText"/>
              <w:sz w:val="20"/>
              <w:szCs w:val="20"/>
            </w:rPr>
            <w:t>Choose an item.</w:t>
          </w:r>
        </w:p>
      </w:docPartBody>
    </w:docPart>
    <w:docPart>
      <w:docPartPr>
        <w:name w:val="04D80427509B4D2D87257A883F602A04"/>
        <w:category>
          <w:name w:val="General"/>
          <w:gallery w:val="placeholder"/>
        </w:category>
        <w:types>
          <w:type w:val="bbPlcHdr"/>
        </w:types>
        <w:behaviors>
          <w:behavior w:val="content"/>
        </w:behaviors>
        <w:guid w:val="{649B173F-A872-4BED-8304-0528FB74AB7C}"/>
      </w:docPartPr>
      <w:docPartBody>
        <w:p w:rsidR="006350A0" w:rsidRDefault="006350A0">
          <w:pPr>
            <w:pStyle w:val="04D80427509B4D2D87257A883F602A04"/>
          </w:pPr>
          <w:r w:rsidRPr="00B15AC7">
            <w:rPr>
              <w:rStyle w:val="PlaceholderText"/>
              <w:sz w:val="20"/>
              <w:szCs w:val="20"/>
            </w:rPr>
            <w:t>Choose an item.</w:t>
          </w:r>
        </w:p>
      </w:docPartBody>
    </w:docPart>
    <w:docPart>
      <w:docPartPr>
        <w:name w:val="89FDB4A6739B43CEA45630DD4FC423BD"/>
        <w:category>
          <w:name w:val="General"/>
          <w:gallery w:val="placeholder"/>
        </w:category>
        <w:types>
          <w:type w:val="bbPlcHdr"/>
        </w:types>
        <w:behaviors>
          <w:behavior w:val="content"/>
        </w:behaviors>
        <w:guid w:val="{62048A51-A6C5-499F-956B-DF2F25CF528F}"/>
      </w:docPartPr>
      <w:docPartBody>
        <w:p w:rsidR="006350A0" w:rsidRDefault="007037A3">
          <w:pPr>
            <w:pStyle w:val="89FDB4A6739B43CEA45630DD4FC423BD"/>
          </w:pPr>
          <w:r w:rsidRPr="00973FBC">
            <w:rPr>
              <w:rStyle w:val="PlaceholderText"/>
              <w:sz w:val="20"/>
              <w:szCs w:val="20"/>
            </w:rPr>
            <w:t>Enter a date.</w:t>
          </w:r>
        </w:p>
      </w:docPartBody>
    </w:docPart>
    <w:docPart>
      <w:docPartPr>
        <w:name w:val="426DE85D28624C5A89D10398CAC2CC0C"/>
        <w:category>
          <w:name w:val="General"/>
          <w:gallery w:val="placeholder"/>
        </w:category>
        <w:types>
          <w:type w:val="bbPlcHdr"/>
        </w:types>
        <w:behaviors>
          <w:behavior w:val="content"/>
        </w:behaviors>
        <w:guid w:val="{65C85D0A-BBDA-490D-B0B9-43203523DC68}"/>
      </w:docPartPr>
      <w:docPartBody>
        <w:p w:rsidR="006350A0" w:rsidRDefault="007037A3">
          <w:pPr>
            <w:pStyle w:val="426DE85D28624C5A89D10398CAC2CC0C"/>
          </w:pPr>
          <w:r w:rsidRPr="00B15AC7">
            <w:rPr>
              <w:rStyle w:val="PlaceholderText"/>
              <w:sz w:val="20"/>
              <w:szCs w:val="20"/>
            </w:rPr>
            <w:t>Choose an item.</w:t>
          </w:r>
        </w:p>
      </w:docPartBody>
    </w:docPart>
    <w:docPart>
      <w:docPartPr>
        <w:name w:val="3C29D7EB3A2C4826B114D46B5A0F6D2E"/>
        <w:category>
          <w:name w:val="General"/>
          <w:gallery w:val="placeholder"/>
        </w:category>
        <w:types>
          <w:type w:val="bbPlcHdr"/>
        </w:types>
        <w:behaviors>
          <w:behavior w:val="content"/>
        </w:behaviors>
        <w:guid w:val="{C2873AA4-948D-4E97-BEF2-8A3A45F412AA}"/>
      </w:docPartPr>
      <w:docPartBody>
        <w:p w:rsidR="006350A0" w:rsidRDefault="006350A0">
          <w:pPr>
            <w:pStyle w:val="3C29D7EB3A2C4826B114D46B5A0F6D2E"/>
          </w:pPr>
          <w:r w:rsidRPr="006F6067">
            <w:rPr>
              <w:rStyle w:val="PlaceholderText"/>
              <w:sz w:val="20"/>
              <w:szCs w:val="20"/>
            </w:rPr>
            <w:t>Enter Month</w:t>
          </w:r>
        </w:p>
      </w:docPartBody>
    </w:docPart>
    <w:docPart>
      <w:docPartPr>
        <w:name w:val="059F674C06914419ABA2A8D4E8D338E6"/>
        <w:category>
          <w:name w:val="General"/>
          <w:gallery w:val="placeholder"/>
        </w:category>
        <w:types>
          <w:type w:val="bbPlcHdr"/>
        </w:types>
        <w:behaviors>
          <w:behavior w:val="content"/>
        </w:behaviors>
        <w:guid w:val="{89909DFC-8313-487D-9D8D-B91107F0009D}"/>
      </w:docPartPr>
      <w:docPartBody>
        <w:p w:rsidR="006350A0" w:rsidRDefault="007037A3">
          <w:pPr>
            <w:pStyle w:val="059F674C06914419ABA2A8D4E8D338E6"/>
          </w:pPr>
          <w:r w:rsidRPr="00D2482F">
            <w:rPr>
              <w:rStyle w:val="PlaceholderText"/>
              <w:sz w:val="20"/>
              <w:szCs w:val="20"/>
            </w:rPr>
            <w:t>Click here to enter text.</w:t>
          </w:r>
        </w:p>
      </w:docPartBody>
    </w:docPart>
    <w:docPart>
      <w:docPartPr>
        <w:name w:val="5CDF9E792C944B1E84019B66D9A1DC5C"/>
        <w:category>
          <w:name w:val="General"/>
          <w:gallery w:val="placeholder"/>
        </w:category>
        <w:types>
          <w:type w:val="bbPlcHdr"/>
        </w:types>
        <w:behaviors>
          <w:behavior w:val="content"/>
        </w:behaviors>
        <w:guid w:val="{AC6FB8B5-2F95-4767-83AA-F89551F0212B}"/>
      </w:docPartPr>
      <w:docPartBody>
        <w:p w:rsidR="006350A0" w:rsidRDefault="007037A3">
          <w:pPr>
            <w:pStyle w:val="5CDF9E792C944B1E84019B66D9A1DC5C"/>
          </w:pPr>
          <w:r>
            <w:rPr>
              <w:rStyle w:val="PlaceholderText"/>
              <w:sz w:val="20"/>
              <w:szCs w:val="20"/>
            </w:rPr>
            <w:t>Enter Cost</w:t>
          </w:r>
        </w:p>
      </w:docPartBody>
    </w:docPart>
    <w:docPart>
      <w:docPartPr>
        <w:name w:val="F258100807E446BA80AC8E6E68499C0A"/>
        <w:category>
          <w:name w:val="General"/>
          <w:gallery w:val="placeholder"/>
        </w:category>
        <w:types>
          <w:type w:val="bbPlcHdr"/>
        </w:types>
        <w:behaviors>
          <w:behavior w:val="content"/>
        </w:behaviors>
        <w:guid w:val="{06E75517-0217-4F24-9BA4-136C54F84FAF}"/>
      </w:docPartPr>
      <w:docPartBody>
        <w:p w:rsidR="006350A0" w:rsidRDefault="006350A0">
          <w:pPr>
            <w:pStyle w:val="F258100807E446BA80AC8E6E68499C0A"/>
          </w:pPr>
          <w:r w:rsidRPr="00954175">
            <w:rPr>
              <w:rStyle w:val="PlaceholderText"/>
              <w:sz w:val="20"/>
              <w:szCs w:val="20"/>
            </w:rPr>
            <w:t>Click here to enter text.</w:t>
          </w:r>
        </w:p>
      </w:docPartBody>
    </w:docPart>
    <w:docPart>
      <w:docPartPr>
        <w:name w:val="D2743684E3EC43C6AC66B0070C1D8587"/>
        <w:category>
          <w:name w:val="General"/>
          <w:gallery w:val="placeholder"/>
        </w:category>
        <w:types>
          <w:type w:val="bbPlcHdr"/>
        </w:types>
        <w:behaviors>
          <w:behavior w:val="content"/>
        </w:behaviors>
        <w:guid w:val="{1230A3DB-ACC9-439D-B461-668B10F4E8EB}"/>
      </w:docPartPr>
      <w:docPartBody>
        <w:p w:rsidR="006350A0" w:rsidRDefault="006350A0">
          <w:pPr>
            <w:pStyle w:val="D2743684E3EC43C6AC66B0070C1D8587"/>
          </w:pPr>
          <w:r>
            <w:rPr>
              <w:rStyle w:val="PlaceholderText"/>
              <w:sz w:val="20"/>
              <w:szCs w:val="20"/>
            </w:rPr>
            <w:t>Enter Cost</w:t>
          </w:r>
        </w:p>
      </w:docPartBody>
    </w:docPart>
    <w:docPart>
      <w:docPartPr>
        <w:name w:val="32896F6863594E8CB413EE358B171C6A"/>
        <w:category>
          <w:name w:val="General"/>
          <w:gallery w:val="placeholder"/>
        </w:category>
        <w:types>
          <w:type w:val="bbPlcHdr"/>
        </w:types>
        <w:behaviors>
          <w:behavior w:val="content"/>
        </w:behaviors>
        <w:guid w:val="{38509D71-993D-4592-8F6B-B64B2336A931}"/>
      </w:docPartPr>
      <w:docPartBody>
        <w:p w:rsidR="006350A0" w:rsidRDefault="006350A0" w:rsidP="006350A0">
          <w:pPr>
            <w:pStyle w:val="32896F6863594E8CB413EE358B171C6A"/>
          </w:pPr>
          <w:r w:rsidRPr="00B15AC7">
            <w:rPr>
              <w:rStyle w:val="PlaceholderText"/>
              <w:sz w:val="20"/>
              <w:szCs w:val="20"/>
            </w:rPr>
            <w:t>Enter Milestone Name &amp; Description Here.</w:t>
          </w:r>
        </w:p>
      </w:docPartBody>
    </w:docPart>
    <w:docPart>
      <w:docPartPr>
        <w:name w:val="1F594EB03B70438C8CABC1976EC23734"/>
        <w:category>
          <w:name w:val="General"/>
          <w:gallery w:val="placeholder"/>
        </w:category>
        <w:types>
          <w:type w:val="bbPlcHdr"/>
        </w:types>
        <w:behaviors>
          <w:behavior w:val="content"/>
        </w:behaviors>
        <w:guid w:val="{651A4282-73FA-4AEA-AD74-21AA1870EFFE}"/>
      </w:docPartPr>
      <w:docPartBody>
        <w:p w:rsidR="006350A0" w:rsidRDefault="006350A0" w:rsidP="006350A0">
          <w:pPr>
            <w:pStyle w:val="1F594EB03B70438C8CABC1976EC23734"/>
          </w:pPr>
          <w:r w:rsidRPr="00B15AC7">
            <w:rPr>
              <w:rStyle w:val="PlaceholderText"/>
              <w:sz w:val="20"/>
              <w:szCs w:val="20"/>
            </w:rPr>
            <w:t>Enter Milestone Name &amp; Description Here.</w:t>
          </w:r>
        </w:p>
      </w:docPartBody>
    </w:docPart>
    <w:docPart>
      <w:docPartPr>
        <w:name w:val="5533285844B948AFB5C901EB7D435FE9"/>
        <w:category>
          <w:name w:val="General"/>
          <w:gallery w:val="placeholder"/>
        </w:category>
        <w:types>
          <w:type w:val="bbPlcHdr"/>
        </w:types>
        <w:behaviors>
          <w:behavior w:val="content"/>
        </w:behaviors>
        <w:guid w:val="{82B6ABD8-CC2E-4A6B-AF78-56FC328C97DE}"/>
      </w:docPartPr>
      <w:docPartBody>
        <w:p w:rsidR="006350A0" w:rsidRDefault="006350A0" w:rsidP="006350A0">
          <w:pPr>
            <w:pStyle w:val="5533285844B948AFB5C901EB7D435FE9"/>
          </w:pPr>
          <w:r w:rsidRPr="00954175">
            <w:rPr>
              <w:rStyle w:val="PlaceholderText"/>
              <w:sz w:val="20"/>
              <w:szCs w:val="20"/>
            </w:rPr>
            <w:t>Click here to enter text.</w:t>
          </w:r>
        </w:p>
      </w:docPartBody>
    </w:docPart>
    <w:docPart>
      <w:docPartPr>
        <w:name w:val="9F9AC90D0666421AA641ED16EC88634A"/>
        <w:category>
          <w:name w:val="General"/>
          <w:gallery w:val="placeholder"/>
        </w:category>
        <w:types>
          <w:type w:val="bbPlcHdr"/>
        </w:types>
        <w:behaviors>
          <w:behavior w:val="content"/>
        </w:behaviors>
        <w:guid w:val="{FEAEDAA4-D674-476E-9901-3E09CD655ABE}"/>
      </w:docPartPr>
      <w:docPartBody>
        <w:p w:rsidR="006350A0" w:rsidRDefault="006350A0" w:rsidP="006350A0">
          <w:pPr>
            <w:pStyle w:val="9F9AC90D0666421AA641ED16EC88634A"/>
          </w:pPr>
          <w:r w:rsidRPr="00B15AC7">
            <w:rPr>
              <w:rStyle w:val="PlaceholderText"/>
              <w:sz w:val="20"/>
              <w:szCs w:val="20"/>
            </w:rPr>
            <w:t>Enter Milestone Name &amp; Description Here.</w:t>
          </w:r>
        </w:p>
      </w:docPartBody>
    </w:docPart>
    <w:docPart>
      <w:docPartPr>
        <w:name w:val="D7FE9E023F624612A123AC8189196410"/>
        <w:category>
          <w:name w:val="General"/>
          <w:gallery w:val="placeholder"/>
        </w:category>
        <w:types>
          <w:type w:val="bbPlcHdr"/>
        </w:types>
        <w:behaviors>
          <w:behavior w:val="content"/>
        </w:behaviors>
        <w:guid w:val="{3F023968-0D97-464C-B44B-677BED11B16E}"/>
      </w:docPartPr>
      <w:docPartBody>
        <w:p w:rsidR="006350A0" w:rsidRDefault="006350A0" w:rsidP="006350A0">
          <w:pPr>
            <w:pStyle w:val="D7FE9E023F624612A123AC8189196410"/>
          </w:pPr>
          <w:r w:rsidRPr="00B15AC7">
            <w:rPr>
              <w:rStyle w:val="PlaceholderText"/>
              <w:sz w:val="20"/>
              <w:szCs w:val="20"/>
            </w:rPr>
            <w:t>Enter Milestone Name &amp; Description Here.</w:t>
          </w:r>
        </w:p>
      </w:docPartBody>
    </w:docPart>
    <w:docPart>
      <w:docPartPr>
        <w:name w:val="6C1873A5394E4701B8476B1038FD60BC"/>
        <w:category>
          <w:name w:val="General"/>
          <w:gallery w:val="placeholder"/>
        </w:category>
        <w:types>
          <w:type w:val="bbPlcHdr"/>
        </w:types>
        <w:behaviors>
          <w:behavior w:val="content"/>
        </w:behaviors>
        <w:guid w:val="{C2916144-AD1C-4520-B03F-4BA4CE49C9A8}"/>
      </w:docPartPr>
      <w:docPartBody>
        <w:p w:rsidR="006350A0" w:rsidRDefault="006350A0" w:rsidP="006350A0">
          <w:pPr>
            <w:pStyle w:val="6C1873A5394E4701B8476B1038FD60BC"/>
          </w:pPr>
          <w:r w:rsidRPr="00D2482F">
            <w:rPr>
              <w:rStyle w:val="PlaceholderText"/>
              <w:sz w:val="20"/>
              <w:szCs w:val="20"/>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37A3"/>
    <w:rsid w:val="000A22C7"/>
    <w:rsid w:val="000F16DA"/>
    <w:rsid w:val="003528EA"/>
    <w:rsid w:val="00503C67"/>
    <w:rsid w:val="006350A0"/>
    <w:rsid w:val="00640B1A"/>
    <w:rsid w:val="006901B1"/>
    <w:rsid w:val="006C0316"/>
    <w:rsid w:val="006C605B"/>
    <w:rsid w:val="007037A3"/>
    <w:rsid w:val="00736FF5"/>
    <w:rsid w:val="007D3848"/>
    <w:rsid w:val="007F6316"/>
    <w:rsid w:val="008866FC"/>
    <w:rsid w:val="009043D7"/>
    <w:rsid w:val="00924109"/>
    <w:rsid w:val="00A36F35"/>
    <w:rsid w:val="00A628C7"/>
    <w:rsid w:val="00A81228"/>
    <w:rsid w:val="00B221B0"/>
    <w:rsid w:val="00BC7F79"/>
    <w:rsid w:val="00C11AD6"/>
    <w:rsid w:val="00D1415B"/>
    <w:rsid w:val="00D65422"/>
    <w:rsid w:val="00DE0040"/>
    <w:rsid w:val="00E15008"/>
    <w:rsid w:val="00E66E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5EE7235"/>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350A0"/>
    <w:rPr>
      <w:color w:val="808080"/>
    </w:rPr>
  </w:style>
  <w:style w:type="paragraph" w:customStyle="1" w:styleId="545635DFF48860448CDEADED8A1508D5">
    <w:name w:val="545635DFF48860448CDEADED8A1508D5"/>
  </w:style>
  <w:style w:type="paragraph" w:customStyle="1" w:styleId="3DDDA3CBE908444DA0C7029E510CCA45">
    <w:name w:val="3DDDA3CBE908444DA0C7029E510CCA45"/>
  </w:style>
  <w:style w:type="paragraph" w:customStyle="1" w:styleId="4D3413384CBD5447A6CE24DD6234546B">
    <w:name w:val="4D3413384CBD5447A6CE24DD6234546B"/>
  </w:style>
  <w:style w:type="paragraph" w:customStyle="1" w:styleId="059216E668D93B429C4A2DCE8E591BA5">
    <w:name w:val="059216E668D93B429C4A2DCE8E591BA5"/>
  </w:style>
  <w:style w:type="paragraph" w:customStyle="1" w:styleId="4C1C11D1FD801F4080F87273AAC2E08B">
    <w:name w:val="4C1C11D1FD801F4080F87273AAC2E08B"/>
  </w:style>
  <w:style w:type="paragraph" w:customStyle="1" w:styleId="038EBDF694C5D54AA7BEEBBB4D604763">
    <w:name w:val="038EBDF694C5D54AA7BEEBBB4D604763"/>
  </w:style>
  <w:style w:type="paragraph" w:customStyle="1" w:styleId="6755EFF4E888A44AB29C3DC8F2AF339C">
    <w:name w:val="6755EFF4E888A44AB29C3DC8F2AF339C"/>
  </w:style>
  <w:style w:type="paragraph" w:customStyle="1" w:styleId="9D9119AF8F58D14DAE3F083166CBDD79">
    <w:name w:val="9D9119AF8F58D14DAE3F083166CBDD79"/>
  </w:style>
  <w:style w:type="paragraph" w:customStyle="1" w:styleId="DF8B6D894CB3DD42B5ED2E8FE6E372A5">
    <w:name w:val="DF8B6D894CB3DD42B5ED2E8FE6E372A5"/>
  </w:style>
  <w:style w:type="paragraph" w:customStyle="1" w:styleId="C8E577FED1A5A44C8035A446BB246E25">
    <w:name w:val="C8E577FED1A5A44C8035A446BB246E25"/>
  </w:style>
  <w:style w:type="paragraph" w:customStyle="1" w:styleId="799603E836803541BC2210754AA8340C">
    <w:name w:val="799603E836803541BC2210754AA8340C"/>
  </w:style>
  <w:style w:type="paragraph" w:customStyle="1" w:styleId="63DC8077293F524E95304A1FD6A88535">
    <w:name w:val="63DC8077293F524E95304A1FD6A88535"/>
  </w:style>
  <w:style w:type="paragraph" w:customStyle="1" w:styleId="8182B4E38C63E44080481E4804DC4360">
    <w:name w:val="8182B4E38C63E44080481E4804DC4360"/>
  </w:style>
  <w:style w:type="paragraph" w:customStyle="1" w:styleId="4E6037B29ECF0F48BA9BB9686748256B">
    <w:name w:val="4E6037B29ECF0F48BA9BB9686748256B"/>
  </w:style>
  <w:style w:type="paragraph" w:customStyle="1" w:styleId="C417FEC4D91DA842A7C722AA3C4271D5">
    <w:name w:val="C417FEC4D91DA842A7C722AA3C4271D5"/>
  </w:style>
  <w:style w:type="paragraph" w:customStyle="1" w:styleId="31C996652CA727489665D27E8CA5D603">
    <w:name w:val="31C996652CA727489665D27E8CA5D603"/>
  </w:style>
  <w:style w:type="paragraph" w:customStyle="1" w:styleId="D91D5CD058F21041B97E17C84119F3A6">
    <w:name w:val="D91D5CD058F21041B97E17C84119F3A6"/>
  </w:style>
  <w:style w:type="paragraph" w:customStyle="1" w:styleId="880D8901F8A75C4D9B44F155A0D0539C">
    <w:name w:val="880D8901F8A75C4D9B44F155A0D0539C"/>
  </w:style>
  <w:style w:type="paragraph" w:customStyle="1" w:styleId="0A9BEAF54C95584284E097E89E7FBA0E">
    <w:name w:val="0A9BEAF54C95584284E097E89E7FBA0E"/>
  </w:style>
  <w:style w:type="paragraph" w:customStyle="1" w:styleId="F7650B636B5E024D9C30C63BD6767B8A">
    <w:name w:val="F7650B636B5E024D9C30C63BD6767B8A"/>
  </w:style>
  <w:style w:type="paragraph" w:customStyle="1" w:styleId="41FC35F92561104D9766DAB49EDD64E6">
    <w:name w:val="41FC35F92561104D9766DAB49EDD64E6"/>
  </w:style>
  <w:style w:type="paragraph" w:customStyle="1" w:styleId="71A694525566A7488A11DA4EDBFDEA5A">
    <w:name w:val="71A694525566A7488A11DA4EDBFDEA5A"/>
  </w:style>
  <w:style w:type="paragraph" w:customStyle="1" w:styleId="56DA6D730E2DD440958938412200AD1F">
    <w:name w:val="56DA6D730E2DD440958938412200AD1F"/>
  </w:style>
  <w:style w:type="paragraph" w:customStyle="1" w:styleId="2942005835CA214D89E7FB9E3EC9AF94">
    <w:name w:val="2942005835CA214D89E7FB9E3EC9AF94"/>
  </w:style>
  <w:style w:type="paragraph" w:customStyle="1" w:styleId="E59741C23C4C874883AE2143F9DA78A4">
    <w:name w:val="E59741C23C4C874883AE2143F9DA78A4"/>
  </w:style>
  <w:style w:type="paragraph" w:customStyle="1" w:styleId="749FA895F354224A9ACD655C86027C42">
    <w:name w:val="749FA895F354224A9ACD655C86027C42"/>
  </w:style>
  <w:style w:type="paragraph" w:customStyle="1" w:styleId="E82F92905C5DC24CA91DAF8926D9B550">
    <w:name w:val="E82F92905C5DC24CA91DAF8926D9B550"/>
  </w:style>
  <w:style w:type="paragraph" w:customStyle="1" w:styleId="3FB31D8E1C0CB5488531981FB06FD3BB">
    <w:name w:val="3FB31D8E1C0CB5488531981FB06FD3BB"/>
  </w:style>
  <w:style w:type="paragraph" w:customStyle="1" w:styleId="B3EFD7B9C0E213419737B2F5DFD9CF2E">
    <w:name w:val="B3EFD7B9C0E213419737B2F5DFD9CF2E"/>
  </w:style>
  <w:style w:type="paragraph" w:customStyle="1" w:styleId="F254721E7F49EC4D8B7238E64644ED9C">
    <w:name w:val="F254721E7F49EC4D8B7238E64644ED9C"/>
  </w:style>
  <w:style w:type="paragraph" w:customStyle="1" w:styleId="D464198AF5DCD14B8C2E1983B222774A">
    <w:name w:val="D464198AF5DCD14B8C2E1983B222774A"/>
  </w:style>
  <w:style w:type="paragraph" w:customStyle="1" w:styleId="6D2635E130898440A9CAC349585986B6">
    <w:name w:val="6D2635E130898440A9CAC349585986B6"/>
  </w:style>
  <w:style w:type="paragraph" w:customStyle="1" w:styleId="BB4589BB2A3EAF4FB4E8082420A7A686">
    <w:name w:val="BB4589BB2A3EAF4FB4E8082420A7A686"/>
  </w:style>
  <w:style w:type="paragraph" w:customStyle="1" w:styleId="0A9B1A3F5BF8AD47B311C7DA7E5A0F23">
    <w:name w:val="0A9B1A3F5BF8AD47B311C7DA7E5A0F23"/>
  </w:style>
  <w:style w:type="paragraph" w:customStyle="1" w:styleId="B7D7F912B8D9684C873D9B286CE98824">
    <w:name w:val="B7D7F912B8D9684C873D9B286CE98824"/>
  </w:style>
  <w:style w:type="paragraph" w:customStyle="1" w:styleId="60B8DA6AE1C6A546865EF4734DBDFE54">
    <w:name w:val="60B8DA6AE1C6A546865EF4734DBDFE54"/>
  </w:style>
  <w:style w:type="paragraph" w:customStyle="1" w:styleId="FA9995ED3D70AB4C9840917A5106657C">
    <w:name w:val="FA9995ED3D70AB4C9840917A5106657C"/>
  </w:style>
  <w:style w:type="paragraph" w:customStyle="1" w:styleId="77636615B8C4E2458F400A4C847E7779">
    <w:name w:val="77636615B8C4E2458F400A4C847E7779"/>
  </w:style>
  <w:style w:type="paragraph" w:customStyle="1" w:styleId="35225B0A2A7FAF468F89FA52A0540DE9">
    <w:name w:val="35225B0A2A7FAF468F89FA52A0540DE9"/>
  </w:style>
  <w:style w:type="paragraph" w:customStyle="1" w:styleId="10724CFB1054164599DF090C56BDCF0C">
    <w:name w:val="10724CFB1054164599DF090C56BDCF0C"/>
  </w:style>
  <w:style w:type="paragraph" w:customStyle="1" w:styleId="3DA8CA7CC325664CB111BE1F55326F60">
    <w:name w:val="3DA8CA7CC325664CB111BE1F55326F60"/>
  </w:style>
  <w:style w:type="paragraph" w:customStyle="1" w:styleId="E13D4DBAE5E6CA449591607A5AE88903">
    <w:name w:val="E13D4DBAE5E6CA449591607A5AE88903"/>
  </w:style>
  <w:style w:type="paragraph" w:customStyle="1" w:styleId="0A02ED3E0BE0FC458C4FEC25CE9BC551">
    <w:name w:val="0A02ED3E0BE0FC458C4FEC25CE9BC551"/>
  </w:style>
  <w:style w:type="paragraph" w:customStyle="1" w:styleId="F7479FA8A675C3419F466084066E2693">
    <w:name w:val="F7479FA8A675C3419F466084066E2693"/>
  </w:style>
  <w:style w:type="paragraph" w:customStyle="1" w:styleId="255FF730E24DD7419036BE2CCA5C9D2A">
    <w:name w:val="255FF730E24DD7419036BE2CCA5C9D2A"/>
  </w:style>
  <w:style w:type="paragraph" w:customStyle="1" w:styleId="0C81EF982ADA644B8928F589A7BF7417">
    <w:name w:val="0C81EF982ADA644B8928F589A7BF7417"/>
  </w:style>
  <w:style w:type="paragraph" w:customStyle="1" w:styleId="3C8943D60ADA4043B9F83B15893C1402">
    <w:name w:val="3C8943D60ADA4043B9F83B15893C1402"/>
  </w:style>
  <w:style w:type="paragraph" w:customStyle="1" w:styleId="2273FB2B3DBA83469E1EFFB6F3224039">
    <w:name w:val="2273FB2B3DBA83469E1EFFB6F3224039"/>
  </w:style>
  <w:style w:type="paragraph" w:customStyle="1" w:styleId="9B79A7FAE7BE8E49A812A81992A4715E">
    <w:name w:val="9B79A7FAE7BE8E49A812A81992A4715E"/>
  </w:style>
  <w:style w:type="paragraph" w:customStyle="1" w:styleId="7F3AE315FC5A2C41A5F7047D4C4232D4">
    <w:name w:val="7F3AE315FC5A2C41A5F7047D4C4232D4"/>
  </w:style>
  <w:style w:type="paragraph" w:customStyle="1" w:styleId="A7974D62343192488272F047681D0D5B">
    <w:name w:val="A7974D62343192488272F047681D0D5B"/>
  </w:style>
  <w:style w:type="paragraph" w:customStyle="1" w:styleId="8F87545CF79A8848916D79757ECF2767">
    <w:name w:val="8F87545CF79A8848916D79757ECF2767"/>
  </w:style>
  <w:style w:type="paragraph" w:customStyle="1" w:styleId="48DE6D6408871448831B0E2A79925B93">
    <w:name w:val="48DE6D6408871448831B0E2A79925B93"/>
  </w:style>
  <w:style w:type="paragraph" w:customStyle="1" w:styleId="89B339FE12711E4EBCD044C491CFA229">
    <w:name w:val="89B339FE12711E4EBCD044C491CFA229"/>
  </w:style>
  <w:style w:type="paragraph" w:customStyle="1" w:styleId="96AD2EB1CF052C409E86CF8E57307419">
    <w:name w:val="96AD2EB1CF052C409E86CF8E57307419"/>
  </w:style>
  <w:style w:type="paragraph" w:customStyle="1" w:styleId="97A6748712F88E44B0DD8D0439A8A099">
    <w:name w:val="97A6748712F88E44B0DD8D0439A8A099"/>
  </w:style>
  <w:style w:type="paragraph" w:customStyle="1" w:styleId="959841C62A0E28419068DEC36947BF9C">
    <w:name w:val="959841C62A0E28419068DEC36947BF9C"/>
  </w:style>
  <w:style w:type="paragraph" w:customStyle="1" w:styleId="CE617E73469357408DF0D4BCB86CBB94">
    <w:name w:val="CE617E73469357408DF0D4BCB86CBB94"/>
  </w:style>
  <w:style w:type="paragraph" w:customStyle="1" w:styleId="94CAA9A97A885B4C86A23A14DDE197F6">
    <w:name w:val="94CAA9A97A885B4C86A23A14DDE197F6"/>
  </w:style>
  <w:style w:type="paragraph" w:customStyle="1" w:styleId="6233FAB44B574F4AB60672EB4CE06B05">
    <w:name w:val="6233FAB44B574F4AB60672EB4CE06B05"/>
  </w:style>
  <w:style w:type="paragraph" w:customStyle="1" w:styleId="C906810C20E2EE4EB818C536B9F86119">
    <w:name w:val="C906810C20E2EE4EB818C536B9F86119"/>
  </w:style>
  <w:style w:type="paragraph" w:customStyle="1" w:styleId="FC1E0B6BC5ACE14A82FB9BC92AF0C4E8">
    <w:name w:val="FC1E0B6BC5ACE14A82FB9BC92AF0C4E8"/>
  </w:style>
  <w:style w:type="paragraph" w:customStyle="1" w:styleId="141D18EF14A2074F9C695EF29661475D">
    <w:name w:val="141D18EF14A2074F9C695EF29661475D"/>
  </w:style>
  <w:style w:type="paragraph" w:customStyle="1" w:styleId="E6F8D0817BEDC644BBB28A2D55A05417">
    <w:name w:val="E6F8D0817BEDC644BBB28A2D55A05417"/>
  </w:style>
  <w:style w:type="paragraph" w:customStyle="1" w:styleId="238B305810AB624FBC2EA3BAC9126AA4">
    <w:name w:val="238B305810AB624FBC2EA3BAC9126AA4"/>
  </w:style>
  <w:style w:type="paragraph" w:customStyle="1" w:styleId="822B26AD9FB19D4F94AAF66135A97B17">
    <w:name w:val="822B26AD9FB19D4F94AAF66135A97B17"/>
  </w:style>
  <w:style w:type="paragraph" w:customStyle="1" w:styleId="2A21F677E787C74897BC8D943198A4AE">
    <w:name w:val="2A21F677E787C74897BC8D943198A4AE"/>
  </w:style>
  <w:style w:type="paragraph" w:customStyle="1" w:styleId="9E59E9C220794E4AB2047CC46BB6594C">
    <w:name w:val="9E59E9C220794E4AB2047CC46BB6594C"/>
  </w:style>
  <w:style w:type="paragraph" w:customStyle="1" w:styleId="DD515A516F53C7478A517582303F5664">
    <w:name w:val="DD515A516F53C7478A517582303F5664"/>
  </w:style>
  <w:style w:type="paragraph" w:customStyle="1" w:styleId="DDE525B1BF6E89419A960002A0593F0C">
    <w:name w:val="DDE525B1BF6E89419A960002A0593F0C"/>
  </w:style>
  <w:style w:type="paragraph" w:customStyle="1" w:styleId="D5D2E374BB70F0439FB4BC6D2A95082B">
    <w:name w:val="D5D2E374BB70F0439FB4BC6D2A95082B"/>
  </w:style>
  <w:style w:type="paragraph" w:customStyle="1" w:styleId="D260A32D999627408EC57E9B69D74EB8">
    <w:name w:val="D260A32D999627408EC57E9B69D74EB8"/>
  </w:style>
  <w:style w:type="paragraph" w:customStyle="1" w:styleId="80B32851CBC7104EAACE2563FDD3C13C">
    <w:name w:val="80B32851CBC7104EAACE2563FDD3C13C"/>
  </w:style>
  <w:style w:type="paragraph" w:customStyle="1" w:styleId="B098D3ABA1E51D44985FC30495EFC0DA">
    <w:name w:val="B098D3ABA1E51D44985FC30495EFC0DA"/>
  </w:style>
  <w:style w:type="paragraph" w:customStyle="1" w:styleId="6D0DFAC37AACF249A61A44F2EEDBE6E7">
    <w:name w:val="6D0DFAC37AACF249A61A44F2EEDBE6E7"/>
  </w:style>
  <w:style w:type="paragraph" w:customStyle="1" w:styleId="0F6193CFA005804E9B9AFD91DA0C53DE">
    <w:name w:val="0F6193CFA005804E9B9AFD91DA0C53DE"/>
  </w:style>
  <w:style w:type="paragraph" w:customStyle="1" w:styleId="1F3013EF72D13848A1B8E435FC82E00F">
    <w:name w:val="1F3013EF72D13848A1B8E435FC82E00F"/>
  </w:style>
  <w:style w:type="paragraph" w:customStyle="1" w:styleId="0EE1560E365AD741A26DBACB7C5373F6">
    <w:name w:val="0EE1560E365AD741A26DBACB7C5373F6"/>
  </w:style>
  <w:style w:type="paragraph" w:customStyle="1" w:styleId="1F562BB40C3C374D9FDB1AF19D0FC26E">
    <w:name w:val="1F562BB40C3C374D9FDB1AF19D0FC26E"/>
  </w:style>
  <w:style w:type="paragraph" w:customStyle="1" w:styleId="A063C34925BA3345993D9DCCD7A9AD02">
    <w:name w:val="A063C34925BA3345993D9DCCD7A9AD02"/>
  </w:style>
  <w:style w:type="paragraph" w:customStyle="1" w:styleId="C66CF42CC8591E428026B80798A9827E">
    <w:name w:val="C66CF42CC8591E428026B80798A9827E"/>
  </w:style>
  <w:style w:type="paragraph" w:customStyle="1" w:styleId="91EE493729F04C4EADE4E99D4C8E370F">
    <w:name w:val="91EE493729F04C4EADE4E99D4C8E370F"/>
  </w:style>
  <w:style w:type="paragraph" w:customStyle="1" w:styleId="657733964F8AEB4B8966C61476AD928E">
    <w:name w:val="657733964F8AEB4B8966C61476AD928E"/>
  </w:style>
  <w:style w:type="paragraph" w:customStyle="1" w:styleId="DABA678CB9493342869B1BE052FA457F">
    <w:name w:val="DABA678CB9493342869B1BE052FA457F"/>
  </w:style>
  <w:style w:type="paragraph" w:customStyle="1" w:styleId="FD173376B28C544DAC0A3E81205419B0">
    <w:name w:val="FD173376B28C544DAC0A3E81205419B0"/>
  </w:style>
  <w:style w:type="paragraph" w:customStyle="1" w:styleId="BC857ED7BA1D2245A1422A680BEE2BA0">
    <w:name w:val="BC857ED7BA1D2245A1422A680BEE2BA0"/>
  </w:style>
  <w:style w:type="paragraph" w:customStyle="1" w:styleId="F0084D06DB17CC4F96AC25885655AD61">
    <w:name w:val="F0084D06DB17CC4F96AC25885655AD61"/>
  </w:style>
  <w:style w:type="paragraph" w:customStyle="1" w:styleId="5D85ACAC04770E488037D6A3CEA95700">
    <w:name w:val="5D85ACAC04770E488037D6A3CEA95700"/>
  </w:style>
  <w:style w:type="paragraph" w:customStyle="1" w:styleId="D84828F8C231654B8EE1F06126C1A56C">
    <w:name w:val="D84828F8C231654B8EE1F06126C1A56C"/>
  </w:style>
  <w:style w:type="paragraph" w:customStyle="1" w:styleId="CCBB377A9A98C64F97466E776E1820AC">
    <w:name w:val="CCBB377A9A98C64F97466E776E1820AC"/>
  </w:style>
  <w:style w:type="paragraph" w:customStyle="1" w:styleId="224DFA30675762488BFDF37B7B9B3C41">
    <w:name w:val="224DFA30675762488BFDF37B7B9B3C41"/>
  </w:style>
  <w:style w:type="paragraph" w:customStyle="1" w:styleId="74CFE87FB08803498A7A416FBB652463">
    <w:name w:val="74CFE87FB08803498A7A416FBB652463"/>
  </w:style>
  <w:style w:type="paragraph" w:customStyle="1" w:styleId="263CE1D43233754E80B102C7951BB004">
    <w:name w:val="263CE1D43233754E80B102C7951BB004"/>
  </w:style>
  <w:style w:type="paragraph" w:customStyle="1" w:styleId="7779AD7514D0A848AAC2E21603B087BD">
    <w:name w:val="7779AD7514D0A848AAC2E21603B087BD"/>
  </w:style>
  <w:style w:type="paragraph" w:customStyle="1" w:styleId="46A869D910C99F48AEF099AB2DC45D68">
    <w:name w:val="46A869D910C99F48AEF099AB2DC45D68"/>
  </w:style>
  <w:style w:type="paragraph" w:customStyle="1" w:styleId="58AA0CF121630B45A50E94D2850582F5">
    <w:name w:val="58AA0CF121630B45A50E94D2850582F5"/>
  </w:style>
  <w:style w:type="paragraph" w:customStyle="1" w:styleId="5DBEC427547FE54DA8855C9C596AF481">
    <w:name w:val="5DBEC427547FE54DA8855C9C596AF481"/>
  </w:style>
  <w:style w:type="paragraph" w:customStyle="1" w:styleId="E23085AB47FDB34E8D4BB68224D3C2C6">
    <w:name w:val="E23085AB47FDB34E8D4BB68224D3C2C6"/>
  </w:style>
  <w:style w:type="paragraph" w:customStyle="1" w:styleId="B22213DD2901A1428C3762D86342F6F4">
    <w:name w:val="B22213DD2901A1428C3762D86342F6F4"/>
  </w:style>
  <w:style w:type="paragraph" w:customStyle="1" w:styleId="30193FAFFC8C7441BB4848388229232C">
    <w:name w:val="30193FAFFC8C7441BB4848388229232C"/>
  </w:style>
  <w:style w:type="paragraph" w:customStyle="1" w:styleId="E03FE6CC00117C46BD2BCC18EF74F7B9">
    <w:name w:val="E03FE6CC00117C46BD2BCC18EF74F7B9"/>
  </w:style>
  <w:style w:type="paragraph" w:customStyle="1" w:styleId="E9FC512D170702409F75181408A0FD53">
    <w:name w:val="E9FC512D170702409F75181408A0FD53"/>
  </w:style>
  <w:style w:type="paragraph" w:customStyle="1" w:styleId="6CAFCB01B6385146B02FCCEDCBB6C7DC">
    <w:name w:val="6CAFCB01B6385146B02FCCEDCBB6C7DC"/>
  </w:style>
  <w:style w:type="paragraph" w:customStyle="1" w:styleId="E0A1D5C5EA14874A88C32B3FCB408614">
    <w:name w:val="E0A1D5C5EA14874A88C32B3FCB408614"/>
  </w:style>
  <w:style w:type="paragraph" w:customStyle="1" w:styleId="96F372E90EF060488D75446168B66454">
    <w:name w:val="96F372E90EF060488D75446168B66454"/>
  </w:style>
  <w:style w:type="paragraph" w:customStyle="1" w:styleId="355D109A21039141813AAC561A0325B0">
    <w:name w:val="355D109A21039141813AAC561A0325B0"/>
  </w:style>
  <w:style w:type="paragraph" w:customStyle="1" w:styleId="C024714FDB204838AD83F116BEE0A2FD">
    <w:name w:val="C024714FDB204838AD83F116BEE0A2FD"/>
  </w:style>
  <w:style w:type="paragraph" w:customStyle="1" w:styleId="3E0478502F6B4A84BD27D98666FA3D19">
    <w:name w:val="3E0478502F6B4A84BD27D98666FA3D19"/>
  </w:style>
  <w:style w:type="paragraph" w:customStyle="1" w:styleId="B63EABF6577D463C80C39E5336A10FA6">
    <w:name w:val="B63EABF6577D463C80C39E5336A10FA6"/>
  </w:style>
  <w:style w:type="paragraph" w:customStyle="1" w:styleId="FFC94CEB459043DC92BF6A90105B1723">
    <w:name w:val="FFC94CEB459043DC92BF6A90105B1723"/>
  </w:style>
  <w:style w:type="paragraph" w:customStyle="1" w:styleId="26819EFED9A7418C8D7ECD361ACA44E4">
    <w:name w:val="26819EFED9A7418C8D7ECD361ACA44E4"/>
  </w:style>
  <w:style w:type="paragraph" w:customStyle="1" w:styleId="15A6FCBC7AE74F658EA46851B6A6969D">
    <w:name w:val="15A6FCBC7AE74F658EA46851B6A6969D"/>
  </w:style>
  <w:style w:type="paragraph" w:customStyle="1" w:styleId="F8B1E711FE8248A181400BA053D22ED1">
    <w:name w:val="F8B1E711FE8248A181400BA053D22ED1"/>
  </w:style>
  <w:style w:type="paragraph" w:customStyle="1" w:styleId="04D80427509B4D2D87257A883F602A04">
    <w:name w:val="04D80427509B4D2D87257A883F602A04"/>
  </w:style>
  <w:style w:type="paragraph" w:customStyle="1" w:styleId="89FDB4A6739B43CEA45630DD4FC423BD">
    <w:name w:val="89FDB4A6739B43CEA45630DD4FC423BD"/>
  </w:style>
  <w:style w:type="paragraph" w:customStyle="1" w:styleId="426DE85D28624C5A89D10398CAC2CC0C">
    <w:name w:val="426DE85D28624C5A89D10398CAC2CC0C"/>
  </w:style>
  <w:style w:type="paragraph" w:customStyle="1" w:styleId="3C29D7EB3A2C4826B114D46B5A0F6D2E">
    <w:name w:val="3C29D7EB3A2C4826B114D46B5A0F6D2E"/>
  </w:style>
  <w:style w:type="paragraph" w:customStyle="1" w:styleId="059F674C06914419ABA2A8D4E8D338E6">
    <w:name w:val="059F674C06914419ABA2A8D4E8D338E6"/>
  </w:style>
  <w:style w:type="paragraph" w:customStyle="1" w:styleId="5CDF9E792C944B1E84019B66D9A1DC5C">
    <w:name w:val="5CDF9E792C944B1E84019B66D9A1DC5C"/>
  </w:style>
  <w:style w:type="paragraph" w:customStyle="1" w:styleId="F258100807E446BA80AC8E6E68499C0A">
    <w:name w:val="F258100807E446BA80AC8E6E68499C0A"/>
  </w:style>
  <w:style w:type="paragraph" w:customStyle="1" w:styleId="D2743684E3EC43C6AC66B0070C1D8587">
    <w:name w:val="D2743684E3EC43C6AC66B0070C1D8587"/>
  </w:style>
  <w:style w:type="paragraph" w:customStyle="1" w:styleId="32896F6863594E8CB413EE358B171C6A">
    <w:name w:val="32896F6863594E8CB413EE358B171C6A"/>
    <w:rsid w:val="006350A0"/>
  </w:style>
  <w:style w:type="paragraph" w:customStyle="1" w:styleId="1F594EB03B70438C8CABC1976EC23734">
    <w:name w:val="1F594EB03B70438C8CABC1976EC23734"/>
    <w:rsid w:val="006350A0"/>
  </w:style>
  <w:style w:type="paragraph" w:customStyle="1" w:styleId="5533285844B948AFB5C901EB7D435FE9">
    <w:name w:val="5533285844B948AFB5C901EB7D435FE9"/>
    <w:rsid w:val="006350A0"/>
  </w:style>
  <w:style w:type="paragraph" w:customStyle="1" w:styleId="9F9AC90D0666421AA641ED16EC88634A">
    <w:name w:val="9F9AC90D0666421AA641ED16EC88634A"/>
    <w:rsid w:val="006350A0"/>
  </w:style>
  <w:style w:type="paragraph" w:customStyle="1" w:styleId="D7FE9E023F624612A123AC8189196410">
    <w:name w:val="D7FE9E023F624612A123AC8189196410"/>
    <w:rsid w:val="006350A0"/>
  </w:style>
  <w:style w:type="paragraph" w:customStyle="1" w:styleId="6C1873A5394E4701B8476B1038FD60BC">
    <w:name w:val="6C1873A5394E4701B8476B1038FD60BC"/>
    <w:rsid w:val="006350A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0B59FDD0EE95B4E819A07D1C002C56C" ma:contentTypeVersion="6" ma:contentTypeDescription="Create a new document." ma:contentTypeScope="" ma:versionID="a9d08d89acd516bc4cae7e518340b8eb">
  <xsd:schema xmlns:xsd="http://www.w3.org/2001/XMLSchema" xmlns:xs="http://www.w3.org/2001/XMLSchema" xmlns:p="http://schemas.microsoft.com/office/2006/metadata/properties" xmlns:ns2="f36db87d-28b1-437f-80db-dff7a914738a" xmlns:ns3="2dcfc564-0251-4056-8280-ebe0552f0e99" targetNamespace="http://schemas.microsoft.com/office/2006/metadata/properties" ma:root="true" ma:fieldsID="3b3b676debbbd2d56c2f35c82a304d75" ns2:_="" ns3:_="">
    <xsd:import namespace="f36db87d-28b1-437f-80db-dff7a914738a"/>
    <xsd:import namespace="2dcfc564-0251-4056-8280-ebe0552f0e99"/>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36db87d-28b1-437f-80db-dff7a914738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dcfc564-0251-4056-8280-ebe0552f0e99"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73ED267-4956-4224-9764-9F78DD27804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CB422977-E6A1-4F08-BF66-3464F9D9E80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36db87d-28b1-437f-80db-dff7a914738a"/>
    <ds:schemaRef ds:uri="2dcfc564-0251-4056-8280-ebe0552f0e9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6FF7124-0433-4460-8AD4-7DF6F99B7A3A}">
  <ds:schemaRefs>
    <ds:schemaRef ds:uri="http://schemas.microsoft.com/sharepoint/v3/contenttype/forms"/>
  </ds:schemaRefs>
</ds:datastoreItem>
</file>

<file path=docMetadata/LabelInfo.xml><?xml version="1.0" encoding="utf-8"?>
<clbl:labelList xmlns:clbl="http://schemas.microsoft.com/office/2020/mipLabelMetadata">
  <clbl:label id="{95965d95-ecc0-4720-b759-1f33c42ed7da}" enabled="1" method="Standard" siteId="{a0f29d7e-28cd-4f54-8442-7885aee7c080}" removed="0"/>
</clbl:labelList>
</file>

<file path=docProps/app.xml><?xml version="1.0" encoding="utf-8"?>
<Properties xmlns="http://schemas.openxmlformats.org/officeDocument/2006/extended-properties" xmlns:vt="http://schemas.openxmlformats.org/officeDocument/2006/docPropsVTypes">
  <Template>Normal.dotm</Template>
  <TotalTime>19</TotalTime>
  <Pages>16</Pages>
  <Words>3850</Words>
  <Characters>21945</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Argonne National Labs</Company>
  <LinksUpToDate>false</LinksUpToDate>
  <CharactersWithSpaces>25744</CharactersWithSpaces>
  <SharedDoc>false</SharedDoc>
  <HLinks>
    <vt:vector size="18" baseType="variant">
      <vt:variant>
        <vt:i4>2424841</vt:i4>
      </vt:variant>
      <vt:variant>
        <vt:i4>6</vt:i4>
      </vt:variant>
      <vt:variant>
        <vt:i4>0</vt:i4>
      </vt:variant>
      <vt:variant>
        <vt:i4>5</vt:i4>
      </vt:variant>
      <vt:variant>
        <vt:lpwstr>mailto:ayip@nrel.gov</vt:lpwstr>
      </vt:variant>
      <vt:variant>
        <vt:lpwstr/>
      </vt:variant>
      <vt:variant>
        <vt:i4>2424841</vt:i4>
      </vt:variant>
      <vt:variant>
        <vt:i4>3</vt:i4>
      </vt:variant>
      <vt:variant>
        <vt:i4>0</vt:i4>
      </vt:variant>
      <vt:variant>
        <vt:i4>5</vt:i4>
      </vt:variant>
      <vt:variant>
        <vt:lpwstr>mailto:ayip@nrel.gov</vt:lpwstr>
      </vt:variant>
      <vt:variant>
        <vt:lpwstr/>
      </vt:variant>
      <vt:variant>
        <vt:i4>4784224</vt:i4>
      </vt:variant>
      <vt:variant>
        <vt:i4>0</vt:i4>
      </vt:variant>
      <vt:variant>
        <vt:i4>0</vt:i4>
      </vt:variant>
      <vt:variant>
        <vt:i4>5</vt:i4>
      </vt:variant>
      <vt:variant>
        <vt:lpwstr>mailto:pjadun@nrel.gov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Valued DOE Employee</dc:creator>
  <cp:keywords/>
  <dc:description/>
  <cp:lastModifiedBy>Jadun, Paige</cp:lastModifiedBy>
  <cp:revision>4</cp:revision>
  <cp:lastPrinted>2016-07-21T14:15:00Z</cp:lastPrinted>
  <dcterms:created xsi:type="dcterms:W3CDTF">2025-02-03T20:04:00Z</dcterms:created>
  <dcterms:modified xsi:type="dcterms:W3CDTF">2025-02-04T14:34:00Z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0x010100B0B59FDD0EE95B4E819A07D1C002C56C</vt:lpwstr>
  </property>
  <property fmtid="{D5CDD505-2E9C-101B-9397-08002B2CF9AE}" pid="3" name="MediaServiceImageTags">
    <vt:lpwstr/>
  </property>
  <property fmtid="{D5CDD505-2E9C-101B-9397-08002B2CF9AE}" pid="4" name="MSIP_Label_95965d95-ecc0-4720-b759-1f33c42ed7da_Enabled">
    <vt:lpwstr>true</vt:lpwstr>
  </property>
  <property fmtid="{D5CDD505-2E9C-101B-9397-08002B2CF9AE}" pid="5" name="MSIP_Label_95965d95-ecc0-4720-b759-1f33c42ed7da_SetDate">
    <vt:lpwstr>2024-07-08T16:12:36Z</vt:lpwstr>
  </property>
  <property fmtid="{D5CDD505-2E9C-101B-9397-08002B2CF9AE}" pid="6" name="MSIP_Label_95965d95-ecc0-4720-b759-1f33c42ed7da_Method">
    <vt:lpwstr>Standard</vt:lpwstr>
  </property>
  <property fmtid="{D5CDD505-2E9C-101B-9397-08002B2CF9AE}" pid="7" name="MSIP_Label_95965d95-ecc0-4720-b759-1f33c42ed7da_Name">
    <vt:lpwstr>General</vt:lpwstr>
  </property>
  <property fmtid="{D5CDD505-2E9C-101B-9397-08002B2CF9AE}" pid="8" name="MSIP_Label_95965d95-ecc0-4720-b759-1f33c42ed7da_SiteId">
    <vt:lpwstr>a0f29d7e-28cd-4f54-8442-7885aee7c080</vt:lpwstr>
  </property>
  <property fmtid="{D5CDD505-2E9C-101B-9397-08002B2CF9AE}" pid="9" name="MSIP_Label_95965d95-ecc0-4720-b759-1f33c42ed7da_ActionId">
    <vt:lpwstr>88e474f0-5006-46fb-9796-b8e91cd47c18</vt:lpwstr>
  </property>
  <property fmtid="{D5CDD505-2E9C-101B-9397-08002B2CF9AE}" pid="10" name="MSIP_Label_95965d95-ecc0-4720-b759-1f33c42ed7da_ContentBits">
    <vt:lpwstr>0</vt:lpwstr>
  </property>
</Properties>
</file>