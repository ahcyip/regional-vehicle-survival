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5C82" w14:textId="77777777" w:rsidR="0092007D" w:rsidRPr="001879E8" w:rsidRDefault="0092007D" w:rsidP="0092007D">
      <w:pPr>
        <w:jc w:val="center"/>
        <w:rPr>
          <w:b/>
          <w:bCs/>
          <w:sz w:val="24"/>
          <w:szCs w:val="24"/>
        </w:rPr>
      </w:pPr>
      <w:r w:rsidRPr="001879E8">
        <w:rPr>
          <w:b/>
          <w:bCs/>
          <w:sz w:val="24"/>
          <w:szCs w:val="24"/>
        </w:rPr>
        <w:t xml:space="preserve">State Differences in Light-Duty Vehicle </w:t>
      </w:r>
      <w:r>
        <w:rPr>
          <w:b/>
          <w:bCs/>
          <w:sz w:val="24"/>
          <w:szCs w:val="24"/>
        </w:rPr>
        <w:t xml:space="preserve">Net </w:t>
      </w:r>
      <w:r w:rsidRPr="001879E8">
        <w:rPr>
          <w:b/>
          <w:bCs/>
          <w:sz w:val="24"/>
          <w:szCs w:val="24"/>
        </w:rPr>
        <w:t>Survival Rates</w:t>
      </w:r>
      <w:commentRangeStart w:id="0"/>
      <w:commentRangeStart w:id="1"/>
      <w:r>
        <w:rPr>
          <w:rStyle w:val="FootnoteReference"/>
          <w:b/>
          <w:bCs/>
          <w:sz w:val="24"/>
          <w:szCs w:val="24"/>
        </w:rPr>
        <w:footnoteReference w:id="2"/>
      </w:r>
      <w:commentRangeEnd w:id="0"/>
      <w:r w:rsidR="00286A86">
        <w:rPr>
          <w:rStyle w:val="CommentReference"/>
        </w:rPr>
        <w:commentReference w:id="0"/>
      </w:r>
      <w:commentRangeEnd w:id="1"/>
      <w:r w:rsidR="00A46C49">
        <w:rPr>
          <w:rStyle w:val="CommentReference"/>
        </w:rPr>
        <w:commentReference w:id="1"/>
      </w:r>
    </w:p>
    <w:p w14:paraId="4579A857" w14:textId="77777777" w:rsidR="0092007D" w:rsidRPr="00B42375" w:rsidRDefault="0092007D" w:rsidP="0092007D">
      <w:pPr>
        <w:spacing w:after="0"/>
        <w:jc w:val="center"/>
        <w:rPr>
          <w:vertAlign w:val="superscript"/>
        </w:rPr>
      </w:pPr>
      <w:r>
        <w:t xml:space="preserve">David L. </w:t>
      </w:r>
      <w:proofErr w:type="spellStart"/>
      <w:r>
        <w:t>Greene</w:t>
      </w:r>
      <w:r>
        <w:rPr>
          <w:vertAlign w:val="superscript"/>
        </w:rPr>
        <w:t>a</w:t>
      </w:r>
      <w:proofErr w:type="spellEnd"/>
    </w:p>
    <w:p w14:paraId="673BFC87" w14:textId="77777777" w:rsidR="0092007D" w:rsidRPr="00B42375" w:rsidRDefault="0092007D" w:rsidP="0092007D">
      <w:pPr>
        <w:spacing w:after="0"/>
        <w:jc w:val="center"/>
        <w:rPr>
          <w:vertAlign w:val="superscript"/>
        </w:rPr>
      </w:pPr>
      <w:r>
        <w:t>Benjamin P. Leard</w:t>
      </w:r>
      <w:r>
        <w:rPr>
          <w:vertAlign w:val="superscript"/>
        </w:rPr>
        <w:t>a</w:t>
      </w:r>
    </w:p>
    <w:p w14:paraId="0353A89B" w14:textId="77777777" w:rsidR="0092007D" w:rsidRPr="00B42375" w:rsidRDefault="0092007D" w:rsidP="0092007D">
      <w:pPr>
        <w:spacing w:after="0"/>
        <w:jc w:val="center"/>
        <w:rPr>
          <w:vertAlign w:val="superscript"/>
        </w:rPr>
      </w:pPr>
      <w:r>
        <w:t xml:space="preserve">Arthur </w:t>
      </w:r>
      <w:proofErr w:type="spellStart"/>
      <w:r>
        <w:t>Yip</w:t>
      </w:r>
      <w:r>
        <w:rPr>
          <w:vertAlign w:val="superscript"/>
        </w:rPr>
        <w:t>b</w:t>
      </w:r>
      <w:proofErr w:type="spellEnd"/>
    </w:p>
    <w:p w14:paraId="3B77E274" w14:textId="77777777" w:rsidR="0092007D" w:rsidRPr="00B42375" w:rsidRDefault="0092007D" w:rsidP="0092007D">
      <w:pPr>
        <w:spacing w:after="0"/>
        <w:jc w:val="center"/>
        <w:rPr>
          <w:vertAlign w:val="superscript"/>
        </w:rPr>
      </w:pPr>
      <w:r>
        <w:t>Ruixiao Sun</w:t>
      </w:r>
      <w:r>
        <w:rPr>
          <w:vertAlign w:val="superscript"/>
        </w:rPr>
        <w:t>c</w:t>
      </w:r>
    </w:p>
    <w:p w14:paraId="01375310" w14:textId="77777777" w:rsidR="0092007D" w:rsidRPr="00B42375" w:rsidRDefault="0092007D" w:rsidP="0092007D">
      <w:pPr>
        <w:spacing w:after="0"/>
        <w:jc w:val="center"/>
        <w:rPr>
          <w:vertAlign w:val="superscript"/>
        </w:rPr>
      </w:pPr>
      <w:commentRangeStart w:id="2"/>
      <w:r>
        <w:t xml:space="preserve">Ranjan </w:t>
      </w:r>
      <w:proofErr w:type="spellStart"/>
      <w:r>
        <w:t>Bose</w:t>
      </w:r>
      <w:commentRangeEnd w:id="2"/>
      <w:r w:rsidR="00E47231">
        <w:rPr>
          <w:rStyle w:val="CommentReference"/>
        </w:rPr>
        <w:commentReference w:id="2"/>
      </w:r>
      <w:r>
        <w:rPr>
          <w:vertAlign w:val="superscript"/>
        </w:rPr>
        <w:t>c</w:t>
      </w:r>
      <w:proofErr w:type="spellEnd"/>
    </w:p>
    <w:p w14:paraId="427A4BE7" w14:textId="77777777" w:rsidR="0092007D" w:rsidRDefault="0092007D" w:rsidP="0092007D">
      <w:pPr>
        <w:jc w:val="center"/>
        <w:rPr>
          <w:b/>
          <w:bCs/>
          <w:sz w:val="24"/>
          <w:szCs w:val="24"/>
        </w:rPr>
      </w:pPr>
    </w:p>
    <w:p w14:paraId="68BEB482" w14:textId="77777777" w:rsidR="0092007D" w:rsidRDefault="0092007D" w:rsidP="0092007D">
      <w:pPr>
        <w:spacing w:after="0"/>
        <w:jc w:val="center"/>
      </w:pPr>
      <w:proofErr w:type="spellStart"/>
      <w:r>
        <w:rPr>
          <w:vertAlign w:val="superscript"/>
        </w:rPr>
        <w:t>a</w:t>
      </w:r>
      <w:r w:rsidRPr="00B42375">
        <w:t>The</w:t>
      </w:r>
      <w:proofErr w:type="spellEnd"/>
      <w:r w:rsidRPr="00B42375">
        <w:t xml:space="preserve"> Univ</w:t>
      </w:r>
      <w:r>
        <w:t>ersity of Tennessee</w:t>
      </w:r>
    </w:p>
    <w:p w14:paraId="771FD17D" w14:textId="77777777" w:rsidR="0092007D" w:rsidRDefault="0092007D" w:rsidP="0092007D">
      <w:pPr>
        <w:spacing w:after="0"/>
        <w:jc w:val="center"/>
      </w:pPr>
      <w:r>
        <w:t>Baker School for Public Policy and Public Affairs</w:t>
      </w:r>
    </w:p>
    <w:p w14:paraId="1AB4A8B1" w14:textId="77777777" w:rsidR="0092007D" w:rsidRDefault="0092007D" w:rsidP="0092007D">
      <w:pPr>
        <w:spacing w:after="0"/>
        <w:jc w:val="center"/>
      </w:pPr>
      <w:r>
        <w:t>1640 Cumberland Avenue</w:t>
      </w:r>
    </w:p>
    <w:p w14:paraId="1FB84094" w14:textId="77777777" w:rsidR="0092007D" w:rsidRDefault="0092007D" w:rsidP="0092007D">
      <w:pPr>
        <w:spacing w:after="0"/>
        <w:jc w:val="center"/>
      </w:pPr>
      <w:r>
        <w:t>Knoxville, Tennessee 37996-3340</w:t>
      </w:r>
    </w:p>
    <w:p w14:paraId="7A924308" w14:textId="77777777" w:rsidR="0092007D" w:rsidRDefault="0092007D" w:rsidP="0092007D">
      <w:pPr>
        <w:spacing w:after="0"/>
        <w:jc w:val="center"/>
      </w:pPr>
      <w:r>
        <w:t>United States of America</w:t>
      </w:r>
    </w:p>
    <w:p w14:paraId="58227EDE" w14:textId="77777777" w:rsidR="0092007D" w:rsidRDefault="0092007D" w:rsidP="0092007D">
      <w:pPr>
        <w:spacing w:after="0"/>
        <w:jc w:val="center"/>
      </w:pPr>
    </w:p>
    <w:p w14:paraId="3E69F951" w14:textId="77777777" w:rsidR="0092007D" w:rsidRDefault="0092007D" w:rsidP="0092007D">
      <w:pPr>
        <w:spacing w:after="0"/>
        <w:jc w:val="center"/>
      </w:pPr>
      <w:proofErr w:type="spellStart"/>
      <w:r>
        <w:rPr>
          <w:vertAlign w:val="superscript"/>
        </w:rPr>
        <w:t>b</w:t>
      </w:r>
      <w:r>
        <w:t>National</w:t>
      </w:r>
      <w:proofErr w:type="spellEnd"/>
      <w:r>
        <w:t xml:space="preserve"> Renewable Energy Laboratory</w:t>
      </w:r>
    </w:p>
    <w:p w14:paraId="028E7D22" w14:textId="77777777" w:rsidR="0092007D" w:rsidRPr="00EE4523" w:rsidRDefault="0092007D" w:rsidP="0092007D">
      <w:pPr>
        <w:spacing w:after="0"/>
        <w:jc w:val="center"/>
      </w:pPr>
      <w:r>
        <w:t>Center for Integrated Mobility Sciences</w:t>
      </w:r>
    </w:p>
    <w:p w14:paraId="2F6339A0" w14:textId="77777777" w:rsidR="0092007D" w:rsidRDefault="0092007D" w:rsidP="0092007D">
      <w:pPr>
        <w:spacing w:after="0"/>
        <w:jc w:val="center"/>
      </w:pPr>
      <w:r w:rsidRPr="000E3317">
        <w:t>15013 Denver West Parkway</w:t>
      </w:r>
      <w:r w:rsidRPr="000E3317">
        <w:br/>
        <w:t>Golden, CO 80401</w:t>
      </w:r>
    </w:p>
    <w:p w14:paraId="0CA6726B" w14:textId="77777777" w:rsidR="0092007D" w:rsidRDefault="0092007D" w:rsidP="0092007D">
      <w:pPr>
        <w:spacing w:after="0"/>
        <w:jc w:val="center"/>
      </w:pPr>
    </w:p>
    <w:p w14:paraId="68801B55" w14:textId="77777777" w:rsidR="0092007D" w:rsidRDefault="0092007D" w:rsidP="0092007D">
      <w:pPr>
        <w:spacing w:after="0"/>
        <w:jc w:val="center"/>
      </w:pPr>
      <w:proofErr w:type="spellStart"/>
      <w:r>
        <w:rPr>
          <w:vertAlign w:val="superscript"/>
        </w:rPr>
        <w:t>c</w:t>
      </w:r>
      <w:r>
        <w:t>Oak</w:t>
      </w:r>
      <w:proofErr w:type="spellEnd"/>
      <w:r>
        <w:t xml:space="preserve"> Ridge National Laboratory</w:t>
      </w:r>
    </w:p>
    <w:p w14:paraId="15A56905" w14:textId="77777777" w:rsidR="0092007D" w:rsidRDefault="0092007D" w:rsidP="0092007D">
      <w:pPr>
        <w:spacing w:after="0"/>
        <w:jc w:val="center"/>
      </w:pPr>
      <w:r>
        <w:t>National Transportation Research Center</w:t>
      </w:r>
    </w:p>
    <w:p w14:paraId="05BA8FD4" w14:textId="77777777" w:rsidR="0092007D" w:rsidRDefault="0092007D" w:rsidP="0092007D">
      <w:pPr>
        <w:spacing w:after="0"/>
        <w:jc w:val="center"/>
      </w:pPr>
      <w:r>
        <w:t xml:space="preserve">2360 </w:t>
      </w:r>
      <w:proofErr w:type="spellStart"/>
      <w:r>
        <w:t>Cherahala</w:t>
      </w:r>
      <w:proofErr w:type="spellEnd"/>
      <w:r>
        <w:t xml:space="preserve"> Boulevard</w:t>
      </w:r>
    </w:p>
    <w:p w14:paraId="612C7588" w14:textId="77777777" w:rsidR="0092007D" w:rsidRDefault="0092007D" w:rsidP="0092007D">
      <w:pPr>
        <w:spacing w:after="0"/>
        <w:jc w:val="center"/>
      </w:pPr>
      <w:r>
        <w:t>Knoxville, Tennessee 37932</w:t>
      </w:r>
    </w:p>
    <w:p w14:paraId="01A5C11F" w14:textId="77777777" w:rsidR="0092007D" w:rsidRDefault="0092007D" w:rsidP="0092007D">
      <w:pPr>
        <w:spacing w:after="0"/>
        <w:jc w:val="center"/>
      </w:pPr>
    </w:p>
    <w:p w14:paraId="4EEE6627" w14:textId="77777777" w:rsidR="0092007D" w:rsidRDefault="0092007D" w:rsidP="0092007D">
      <w:pPr>
        <w:spacing w:after="0"/>
        <w:jc w:val="center"/>
      </w:pPr>
      <w:r>
        <w:t>Corresponding author:</w:t>
      </w:r>
    </w:p>
    <w:p w14:paraId="2AD1C03C" w14:textId="77777777" w:rsidR="0092007D" w:rsidRDefault="0092007D" w:rsidP="0092007D">
      <w:pPr>
        <w:spacing w:after="0"/>
        <w:jc w:val="center"/>
      </w:pPr>
      <w:r>
        <w:t>David L. Greene</w:t>
      </w:r>
    </w:p>
    <w:p w14:paraId="4BC88979" w14:textId="77777777" w:rsidR="0092007D" w:rsidRDefault="0092007D" w:rsidP="0092007D">
      <w:pPr>
        <w:spacing w:after="0"/>
        <w:jc w:val="center"/>
      </w:pPr>
      <w:hyperlink r:id="rId15" w:history="1">
        <w:r w:rsidRPr="00125375">
          <w:rPr>
            <w:rStyle w:val="Hyperlink"/>
          </w:rPr>
          <w:t>dlgreene@utk.edu</w:t>
        </w:r>
      </w:hyperlink>
    </w:p>
    <w:p w14:paraId="674ED254" w14:textId="77777777" w:rsidR="0092007D" w:rsidRDefault="0092007D" w:rsidP="0092007D">
      <w:pPr>
        <w:spacing w:after="0"/>
        <w:jc w:val="center"/>
      </w:pPr>
      <w:r>
        <w:t>1+ (865) 384-3889</w:t>
      </w:r>
    </w:p>
    <w:p w14:paraId="001D3697" w14:textId="77777777" w:rsidR="0092007D" w:rsidRDefault="0092007D">
      <w:pPr>
        <w:rPr>
          <w:b/>
          <w:bCs/>
          <w:sz w:val="24"/>
          <w:szCs w:val="24"/>
        </w:rPr>
      </w:pPr>
      <w:r>
        <w:rPr>
          <w:b/>
          <w:bCs/>
          <w:sz w:val="24"/>
          <w:szCs w:val="24"/>
        </w:rPr>
        <w:br w:type="page"/>
      </w:r>
    </w:p>
    <w:p w14:paraId="5B7541F2" w14:textId="24FC5A34" w:rsidR="00ED1350" w:rsidRPr="001879E8" w:rsidRDefault="00290067" w:rsidP="00CE1300">
      <w:pPr>
        <w:jc w:val="center"/>
        <w:rPr>
          <w:b/>
          <w:bCs/>
          <w:sz w:val="24"/>
          <w:szCs w:val="24"/>
        </w:rPr>
      </w:pPr>
      <w:commentRangeStart w:id="3"/>
      <w:r w:rsidRPr="001879E8">
        <w:rPr>
          <w:b/>
          <w:bCs/>
          <w:sz w:val="24"/>
          <w:szCs w:val="24"/>
        </w:rPr>
        <w:lastRenderedPageBreak/>
        <w:t>State</w:t>
      </w:r>
      <w:r w:rsidR="00BD7DB5" w:rsidRPr="001879E8">
        <w:rPr>
          <w:b/>
          <w:bCs/>
          <w:sz w:val="24"/>
          <w:szCs w:val="24"/>
        </w:rPr>
        <w:t xml:space="preserve"> Differences in Light-Duty Vehicle </w:t>
      </w:r>
      <w:r w:rsidR="00540478">
        <w:rPr>
          <w:b/>
          <w:bCs/>
          <w:sz w:val="24"/>
          <w:szCs w:val="24"/>
        </w:rPr>
        <w:t xml:space="preserve">Net </w:t>
      </w:r>
      <w:r w:rsidR="00BD7DB5" w:rsidRPr="001879E8">
        <w:rPr>
          <w:b/>
          <w:bCs/>
          <w:sz w:val="24"/>
          <w:szCs w:val="24"/>
        </w:rPr>
        <w:t>Survival Rates</w:t>
      </w:r>
      <w:commentRangeEnd w:id="3"/>
      <w:r w:rsidR="001C455E">
        <w:rPr>
          <w:rStyle w:val="CommentReference"/>
        </w:rPr>
        <w:commentReference w:id="3"/>
      </w:r>
      <w:r w:rsidR="00FE0ADE">
        <w:rPr>
          <w:rStyle w:val="FootnoteReference"/>
          <w:b/>
          <w:bCs/>
          <w:sz w:val="24"/>
          <w:szCs w:val="24"/>
        </w:rPr>
        <w:footnoteReference w:id="3"/>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63F0961" w14:textId="1BC778E9" w:rsidR="00AC71CF" w:rsidRDefault="00AC71CF" w:rsidP="00842AE3">
      <w:pPr>
        <w:spacing w:after="0"/>
        <w:jc w:val="center"/>
      </w:pPr>
      <w:r>
        <w:t>Ruixiao Sun, O</w:t>
      </w:r>
      <w:r w:rsidR="00CA7BB1">
        <w:t xml:space="preserve">ak </w:t>
      </w:r>
      <w:r>
        <w:t>R</w:t>
      </w:r>
      <w:r w:rsidR="00CA7BB1">
        <w:t xml:space="preserve">idge </w:t>
      </w:r>
      <w:r>
        <w:t>N</w:t>
      </w:r>
      <w:r w:rsidR="00CA7BB1">
        <w:t xml:space="preserve">ational </w:t>
      </w:r>
      <w:r>
        <w:t>L</w:t>
      </w:r>
      <w:r w:rsidR="00CA7BB1">
        <w:t>aborator</w:t>
      </w:r>
      <w:r w:rsidR="00842AE3">
        <w:t>y</w:t>
      </w:r>
    </w:p>
    <w:p w14:paraId="49FE7E4B" w14:textId="5FF9B968" w:rsidR="00384ACD" w:rsidRDefault="00384ACD" w:rsidP="00842AE3">
      <w:pPr>
        <w:spacing w:after="0"/>
        <w:jc w:val="center"/>
      </w:pPr>
      <w:r>
        <w:t>Ranjan Bose,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25739A90" w:rsidR="00290067" w:rsidRDefault="00540478" w:rsidP="00CE1300">
      <w:pPr>
        <w:jc w:val="center"/>
      </w:pPr>
      <w:r>
        <w:t>June</w:t>
      </w:r>
      <w:r w:rsidR="00290067">
        <w:t xml:space="preserve"> </w:t>
      </w:r>
      <w:r w:rsidR="007876CB">
        <w:t>2025</w:t>
      </w:r>
    </w:p>
    <w:p w14:paraId="238F3D66" w14:textId="1CF26A90" w:rsidR="00290067" w:rsidRDefault="000B0D1F" w:rsidP="00DE368B">
      <w:pPr>
        <w:jc w:val="center"/>
        <w:rPr>
          <w:b/>
          <w:bCs/>
        </w:rPr>
      </w:pPr>
      <w:r w:rsidRPr="00DE368B">
        <w:rPr>
          <w:b/>
          <w:bCs/>
        </w:rPr>
        <w:t>Abstract</w:t>
      </w:r>
    </w:p>
    <w:p w14:paraId="51B3E2C1" w14:textId="24380CB6" w:rsidR="00BF15AB" w:rsidRDefault="00D31640">
      <w:r>
        <w:t>Transition</w:t>
      </w:r>
      <w:r w:rsidR="00EB37DB">
        <w:t>ing</w:t>
      </w:r>
      <w:r>
        <w:t xml:space="preserve"> </w:t>
      </w:r>
      <w:commentRangeStart w:id="4"/>
      <w:r>
        <w:t>to</w:t>
      </w:r>
      <w:commentRangeEnd w:id="4"/>
      <w:r w:rsidR="00FA6D2A">
        <w:rPr>
          <w:rStyle w:val="CommentReference"/>
        </w:rPr>
        <w:commentReference w:id="4"/>
      </w:r>
      <w:r>
        <w:t xml:space="preserve"> </w:t>
      </w:r>
      <w:del w:id="5" w:author="Sun, Ruixiao" w:date="2025-06-27T11:12:00Z" w16du:dateUtc="2025-06-27T15:12:00Z">
        <w:r w:rsidDel="000C29E8">
          <w:delText>zero-</w:delText>
        </w:r>
        <w:r w:rsidR="00DE104E" w:rsidDel="000C29E8">
          <w:delText>tailpipe-</w:delText>
        </w:r>
        <w:r w:rsidDel="000C29E8">
          <w:delText xml:space="preserve">emission </w:delText>
        </w:r>
      </w:del>
      <w:r>
        <w:t>electric vehicles</w:t>
      </w:r>
      <w:r w:rsidR="002A5614">
        <w:t xml:space="preserve"> (EV</w:t>
      </w:r>
      <w:r w:rsidR="00E56A48">
        <w:t>s</w:t>
      </w:r>
      <w:r w:rsidR="002A5614">
        <w:t>)</w:t>
      </w:r>
      <w:r>
        <w:t xml:space="preserve"> is a complex and multidecadal process of systemic change. For the U.S., </w:t>
      </w:r>
      <w:r w:rsidR="002A5614">
        <w:t xml:space="preserve">because of the large differences in EV adoption across states, </w:t>
      </w:r>
      <w:r>
        <w:t>important component</w:t>
      </w:r>
      <w:r w:rsidR="006F08C6">
        <w:t>s</w:t>
      </w:r>
      <w:r>
        <w:t xml:space="preserve"> of the </w:t>
      </w:r>
      <w:r w:rsidR="0098250C">
        <w:t xml:space="preserve">transition </w:t>
      </w:r>
      <w:r w:rsidR="006F08C6">
        <w:t>include migration of</w:t>
      </w:r>
      <w:r>
        <w:t xml:space="preserve"> used vehicles</w:t>
      </w:r>
      <w:r w:rsidR="006F08C6">
        <w:t xml:space="preserve"> across states</w:t>
      </w:r>
      <w:r>
        <w:t xml:space="preserve"> and their rates of survival.</w:t>
      </w:r>
      <w:r w:rsidR="0098250C">
        <w:t xml:space="preserve"> </w:t>
      </w:r>
      <w:r>
        <w:t xml:space="preserve"> </w:t>
      </w:r>
      <w:r w:rsidR="0098250C">
        <w:t>To assess how vehicles transition across states over time, w</w:t>
      </w:r>
      <w:r w:rsidR="00416B5B">
        <w:t xml:space="preserve">e </w:t>
      </w:r>
      <w:r w:rsidR="008128A8">
        <w:t>estimate</w:t>
      </w:r>
      <w:r w:rsidR="006C28DB">
        <w:t xml:space="preserve"> </w:t>
      </w:r>
      <w:r w:rsidR="00A53F05">
        <w:t>a</w:t>
      </w:r>
      <w:r w:rsidR="00416B5B">
        <w:t xml:space="preserve"> model of </w:t>
      </w:r>
      <w:r w:rsidR="001D78B3">
        <w:t xml:space="preserve">state-level </w:t>
      </w:r>
      <w:r w:rsidR="0098250C">
        <w:t>vehicle net</w:t>
      </w:r>
      <w:r w:rsidR="00416B5B">
        <w:t xml:space="preserve"> survival</w:t>
      </w:r>
      <w:r w:rsidR="0098250C">
        <w:t>, which incorporates the combined effects of vehicle migration and survival.</w:t>
      </w:r>
      <w:r w:rsidR="00416B5B">
        <w:t xml:space="preserve"> </w:t>
      </w:r>
      <w:r w:rsidR="00F3446A">
        <w:t xml:space="preserve">Using state-level data on </w:t>
      </w:r>
      <w:r w:rsidR="0098250C">
        <w:t>vehicle registrations during</w:t>
      </w:r>
      <w:r w:rsidR="00F3446A">
        <w:t xml:space="preserve"> 2015-2022, we estimate </w:t>
      </w:r>
      <w:r w:rsidR="00787115">
        <w:t>how</w:t>
      </w:r>
      <w:r w:rsidR="00F3446A">
        <w:t xml:space="preserve"> vehicle net survival </w:t>
      </w:r>
      <w:r w:rsidR="00092B21">
        <w:t>varies with</w:t>
      </w:r>
      <w:r w:rsidR="00BF15AB">
        <w:t xml:space="preserve"> </w:t>
      </w:r>
      <w:r w:rsidR="0098250C">
        <w:t>vehicle age</w:t>
      </w:r>
      <w:r w:rsidR="00092B21">
        <w:t>,</w:t>
      </w:r>
      <w:r w:rsidR="0098250C">
        <w:t xml:space="preserve"> class,</w:t>
      </w:r>
      <w:r w:rsidR="00092B21">
        <w:t xml:space="preserve"> and state</w:t>
      </w:r>
      <w:r w:rsidR="0098250C">
        <w:t xml:space="preserve"> </w:t>
      </w:r>
      <w:r w:rsidR="00BF15AB">
        <w:t>employment, income</w:t>
      </w:r>
      <w:r w:rsidR="008F0A52">
        <w:t>,</w:t>
      </w:r>
      <w:r w:rsidR="00BF15AB">
        <w:t xml:space="preserve"> and population.</w:t>
      </w:r>
      <w:r w:rsidR="001872FE">
        <w:t xml:space="preserve"> </w:t>
      </w:r>
      <w:commentRangeStart w:id="6"/>
      <w:r w:rsidR="00092B21">
        <w:t>Although our data do</w:t>
      </w:r>
      <w:r w:rsidR="00653FCC">
        <w:t>es</w:t>
      </w:r>
      <w:r w:rsidR="00092B21">
        <w:t xml:space="preserve"> not disentangle scrappage from migration, our analysis indicates substantial and persistent flows of</w:t>
      </w:r>
      <w:r w:rsidR="001872FE">
        <w:t xml:space="preserve"> </w:t>
      </w:r>
      <w:r w:rsidR="00A53F05">
        <w:t>2</w:t>
      </w:r>
      <w:r w:rsidR="00092B21">
        <w:t>-</w:t>
      </w:r>
      <w:r w:rsidR="00A53F05">
        <w:t xml:space="preserve"> to 10</w:t>
      </w:r>
      <w:r w:rsidR="00092B21">
        <w:t>-</w:t>
      </w:r>
      <w:r w:rsidR="00A53F05">
        <w:t>year</w:t>
      </w:r>
      <w:r w:rsidR="00092B21">
        <w:t>-</w:t>
      </w:r>
      <w:r w:rsidR="00A53F05">
        <w:t xml:space="preserve">old vehicles among states </w:t>
      </w:r>
      <w:r w:rsidR="00092B21">
        <w:t>that</w:t>
      </w:r>
      <w:r w:rsidR="001872FE">
        <w:t xml:space="preserve"> </w:t>
      </w:r>
      <w:r w:rsidR="00FC1941">
        <w:t>respond to differences in</w:t>
      </w:r>
      <w:r w:rsidR="001872FE">
        <w:t xml:space="preserve"> economic and population growth</w:t>
      </w:r>
      <w:r w:rsidR="00FC1941">
        <w:t xml:space="preserve"> and other state attributes</w:t>
      </w:r>
      <w:r w:rsidR="00092B21">
        <w:t xml:space="preserve"> with potentially important implications for the diffusion of advanced automotive technologies</w:t>
      </w:r>
      <w:r w:rsidR="001872FE">
        <w:t>. We show that the COVID pandemic had drastic but short-lived effe</w:t>
      </w:r>
      <w:r w:rsidR="00FC1941">
        <w:t>ct</w:t>
      </w:r>
      <w:r w:rsidR="001872FE">
        <w:t>s on the</w:t>
      </w:r>
      <w:r w:rsidR="00C0746A">
        <w:t xml:space="preserve"> net</w:t>
      </w:r>
      <w:r w:rsidR="001872FE">
        <w:t xml:space="preserve"> survival rates of older vehicles, especially light trucks. We estimate statistical models of state </w:t>
      </w:r>
      <w:r w:rsidR="00C0746A">
        <w:t xml:space="preserve">net </w:t>
      </w:r>
      <w:r w:rsidR="001872FE">
        <w:t>survival rates</w:t>
      </w:r>
      <w:r w:rsidR="00C0746A">
        <w:t xml:space="preserve"> for passenger cars, SUVs and vans, and pickup trucks</w:t>
      </w:r>
      <w:r w:rsidR="001872FE">
        <w:t xml:space="preserve"> that </w:t>
      </w:r>
      <w:r w:rsidR="00A53F05">
        <w:t xml:space="preserve">can </w:t>
      </w:r>
      <w:r w:rsidR="001872FE">
        <w:t xml:space="preserve">be used </w:t>
      </w:r>
      <w:r w:rsidR="00FF14CF">
        <w:t>in constructing</w:t>
      </w:r>
      <w:r w:rsidR="00C0746A">
        <w:t xml:space="preserve"> </w:t>
      </w:r>
      <w:r w:rsidR="00A53F05">
        <w:t>vehicle adoption scenarios</w:t>
      </w:r>
      <w:r w:rsidR="00C0746A">
        <w:t>.</w:t>
      </w:r>
      <w:r w:rsidR="001872FE">
        <w:t xml:space="preserve"> </w:t>
      </w:r>
      <w:commentRangeEnd w:id="6"/>
      <w:r w:rsidR="00F03924">
        <w:rPr>
          <w:rStyle w:val="CommentReference"/>
        </w:rPr>
        <w:commentReference w:id="6"/>
      </w:r>
    </w:p>
    <w:p w14:paraId="5CC56BB1" w14:textId="28DD397B" w:rsidR="00F22409" w:rsidRPr="00F22409" w:rsidRDefault="00286A86" w:rsidP="00653FCC">
      <w:pPr>
        <w:jc w:val="center"/>
      </w:pPr>
      <w:r>
        <w:br w:type="page"/>
      </w:r>
      <w:r w:rsidR="00F22409" w:rsidRPr="00F22409">
        <w:lastRenderedPageBreak/>
        <w:t>Acknowle</w:t>
      </w:r>
      <w:r w:rsidR="00653FCC">
        <w:t>d</w:t>
      </w:r>
      <w:r w:rsidR="00F22409" w:rsidRPr="00F22409">
        <w:t>gment</w:t>
      </w:r>
    </w:p>
    <w:p w14:paraId="1CC1534C" w14:textId="4CA13454" w:rsidR="00F22409" w:rsidRPr="00F22409" w:rsidRDefault="00F22409" w:rsidP="00F22409">
      <w:r w:rsidRPr="00F22409">
        <w:t>This research was authored in part by authors at the Oak Ridge National Laboratory managed by UT-Battelle, LLC for the U.S. Department of Energy (DOE) under contract No. DE-AC05-00OR22725 and in part by authors at the National Renewable Energy Laboratory, operated by Alliance for Sustainable Energy, LLC, for the U.S. DOE under Contract No. DE-AC3608GO28308. Funding</w:t>
      </w:r>
      <w:r w:rsidR="002F1CE6">
        <w:t xml:space="preserve"> was</w:t>
      </w:r>
      <w:r w:rsidRPr="00F22409">
        <w:t xml:space="preserve"> provided by the U.S. Department of Energy, Office of Energy Efficiency and Renewable Energy, Vehicle Technologies Office. The content of this report reflects the views of the authors and does not necessarily represent the views of the University of Tennessee, Oak Ridge National Laboratory, the National Renewable Energy Laboratory, or the U.S. DOE.  </w:t>
      </w:r>
    </w:p>
    <w:p w14:paraId="3645588D" w14:textId="77777777" w:rsidR="00286A86" w:rsidRDefault="00286A86"/>
    <w:p w14:paraId="3381938E" w14:textId="69EE0835" w:rsidR="00F22409" w:rsidDel="00277886" w:rsidRDefault="00F22409">
      <w:pPr>
        <w:rPr>
          <w:del w:id="7" w:author="Sun, Ruixiao" w:date="2025-06-26T16:52:00Z" w16du:dateUtc="2025-06-26T20:52:00Z"/>
        </w:rPr>
      </w:pPr>
      <w:r>
        <w:br w:type="page"/>
      </w:r>
    </w:p>
    <w:p w14:paraId="6BBDCDFD" w14:textId="77777777" w:rsidR="001C42FD" w:rsidRPr="000B0D1F" w:rsidRDefault="001C42FD"/>
    <w:p w14:paraId="1D9AEEB9" w14:textId="608D8AD5" w:rsidR="001C42FD" w:rsidRDefault="00290067" w:rsidP="00290067">
      <w:pPr>
        <w:pStyle w:val="ListParagraph"/>
        <w:numPr>
          <w:ilvl w:val="0"/>
          <w:numId w:val="1"/>
        </w:numPr>
      </w:pPr>
      <w:r>
        <w:t>Introduction</w:t>
      </w:r>
      <w:r w:rsidR="000B0D1F">
        <w:t xml:space="preserve"> and Overview</w:t>
      </w:r>
    </w:p>
    <w:p w14:paraId="44017F37" w14:textId="544C7A20" w:rsidR="00540478" w:rsidRDefault="004717A9" w:rsidP="008E30FD">
      <w:r>
        <w:t>Motor vehicles dominate U.S. transportation, accounting for 87% of passenger-miles traveled and 40% of freight ton-miles</w:t>
      </w:r>
      <w:r w:rsidR="00FF14CF">
        <w:t>.</w:t>
      </w:r>
      <w:r>
        <w:t xml:space="preserve"> </w:t>
      </w:r>
      <w:r w:rsidR="00FF14CF">
        <w:t>L</w:t>
      </w:r>
      <w:r>
        <w:t>ight-duty vehicles represent 87% of all highway vehicles</w:t>
      </w:r>
      <w:r w:rsidR="00EA26EA">
        <w:t xml:space="preserve"> (USDOT/BTS, 2025)</w:t>
      </w:r>
      <w:r>
        <w:t xml:space="preserve">. </w:t>
      </w:r>
      <w:r w:rsidR="00FF14CF">
        <w:t xml:space="preserve">Used vehicles constitute approximately 95% of vehicles (USDOT/BTS, 2025). </w:t>
      </w:r>
      <w:r>
        <w:t xml:space="preserve">As technologies such as automation and electrification transform transportation, understanding vehicle market </w:t>
      </w:r>
      <w:r w:rsidR="0094654D">
        <w:t xml:space="preserve">transition </w:t>
      </w:r>
      <w:r>
        <w:t>dynamics and their impacts on energy, the environment, and society is crucial</w:t>
      </w:r>
      <w:r w:rsidR="000F14C7">
        <w:t xml:space="preserve"> (Leard and Greene, 2023)</w:t>
      </w:r>
      <w:r>
        <w:t>.</w:t>
      </w:r>
      <w:r w:rsidR="00385981">
        <w:t xml:space="preserve"> </w:t>
      </w:r>
    </w:p>
    <w:p w14:paraId="246444F5" w14:textId="28FB5215" w:rsidR="00243BD0" w:rsidRDefault="006C28DB" w:rsidP="00290067">
      <w:r>
        <w:t xml:space="preserve">Understanding vehicle transition dynamics </w:t>
      </w:r>
      <w:r w:rsidR="0094654D">
        <w:t>provide</w:t>
      </w:r>
      <w:r w:rsidR="0094320E">
        <w:t>s</w:t>
      </w:r>
      <w:r w:rsidR="0094654D">
        <w:t xml:space="preserve"> insights </w:t>
      </w:r>
      <w:r w:rsidR="00286A86">
        <w:t>into</w:t>
      </w:r>
      <w:r w:rsidR="0094654D">
        <w:t xml:space="preserve"> how state-level policies</w:t>
      </w:r>
      <w:r w:rsidR="0099540C">
        <w:t xml:space="preserve"> may influence the vehicle registration profile of the entire country</w:t>
      </w:r>
      <w:r w:rsidR="00EF345E">
        <w:t xml:space="preserve"> </w:t>
      </w:r>
      <w:del w:id="8" w:author="Sun, Ruixiao" w:date="2025-06-27T11:46:00Z" w16du:dateUtc="2025-06-27T15:46:00Z">
        <w:r w:rsidR="00EF345E" w:rsidDel="001022EC">
          <w:delText>and the geography of pollutant emissions</w:delText>
        </w:r>
        <w:r w:rsidR="00FF14CF" w:rsidDel="001022EC">
          <w:delText xml:space="preserve"> </w:delText>
        </w:r>
      </w:del>
      <w:r w:rsidR="00FF14CF">
        <w:t>and highway safety</w:t>
      </w:r>
      <w:r w:rsidR="00EF345E">
        <w:t xml:space="preserve"> (e.g., Newman et al., 2024)</w:t>
      </w:r>
      <w:r w:rsidR="0099540C">
        <w:t xml:space="preserve">. For example, </w:t>
      </w:r>
      <w:r w:rsidR="0094654D">
        <w:t>California</w:t>
      </w:r>
      <w:r w:rsidR="0099540C">
        <w:t xml:space="preserve"> and several other states have adopted the</w:t>
      </w:r>
      <w:r w:rsidR="0094654D">
        <w:t xml:space="preserve"> Advanced Clean Cars</w:t>
      </w:r>
      <w:r w:rsidR="000D36EA">
        <w:t>,</w:t>
      </w:r>
      <w:r w:rsidR="00286A86">
        <w:t xml:space="preserve"> or </w:t>
      </w:r>
      <w:commentRangeStart w:id="9"/>
      <w:commentRangeStart w:id="10"/>
      <w:r w:rsidR="00286A86">
        <w:t>Zero Emission Vehicle (ZEV) Program</w:t>
      </w:r>
      <w:r w:rsidR="000D36EA">
        <w:t xml:space="preserve"> </w:t>
      </w:r>
      <w:commentRangeEnd w:id="9"/>
      <w:r w:rsidR="005D6003">
        <w:rPr>
          <w:rStyle w:val="CommentReference"/>
        </w:rPr>
        <w:commentReference w:id="9"/>
      </w:r>
      <w:commentRangeEnd w:id="10"/>
      <w:r w:rsidR="002174A3">
        <w:rPr>
          <w:rStyle w:val="CommentReference"/>
        </w:rPr>
        <w:commentReference w:id="10"/>
      </w:r>
      <w:r w:rsidR="0099540C">
        <w:t xml:space="preserve">which requires an increasing number of </w:t>
      </w:r>
      <w:r w:rsidR="000D36EA">
        <w:t>electric vehicles (</w:t>
      </w:r>
      <w:r w:rsidR="0099540C">
        <w:t>EVs</w:t>
      </w:r>
      <w:r w:rsidR="000D36EA">
        <w:t>)</w:t>
      </w:r>
      <w:r w:rsidR="0099540C">
        <w:t xml:space="preserve"> to be sold within states</w:t>
      </w:r>
      <w:r w:rsidR="00286A86">
        <w:t xml:space="preserve"> that adopt the ZEV requirement</w:t>
      </w:r>
      <w:r w:rsidR="0099540C">
        <w:t xml:space="preserve">. This regulation </w:t>
      </w:r>
      <w:r w:rsidR="0094654D">
        <w:t xml:space="preserve">may influence the </w:t>
      </w:r>
      <w:r w:rsidR="0099540C">
        <w:t>number of EVs registered in</w:t>
      </w:r>
      <w:r w:rsidR="0094654D">
        <w:t xml:space="preserve"> </w:t>
      </w:r>
      <w:r w:rsidR="0099540C">
        <w:t xml:space="preserve">non-ZEV </w:t>
      </w:r>
      <w:r w:rsidR="0094654D">
        <w:t>states</w:t>
      </w:r>
      <w:r w:rsidR="0099540C">
        <w:t xml:space="preserve"> </w:t>
      </w:r>
      <w:r w:rsidR="002C71F2">
        <w:t>as</w:t>
      </w:r>
      <w:r w:rsidR="0099540C">
        <w:t xml:space="preserve"> used EVs migrat</w:t>
      </w:r>
      <w:r w:rsidR="002C71F2">
        <w:t>e</w:t>
      </w:r>
      <w:r w:rsidR="0099540C">
        <w:t xml:space="preserve"> from ZEV states to non-ZEV states</w:t>
      </w:r>
      <w:r w:rsidR="0094654D">
        <w:t>.</w:t>
      </w:r>
      <w:r w:rsidR="000E2201">
        <w:t xml:space="preserve"> </w:t>
      </w:r>
      <w:r w:rsidR="00540478">
        <w:t xml:space="preserve">As of the third quarter of 2024, all-EV plus plug-in hybrid electric </w:t>
      </w:r>
      <w:r w:rsidR="00FF14CF">
        <w:t xml:space="preserve">new </w:t>
      </w:r>
      <w:r w:rsidR="00540478">
        <w:t xml:space="preserve">vehicle (PHEV) market shares ranged from 27 percent in California, 26 percent in Colorado, and 25 percent in Washington state to 2 percent in Louisiana, West Virginia and North Dakota and 1.4 percent in Mississippi (AAI, 2025). </w:t>
      </w:r>
      <w:r w:rsidR="002A5614">
        <w:t xml:space="preserve">The analysis presented below </w:t>
      </w:r>
      <w:r w:rsidR="00307131">
        <w:t xml:space="preserve">confirms that used vehicles migrate </w:t>
      </w:r>
      <w:r w:rsidR="006F08C6">
        <w:t xml:space="preserve">across </w:t>
      </w:r>
      <w:r w:rsidR="00307131">
        <w:t>states in response to economic and demographic changes and consumer preferences. Understand</w:t>
      </w:r>
      <w:r w:rsidR="00040C27">
        <w:t>i</w:t>
      </w:r>
      <w:r w:rsidR="00307131">
        <w:t xml:space="preserve">ng the geographic dimensions of </w:t>
      </w:r>
      <w:r>
        <w:t>vehicle movements</w:t>
      </w:r>
      <w:r w:rsidR="00307131">
        <w:t xml:space="preserve"> could be useful for planning the expansion of charging infrastructure and electricity generation</w:t>
      </w:r>
      <w:r w:rsidR="002C71F2">
        <w:t>, as well as understanding the diffusion process</w:t>
      </w:r>
      <w:r w:rsidR="00307131">
        <w:t>.</w:t>
      </w:r>
      <w:r>
        <w:rPr>
          <w:rStyle w:val="FootnoteReference"/>
        </w:rPr>
        <w:footnoteReference w:id="4"/>
      </w:r>
      <w:r w:rsidR="00504692">
        <w:t xml:space="preserve"> </w:t>
      </w:r>
    </w:p>
    <w:p w14:paraId="01E835F9" w14:textId="0B521E71" w:rsidR="00D21638" w:rsidRDefault="00D21638" w:rsidP="00290067">
      <w:r>
        <w:t>Migrations of used vehicles among states and differences in state vehicle survival rates have received little atten</w:t>
      </w:r>
      <w:r w:rsidR="002C71F2">
        <w:t>t</w:t>
      </w:r>
      <w:r>
        <w:t>ion from researchers.</w:t>
      </w:r>
      <w:r w:rsidR="00570AD9">
        <w:rPr>
          <w:rStyle w:val="FootnoteReference"/>
        </w:rPr>
        <w:footnoteReference w:id="5"/>
      </w:r>
      <w:r>
        <w:t xml:space="preserve"> National scrappage and survival rates have been well studied (see, e.g., Greene and Leard</w:t>
      </w:r>
      <w:r w:rsidR="002C71F2">
        <w:t>,</w:t>
      </w:r>
      <w:r>
        <w:t xml:space="preserve"> 2024</w:t>
      </w:r>
      <w:r w:rsidR="00570AD9">
        <w:t>a</w:t>
      </w:r>
      <w:r w:rsidR="00634EBA">
        <w:t>; Jacobsen and van Benthem, 2015</w:t>
      </w:r>
      <w:r w:rsidR="00570AD9">
        <w:t>)</w:t>
      </w:r>
      <w:r>
        <w:t xml:space="preserve"> </w:t>
      </w:r>
      <w:r w:rsidR="00570AD9">
        <w:t>as have their implications for energy transition and greenhouse gas mitigation</w:t>
      </w:r>
      <w:r>
        <w:t xml:space="preserve"> </w:t>
      </w:r>
      <w:r w:rsidR="00570AD9">
        <w:t>(e.g.,</w:t>
      </w:r>
      <w:r w:rsidR="002C71F2">
        <w:t xml:space="preserve"> Leard and Greene, 2023;</w:t>
      </w:r>
      <w:r w:rsidR="00570AD9">
        <w:t xml:space="preserve"> </w:t>
      </w:r>
      <w:r>
        <w:t xml:space="preserve">Woody et al., 2020). </w:t>
      </w:r>
      <w:r w:rsidR="00621DE2">
        <w:t xml:space="preserve">The economic and environmental effects of </w:t>
      </w:r>
      <w:r w:rsidR="002C71F2">
        <w:t>i</w:t>
      </w:r>
      <w:r>
        <w:t xml:space="preserve">nternational trade in used vehicles </w:t>
      </w:r>
      <w:r w:rsidR="00634EBA">
        <w:t>i</w:t>
      </w:r>
      <w:r>
        <w:t>n North America (Olgu</w:t>
      </w:r>
      <w:r w:rsidR="002C71F2">
        <w:rPr>
          <w:rFonts w:cstheme="minorHAnsi"/>
        </w:rPr>
        <w:t>í</w:t>
      </w:r>
      <w:r>
        <w:t>n et al., 2023;</w:t>
      </w:r>
      <w:r w:rsidR="00845572">
        <w:t xml:space="preserve"> Chen et al., 2018;</w:t>
      </w:r>
      <w:r>
        <w:t xml:space="preserve"> Davis and Kahn, 2010) and worldwide</w:t>
      </w:r>
      <w:r w:rsidR="00621DE2">
        <w:t xml:space="preserve"> have also received attention</w:t>
      </w:r>
      <w:r>
        <w:t xml:space="preserve"> </w:t>
      </w:r>
      <w:r w:rsidR="00845572">
        <w:t xml:space="preserve">(Shi et al., 2022; </w:t>
      </w:r>
      <w:proofErr w:type="spellStart"/>
      <w:r w:rsidR="00845572">
        <w:t>Ayetor</w:t>
      </w:r>
      <w:proofErr w:type="spellEnd"/>
      <w:r w:rsidR="00845572">
        <w:t xml:space="preserve"> et al., 2021;</w:t>
      </w:r>
      <w:r w:rsidR="00621DE2">
        <w:t xml:space="preserve"> Velten et al., 2020;</w:t>
      </w:r>
      <w:r w:rsidR="00845572">
        <w:t xml:space="preserve"> Fuse et al., 2009;</w:t>
      </w:r>
      <w:r w:rsidR="00EF345E">
        <w:t xml:space="preserve"> Clerides, 2008;</w:t>
      </w:r>
      <w:r w:rsidR="00845572">
        <w:t xml:space="preserve"> Nieuwenhuis et al., 2007</w:t>
      </w:r>
      <w:r w:rsidR="00621DE2">
        <w:t>).</w:t>
      </w:r>
    </w:p>
    <w:p w14:paraId="40B29E02" w14:textId="112E0FAB" w:rsidR="00634EBA" w:rsidRPr="00653FCC" w:rsidRDefault="00634EBA" w:rsidP="00290067">
      <w:pPr>
        <w:rPr>
          <w:b/>
          <w:bCs/>
          <w:i/>
          <w:iCs/>
        </w:rPr>
      </w:pPr>
      <w:r w:rsidRPr="00653FCC">
        <w:rPr>
          <w:b/>
          <w:bCs/>
          <w:i/>
          <w:iCs/>
        </w:rPr>
        <w:t>Theory of vehicle migration and survival</w:t>
      </w:r>
    </w:p>
    <w:p w14:paraId="5281716E" w14:textId="24E4EC51" w:rsidR="00F3446A" w:rsidRDefault="006F08C6" w:rsidP="00290067">
      <w:r>
        <w:t xml:space="preserve">The remainder of this section is a brief overview of </w:t>
      </w:r>
      <w:r w:rsidR="0099540C">
        <w:t>a</w:t>
      </w:r>
      <w:r>
        <w:t xml:space="preserve"> theory of vehicle </w:t>
      </w:r>
      <w:r w:rsidR="00634EBA">
        <w:t>migration and survival</w:t>
      </w:r>
      <w:r>
        <w:t xml:space="preserve"> to provide context for the analysis. </w:t>
      </w:r>
      <w:r w:rsidR="002C37E1">
        <w:t>Conside</w:t>
      </w:r>
      <w:r w:rsidR="003A3D6C">
        <w:t xml:space="preserve">r </w:t>
      </w:r>
      <w:r w:rsidR="002C37E1">
        <w:t>a particular vehicle type</w:t>
      </w:r>
      <w:r w:rsidR="003A3D6C">
        <w:t xml:space="preserve"> that is defined by a set of vehicle characteristics, </w:t>
      </w:r>
      <w:r w:rsidR="002C37E1">
        <w:t xml:space="preserve">such as </w:t>
      </w:r>
      <w:r w:rsidR="004F2FE7">
        <w:t xml:space="preserve">vehicle age and body style, e.g., </w:t>
      </w:r>
      <w:r w:rsidR="002C37E1">
        <w:t>a 5</w:t>
      </w:r>
      <w:r w:rsidR="00FF14CF">
        <w:t>-</w:t>
      </w:r>
      <w:r w:rsidR="002C37E1">
        <w:t>year</w:t>
      </w:r>
      <w:r w:rsidR="00FF14CF">
        <w:t>-</w:t>
      </w:r>
      <w:r w:rsidR="002C37E1">
        <w:t>old pickup truck.</w:t>
      </w:r>
      <w:r w:rsidR="004F2FE7">
        <w:rPr>
          <w:rStyle w:val="FootnoteReference"/>
        </w:rPr>
        <w:footnoteReference w:id="6"/>
      </w:r>
      <w:r w:rsidR="002C37E1">
        <w:t xml:space="preserve"> </w:t>
      </w:r>
      <w:r w:rsidR="0094654D">
        <w:t>In the U.S., annual changes of registrations of a certain vehicle type</w:t>
      </w:r>
      <w:r w:rsidR="00634EBA">
        <w:t xml:space="preserve"> </w:t>
      </w:r>
      <w:r w:rsidR="0094654D">
        <w:t>in a given state</w:t>
      </w:r>
      <w:r w:rsidR="00E8233D">
        <w:t xml:space="preserve"> </w:t>
      </w:r>
      <m:oMath>
        <m:r>
          <w:rPr>
            <w:rFonts w:ascii="Cambria Math" w:hAnsi="Cambria Math"/>
          </w:rPr>
          <m:t>s</m:t>
        </m:r>
      </m:oMath>
      <w:r w:rsidR="0094654D">
        <w:t xml:space="preserve"> occur because of two types of </w:t>
      </w:r>
      <w:r w:rsidR="0094654D">
        <w:lastRenderedPageBreak/>
        <w:t xml:space="preserve">transitions: (1) movements of </w:t>
      </w:r>
      <w:r w:rsidR="002C37E1">
        <w:t xml:space="preserve">the </w:t>
      </w:r>
      <w:r w:rsidR="0094654D">
        <w:t>vehicle</w:t>
      </w:r>
      <w:r w:rsidR="00FC7736">
        <w:t xml:space="preserve"> type from state </w:t>
      </w:r>
      <m:oMath>
        <m:r>
          <w:rPr>
            <w:rFonts w:ascii="Cambria Math" w:hAnsi="Cambria Math"/>
          </w:rPr>
          <m:t>s</m:t>
        </m:r>
      </m:oMath>
      <w:r w:rsidR="00FC7736">
        <w:rPr>
          <w:rFonts w:eastAsiaTheme="minorEastAsia"/>
        </w:rPr>
        <w:t xml:space="preserve"> to state </w:t>
      </w:r>
      <m:oMath>
        <m:r>
          <w:rPr>
            <w:rFonts w:ascii="Cambria Math" w:eastAsiaTheme="minorEastAsia" w:hAnsi="Cambria Math"/>
          </w:rPr>
          <m:t>s'</m:t>
        </m:r>
      </m:oMath>
      <w:r w:rsidR="00FC7736">
        <w:rPr>
          <w:rFonts w:eastAsiaTheme="minorEastAsia"/>
        </w:rPr>
        <w:t xml:space="preserve"> or vice versa</w:t>
      </w:r>
      <w:r w:rsidR="00510E39">
        <w:t xml:space="preserve">, which we denote as </w:t>
      </w:r>
      <w:r w:rsidR="00510E39" w:rsidRPr="006F08C6">
        <w:t>migration</w:t>
      </w:r>
      <w:r w:rsidR="00510E39">
        <w:t>,</w:t>
      </w:r>
      <w:r w:rsidR="0094654D">
        <w:t xml:space="preserve"> and (2)</w:t>
      </w:r>
      <w:r w:rsidR="00E8233D">
        <w:t xml:space="preserve"> a fraction of </w:t>
      </w:r>
      <w:r w:rsidR="002C37E1">
        <w:t xml:space="preserve">the </w:t>
      </w:r>
      <w:r w:rsidR="00E8233D">
        <w:t>vehicle</w:t>
      </w:r>
      <w:r w:rsidR="00FC7736">
        <w:t xml:space="preserve"> type </w:t>
      </w:r>
      <w:r w:rsidR="00E8233D">
        <w:t>remaining in operation</w:t>
      </w:r>
      <w:r w:rsidR="005E6089">
        <w:t>, which we denote as</w:t>
      </w:r>
      <w:r w:rsidR="0094654D">
        <w:t xml:space="preserve"> </w:t>
      </w:r>
      <w:r w:rsidR="00F3446A" w:rsidRPr="006F08C6">
        <w:t>survival</w:t>
      </w:r>
      <w:r w:rsidR="0094654D">
        <w:t>.</w:t>
      </w:r>
      <w:r w:rsidR="00F3446A">
        <w:t xml:space="preserve"> </w:t>
      </w:r>
    </w:p>
    <w:p w14:paraId="45C8DC54" w14:textId="7C25ADF6" w:rsidR="005E6089" w:rsidRPr="006A33D4" w:rsidRDefault="005E6089" w:rsidP="00290067">
      <w:pPr>
        <w:rPr>
          <w:b/>
          <w:bCs/>
          <w:i/>
          <w:iCs/>
        </w:rPr>
      </w:pPr>
      <w:r w:rsidRPr="006A33D4">
        <w:rPr>
          <w:b/>
          <w:bCs/>
          <w:i/>
          <w:iCs/>
        </w:rPr>
        <w:t>Vehicle migration</w:t>
      </w:r>
    </w:p>
    <w:p w14:paraId="469BAF14" w14:textId="35EDF7C7" w:rsidR="002014CE" w:rsidRDefault="00120E80" w:rsidP="00290067">
      <w:pPr>
        <w:rPr>
          <w:rFonts w:eastAsiaTheme="minorEastAsia"/>
        </w:rPr>
      </w:pPr>
      <w:r>
        <w:t xml:space="preserve">A </w:t>
      </w:r>
      <w:r w:rsidR="00E2535F">
        <w:t xml:space="preserve">used </w:t>
      </w:r>
      <w:r>
        <w:t>v</w:t>
      </w:r>
      <w:r w:rsidR="002014CE">
        <w:t xml:space="preserve">ehicle can move </w:t>
      </w:r>
      <w:r w:rsidR="002C71F2">
        <w:t>from one state to another</w:t>
      </w:r>
      <w:r w:rsidR="002014CE">
        <w:t xml:space="preserve"> </w:t>
      </w:r>
      <w:r w:rsidR="002C71F2">
        <w:t>when its owner</w:t>
      </w:r>
      <w:r w:rsidR="002014CE">
        <w:t xml:space="preserve"> register</w:t>
      </w:r>
      <w:r w:rsidR="005E6089">
        <w:t>s</w:t>
      </w:r>
      <w:r w:rsidR="002014CE">
        <w:t xml:space="preserve"> a vehicle </w:t>
      </w:r>
      <w:r w:rsidR="00BC0F4D">
        <w:t xml:space="preserve">in </w:t>
      </w:r>
      <w:proofErr w:type="spellStart"/>
      <w:r w:rsidR="002014CE">
        <w:t xml:space="preserve">year </w:t>
      </w:r>
      <m:oMath>
        <m:r>
          <w:rPr>
            <w:rFonts w:ascii="Cambria Math" w:hAnsi="Cambria Math"/>
          </w:rPr>
          <m:t>t</m:t>
        </m:r>
      </m:oMath>
      <w:r w:rsidR="002014CE">
        <w:rPr>
          <w:rFonts w:eastAsiaTheme="minorEastAsia"/>
        </w:rPr>
        <w:t xml:space="preserve"> in state </w:t>
      </w:r>
      <m:oMath>
        <m:r>
          <w:rPr>
            <w:rFonts w:ascii="Cambria Math" w:eastAsiaTheme="minorEastAsia" w:hAnsi="Cambria Math"/>
          </w:rPr>
          <m:t>s</m:t>
        </m:r>
      </m:oMath>
      <w:r w:rsidR="002014CE">
        <w:rPr>
          <w:rFonts w:eastAsiaTheme="minorEastAsia"/>
        </w:rPr>
        <w:t xml:space="preserve"> then move</w:t>
      </w:r>
      <w:r w:rsidR="000E3605">
        <w:rPr>
          <w:rFonts w:eastAsiaTheme="minorEastAsia"/>
        </w:rPr>
        <w:t>s</w:t>
      </w:r>
      <w:proofErr w:type="spellEnd"/>
      <w:r w:rsidR="002014CE">
        <w:rPr>
          <w:rFonts w:eastAsiaTheme="minorEastAsia"/>
        </w:rPr>
        <w:t xml:space="preserve"> </w:t>
      </w:r>
      <w:r w:rsidR="00416B5B">
        <w:rPr>
          <w:rFonts w:eastAsiaTheme="minorEastAsia"/>
        </w:rPr>
        <w:t xml:space="preserve">in year </w:t>
      </w:r>
      <m:oMath>
        <m:r>
          <w:rPr>
            <w:rFonts w:ascii="Cambria Math" w:eastAsiaTheme="minorEastAsia" w:hAnsi="Cambria Math"/>
          </w:rPr>
          <m:t>t+1</m:t>
        </m:r>
      </m:oMath>
      <w:r w:rsidR="002014CE">
        <w:rPr>
          <w:rFonts w:eastAsiaTheme="minorEastAsia"/>
        </w:rPr>
        <w:t xml:space="preserve"> to a different state </w:t>
      </w:r>
      <m:oMath>
        <m:r>
          <w:rPr>
            <w:rFonts w:ascii="Cambria Math" w:eastAsiaTheme="minorEastAsia" w:hAnsi="Cambria Math"/>
          </w:rPr>
          <m:t>s'</m:t>
        </m:r>
      </m:oMath>
      <w:r w:rsidR="00416B5B">
        <w:rPr>
          <w:rFonts w:eastAsiaTheme="minorEastAsia"/>
        </w:rPr>
        <w:t xml:space="preserve"> </w:t>
      </w:r>
      <w:r w:rsidR="002014CE">
        <w:rPr>
          <w:rFonts w:eastAsiaTheme="minorEastAsia"/>
        </w:rPr>
        <w:t>and register</w:t>
      </w:r>
      <w:r w:rsidR="005E6089">
        <w:rPr>
          <w:rFonts w:eastAsiaTheme="minorEastAsia"/>
        </w:rPr>
        <w:t>s</w:t>
      </w:r>
      <w:r w:rsidR="002014CE">
        <w:rPr>
          <w:rFonts w:eastAsiaTheme="minorEastAsia"/>
        </w:rPr>
        <w:t xml:space="preserve"> the vehicle in the</w:t>
      </w:r>
      <w:r w:rsidR="00E15239">
        <w:rPr>
          <w:rFonts w:eastAsiaTheme="minorEastAsia"/>
        </w:rPr>
        <w:t>re</w:t>
      </w:r>
      <w:r w:rsidR="002014CE">
        <w:rPr>
          <w:rFonts w:eastAsiaTheme="minorEastAsia"/>
        </w:rPr>
        <w:t xml:space="preserve">. Empirically, </w:t>
      </w:r>
      <w:r w:rsidR="005E6089">
        <w:rPr>
          <w:rFonts w:eastAsiaTheme="minorEastAsia"/>
        </w:rPr>
        <w:t>this type of movement would imply</w:t>
      </w:r>
      <w:r w:rsidR="002014CE">
        <w:rPr>
          <w:rFonts w:eastAsiaTheme="minorEastAsia"/>
        </w:rPr>
        <w:t xml:space="preserve"> one fewer registration </w:t>
      </w:r>
      <w:r w:rsidR="00416B5B">
        <w:rPr>
          <w:rFonts w:eastAsiaTheme="minorEastAsia"/>
        </w:rPr>
        <w:t>o</w:t>
      </w:r>
      <w:r w:rsidR="002014CE">
        <w:rPr>
          <w:rFonts w:eastAsiaTheme="minorEastAsia"/>
        </w:rPr>
        <w:t xml:space="preserve">f </w:t>
      </w:r>
      <w:r w:rsidR="00634EBA">
        <w:rPr>
          <w:rFonts w:eastAsiaTheme="minorEastAsia"/>
        </w:rPr>
        <w:t xml:space="preserve">the </w:t>
      </w:r>
      <w:r w:rsidR="002014CE">
        <w:rPr>
          <w:rFonts w:eastAsiaTheme="minorEastAsia"/>
        </w:rPr>
        <w:t>vehicle</w:t>
      </w:r>
      <w:r w:rsidR="003A3D6C">
        <w:rPr>
          <w:rFonts w:eastAsiaTheme="minorEastAsia"/>
        </w:rPr>
        <w:t>’s</w:t>
      </w:r>
      <w:r w:rsidR="002014CE">
        <w:rPr>
          <w:rFonts w:eastAsiaTheme="minorEastAsia"/>
        </w:rPr>
        <w:t xml:space="preserve"> type in state </w:t>
      </w:r>
      <m:oMath>
        <m:r>
          <w:rPr>
            <w:rFonts w:ascii="Cambria Math" w:eastAsiaTheme="minorEastAsia" w:hAnsi="Cambria Math"/>
          </w:rPr>
          <m:t>s</m:t>
        </m:r>
      </m:oMath>
      <w:r w:rsidR="002014CE">
        <w:rPr>
          <w:rFonts w:eastAsiaTheme="minorEastAsia"/>
        </w:rPr>
        <w:t xml:space="preserve"> </w:t>
      </w:r>
      <w:r w:rsidR="00416B5B">
        <w:rPr>
          <w:rFonts w:eastAsiaTheme="minorEastAsia"/>
        </w:rPr>
        <w:t xml:space="preserve">in year </w:t>
      </w:r>
      <m:oMath>
        <m:r>
          <w:rPr>
            <w:rFonts w:ascii="Cambria Math" w:eastAsiaTheme="minorEastAsia" w:hAnsi="Cambria Math"/>
          </w:rPr>
          <m:t>t+1</m:t>
        </m:r>
      </m:oMath>
      <w:r w:rsidR="00416B5B">
        <w:rPr>
          <w:rFonts w:eastAsiaTheme="minorEastAsia"/>
        </w:rPr>
        <w:t xml:space="preserve"> and one additional registration of </w:t>
      </w:r>
      <w:r w:rsidR="00634EBA">
        <w:rPr>
          <w:rFonts w:eastAsiaTheme="minorEastAsia"/>
        </w:rPr>
        <w:t xml:space="preserve">the </w:t>
      </w:r>
      <w:r w:rsidR="00416B5B">
        <w:rPr>
          <w:rFonts w:eastAsiaTheme="minorEastAsia"/>
        </w:rPr>
        <w:t>vehicle</w:t>
      </w:r>
      <w:r w:rsidR="003A3D6C">
        <w:rPr>
          <w:rFonts w:eastAsiaTheme="minorEastAsia"/>
        </w:rPr>
        <w:t>’s</w:t>
      </w:r>
      <w:r w:rsidR="00416B5B">
        <w:rPr>
          <w:rFonts w:eastAsiaTheme="minorEastAsia"/>
        </w:rPr>
        <w:t xml:space="preserve"> type</w:t>
      </w:r>
      <m:oMath>
        <m:r>
          <w:rPr>
            <w:rFonts w:ascii="Cambria Math" w:eastAsiaTheme="minorEastAsia" w:hAnsi="Cambria Math"/>
          </w:rPr>
          <m:t xml:space="preserve"> </m:t>
        </m:r>
      </m:oMath>
      <w:r w:rsidR="00416B5B">
        <w:rPr>
          <w:rFonts w:eastAsiaTheme="minorEastAsia"/>
        </w:rPr>
        <w:t xml:space="preserve">in state </w:t>
      </w:r>
      <m:oMath>
        <m:r>
          <w:rPr>
            <w:rFonts w:ascii="Cambria Math" w:eastAsiaTheme="minorEastAsia" w:hAnsi="Cambria Math"/>
          </w:rPr>
          <m:t>s'</m:t>
        </m:r>
      </m:oMath>
      <w:r w:rsidR="005E6089">
        <w:rPr>
          <w:rFonts w:eastAsiaTheme="minorEastAsia"/>
        </w:rPr>
        <w:t xml:space="preserve"> in year </w:t>
      </w:r>
      <m:oMath>
        <m:r>
          <w:rPr>
            <w:rFonts w:ascii="Cambria Math" w:eastAsiaTheme="minorEastAsia" w:hAnsi="Cambria Math"/>
          </w:rPr>
          <m:t>t+1</m:t>
        </m:r>
      </m:oMath>
      <w:r w:rsidR="00416B5B">
        <w:rPr>
          <w:rFonts w:eastAsiaTheme="minorEastAsia"/>
        </w:rPr>
        <w:t xml:space="preserve">, all else </w:t>
      </w:r>
      <w:r>
        <w:rPr>
          <w:rFonts w:eastAsiaTheme="minorEastAsia"/>
        </w:rPr>
        <w:t>equal</w:t>
      </w:r>
      <w:r w:rsidR="00416B5B">
        <w:rPr>
          <w:rFonts w:eastAsiaTheme="minorEastAsia"/>
        </w:rPr>
        <w:t xml:space="preserve">. </w:t>
      </w:r>
    </w:p>
    <w:p w14:paraId="1D6BA420" w14:textId="1EB6DBC0" w:rsidR="00CA31AF" w:rsidRDefault="00E2535F" w:rsidP="00290067">
      <w:r>
        <w:t>Used vehicles</w:t>
      </w:r>
      <w:r w:rsidR="00120E80">
        <w:t xml:space="preserve"> </w:t>
      </w:r>
      <w:r>
        <w:t>may also move from one state to another as individuals, businesses and governments</w:t>
      </w:r>
      <w:r w:rsidR="00510E39">
        <w:t xml:space="preserve"> decid</w:t>
      </w:r>
      <w:r>
        <w:t>e</w:t>
      </w:r>
      <w:r w:rsidR="00510E39">
        <w:t xml:space="preserve"> to </w:t>
      </w:r>
      <w:r w:rsidR="0094654D">
        <w:t>acquir</w:t>
      </w:r>
      <w:r w:rsidR="00510E39">
        <w:t>e</w:t>
      </w:r>
      <w:r w:rsidR="002014CE">
        <w:t xml:space="preserve"> or</w:t>
      </w:r>
      <w:r w:rsidR="0094654D">
        <w:t xml:space="preserve"> dispos</w:t>
      </w:r>
      <w:r w:rsidR="00510E39">
        <w:t>e</w:t>
      </w:r>
      <w:r w:rsidR="0094654D">
        <w:t xml:space="preserve"> of vehicles</w:t>
      </w:r>
      <w:r w:rsidR="002014CE">
        <w:t>.</w:t>
      </w:r>
      <w:r>
        <w:t xml:space="preserve"> </w:t>
      </w:r>
      <w:r w:rsidR="006F4156">
        <w:t>G</w:t>
      </w:r>
      <w:r w:rsidR="00882540">
        <w:t xml:space="preserve">overnment agencies and private </w:t>
      </w:r>
      <w:r w:rsidR="00CA31AF">
        <w:t xml:space="preserve">firms make </w:t>
      </w:r>
      <w:r w:rsidR="009613AC">
        <w:t>vehicle fleet purchases and disposals</w:t>
      </w:r>
      <w:r w:rsidR="00CA31AF">
        <w:t xml:space="preserve">. </w:t>
      </w:r>
      <w:r w:rsidR="00E15239">
        <w:t>Because</w:t>
      </w:r>
      <w:r w:rsidR="00CA31AF">
        <w:t xml:space="preserve"> households </w:t>
      </w:r>
      <w:r w:rsidR="00882540">
        <w:t xml:space="preserve">are part </w:t>
      </w:r>
      <w:r w:rsidR="009613AC">
        <w:t>of</w:t>
      </w:r>
      <w:r w:rsidR="00CA31AF">
        <w:t xml:space="preserve"> large majority of used vehicle acquisitions and </w:t>
      </w:r>
      <w:r w:rsidR="00882540">
        <w:t xml:space="preserve">disposal </w:t>
      </w:r>
      <w:r w:rsidR="00CA31AF">
        <w:t>decisions</w:t>
      </w:r>
      <w:r w:rsidR="00E15239">
        <w:t xml:space="preserve"> </w:t>
      </w:r>
      <w:r w:rsidR="00CA31AF">
        <w:t>the discussion here centers around household decision</w:t>
      </w:r>
      <w:r w:rsidR="006F4156">
        <w:t>s</w:t>
      </w:r>
      <w:r w:rsidR="00CA31AF">
        <w:t>.</w:t>
      </w:r>
      <w:r w:rsidR="009613AC">
        <w:t xml:space="preserve"> Our empirical analysis incorporates all sources of transactions</w:t>
      </w:r>
      <w:r w:rsidR="00807505">
        <w:t>, including</w:t>
      </w:r>
      <w:r w:rsidR="008F65D9">
        <w:t xml:space="preserve"> those involving</w:t>
      </w:r>
      <w:r w:rsidR="00807505">
        <w:t xml:space="preserve"> government agencies, private firms, </w:t>
      </w:r>
      <w:r w:rsidR="008F65D9">
        <w:t>or</w:t>
      </w:r>
      <w:r w:rsidR="00807505">
        <w:t xml:space="preserve"> households</w:t>
      </w:r>
      <w:r w:rsidR="009613AC">
        <w:t>.</w:t>
      </w:r>
    </w:p>
    <w:p w14:paraId="4511BCD8" w14:textId="7FFD77F2" w:rsidR="00120E80" w:rsidRDefault="00FC7736" w:rsidP="00FC7736">
      <w:r>
        <w:t>Every household in the U.S. decides the composition of its vehicle portfolio, which includes all the vehicles</w:t>
      </w:r>
      <w:r w:rsidR="00E15239">
        <w:t xml:space="preserve"> it</w:t>
      </w:r>
      <w:r>
        <w:t xml:space="preserve"> own</w:t>
      </w:r>
      <w:r w:rsidR="00E15239">
        <w:t>s</w:t>
      </w:r>
      <w:r>
        <w:t xml:space="preserve"> or lease</w:t>
      </w:r>
      <w:r w:rsidR="00E15239">
        <w:t>s</w:t>
      </w:r>
      <w:r>
        <w:t>. Between one year and the next, households have several options including</w:t>
      </w:r>
      <w:r w:rsidR="00E2535F">
        <w:t>,</w:t>
      </w:r>
      <w:r>
        <w:t xml:space="preserve"> </w:t>
      </w:r>
    </w:p>
    <w:p w14:paraId="3BE90F27" w14:textId="1DA85F4E" w:rsidR="00120E80" w:rsidRDefault="00FC7736" w:rsidP="00FC7736">
      <w:r>
        <w:t>(1) keep</w:t>
      </w:r>
      <w:r w:rsidR="0004362B">
        <w:t>ing</w:t>
      </w:r>
      <w:r>
        <w:t xml:space="preserve"> their portfolio the same</w:t>
      </w:r>
      <w:r w:rsidR="00120E80">
        <w:t>,</w:t>
      </w:r>
      <w:r>
        <w:t xml:space="preserve"> </w:t>
      </w:r>
    </w:p>
    <w:p w14:paraId="28377C21" w14:textId="5D59C5F8" w:rsidR="00120E80" w:rsidRDefault="00FC7736" w:rsidP="00FC7736">
      <w:r>
        <w:t>(2) acquir</w:t>
      </w:r>
      <w:r w:rsidR="0004362B">
        <w:t>ing</w:t>
      </w:r>
      <w:r>
        <w:t xml:space="preserve"> another vehicle currently not in their portfolio</w:t>
      </w:r>
      <w:r w:rsidR="00120E80">
        <w:t>,</w:t>
      </w:r>
      <w:r>
        <w:t xml:space="preserve"> </w:t>
      </w:r>
    </w:p>
    <w:p w14:paraId="75F20D8C" w14:textId="39EF8D81" w:rsidR="00120E80" w:rsidRDefault="0004362B" w:rsidP="00FC7736">
      <w:r>
        <w:t>(3) returning a</w:t>
      </w:r>
      <w:r w:rsidR="000E3605">
        <w:t xml:space="preserve"> leased</w:t>
      </w:r>
      <w:r w:rsidR="00FB7666">
        <w:t xml:space="preserve"> vehicle at the end of its lease</w:t>
      </w:r>
      <w:r>
        <w:t xml:space="preserve"> to a leasing company</w:t>
      </w:r>
      <w:r w:rsidR="002F782E">
        <w:t xml:space="preserve"> (which then sells </w:t>
      </w:r>
      <w:r w:rsidR="00E15239">
        <w:t>it</w:t>
      </w:r>
      <w:r w:rsidR="002F782E">
        <w:t>)</w:t>
      </w:r>
      <w:r w:rsidR="00120E80">
        <w:t>,</w:t>
      </w:r>
      <w:r>
        <w:t xml:space="preserve"> </w:t>
      </w:r>
    </w:p>
    <w:p w14:paraId="18FE1D14" w14:textId="36145AD1" w:rsidR="000E3605" w:rsidRDefault="000E3605" w:rsidP="00FC7736">
      <w:r>
        <w:t>(4) trading in a</w:t>
      </w:r>
      <w:r w:rsidR="00A85630">
        <w:t xml:space="preserve"> </w:t>
      </w:r>
      <w:r>
        <w:t xml:space="preserve">vehicle currently in their portfolio to a dealership (which then sells </w:t>
      </w:r>
      <w:r w:rsidR="00E15239">
        <w:t>it</w:t>
      </w:r>
      <w:r>
        <w:t>),</w:t>
      </w:r>
    </w:p>
    <w:p w14:paraId="28D02A60" w14:textId="54039F72" w:rsidR="000E3605" w:rsidRDefault="000E3605" w:rsidP="00FC7736">
      <w:r>
        <w:t>(5) selling a</w:t>
      </w:r>
      <w:r w:rsidR="00A85630">
        <w:t xml:space="preserve"> </w:t>
      </w:r>
      <w:r>
        <w:t xml:space="preserve">vehicle currently in their portfolio to a private party, </w:t>
      </w:r>
    </w:p>
    <w:p w14:paraId="746AD1F5" w14:textId="65D91D66" w:rsidR="00120E80" w:rsidRDefault="00FC7736" w:rsidP="00FC7736">
      <w:r>
        <w:t>(</w:t>
      </w:r>
      <w:r w:rsidR="000E3605">
        <w:t>6</w:t>
      </w:r>
      <w:r>
        <w:t>) scrap</w:t>
      </w:r>
      <w:r w:rsidR="0004362B">
        <w:t>ping</w:t>
      </w:r>
      <w:r>
        <w:t xml:space="preserve"> a vehicle currently in the portfolio, or </w:t>
      </w:r>
    </w:p>
    <w:p w14:paraId="7E08B0AA" w14:textId="63769D04" w:rsidR="00FC7736" w:rsidRDefault="002F782E" w:rsidP="00FC7736">
      <w:r>
        <w:t>(</w:t>
      </w:r>
      <w:r w:rsidR="000E3605">
        <w:t>7</w:t>
      </w:r>
      <w:r>
        <w:t xml:space="preserve">) </w:t>
      </w:r>
      <w:r w:rsidR="00FC7736">
        <w:t>a combination of (2)-(</w:t>
      </w:r>
      <w:r w:rsidR="000E3605">
        <w:t>6</w:t>
      </w:r>
      <w:r w:rsidR="00FC7736">
        <w:t>).</w:t>
      </w:r>
      <w:r w:rsidR="0004362B">
        <w:rPr>
          <w:rStyle w:val="FootnoteReference"/>
        </w:rPr>
        <w:footnoteReference w:id="7"/>
      </w:r>
      <w:r w:rsidR="00FC7736">
        <w:t xml:space="preserve"> </w:t>
      </w:r>
    </w:p>
    <w:p w14:paraId="635C25A9" w14:textId="59DC20ED" w:rsidR="002F782E" w:rsidRDefault="002F782E" w:rsidP="00FC7736">
      <w:r>
        <w:t>Vehicle migration from one state to another</w:t>
      </w:r>
      <w:r w:rsidR="00E2535F">
        <w:t xml:space="preserve"> can</w:t>
      </w:r>
      <w:r>
        <w:t xml:space="preserve"> occur</w:t>
      </w:r>
      <w:r w:rsidR="00E2535F">
        <w:t xml:space="preserve"> when</w:t>
      </w:r>
      <w:r>
        <w:t xml:space="preserve"> households decid</w:t>
      </w:r>
      <w:r w:rsidR="00E2535F">
        <w:t>e</w:t>
      </w:r>
      <w:r>
        <w:t xml:space="preserve"> to exercise options (2)</w:t>
      </w:r>
      <w:r w:rsidR="000E3605">
        <w:t>-(5) or a combination</w:t>
      </w:r>
      <w:r w:rsidR="00653FCC">
        <w:t xml:space="preserve"> of</w:t>
      </w:r>
      <w:r w:rsidR="000E3605">
        <w:t xml:space="preserve"> these options</w:t>
      </w:r>
      <w:r>
        <w:t>. Options (2)-(</w:t>
      </w:r>
      <w:r w:rsidR="000E3605">
        <w:t>5</w:t>
      </w:r>
      <w:r>
        <w:t>) involve the transfer of vehicles across households in the used vehicle market.</w:t>
      </w:r>
      <w:r w:rsidR="00C03168">
        <w:rPr>
          <w:rStyle w:val="FootnoteReference"/>
        </w:rPr>
        <w:footnoteReference w:id="8"/>
      </w:r>
      <w:r>
        <w:t xml:space="preserve"> </w:t>
      </w:r>
      <w:r w:rsidR="00FB7666">
        <w:t>Household preference for option (2) aggregates to a market demand curve for every used vehicle type and age, and household preference</w:t>
      </w:r>
      <w:r w:rsidR="00056D44">
        <w:t>s</w:t>
      </w:r>
      <w:r w:rsidR="00FB7666">
        <w:t xml:space="preserve"> for options (3)</w:t>
      </w:r>
      <w:r w:rsidR="000E3605">
        <w:t>-</w:t>
      </w:r>
      <w:r w:rsidR="00FB7666">
        <w:t>(</w:t>
      </w:r>
      <w:r w:rsidR="000E3605">
        <w:t>5</w:t>
      </w:r>
      <w:r w:rsidR="00FB7666">
        <w:t>) aggregate to a market supply curve for every used vehicle type and age.</w:t>
      </w:r>
      <w:r w:rsidR="00056D44">
        <w:t xml:space="preserve"> Vehicles whose leases are ending, typically after 2 to 4 years, and vehicles sold by rental car companies are important sources of supply of newer used vehicles.</w:t>
      </w:r>
      <w:r w:rsidR="00FB7666">
        <w:t xml:space="preserve"> </w:t>
      </w:r>
      <w:r w:rsidR="00B41B6B">
        <w:t xml:space="preserve">Market equilibrium is defined by the intersection of demand and supply curves, which defines market prices and </w:t>
      </w:r>
      <w:r w:rsidR="00EA0E37">
        <w:t xml:space="preserve">sales. </w:t>
      </w:r>
    </w:p>
    <w:p w14:paraId="7265876B" w14:textId="6429C912" w:rsidR="00FB7666" w:rsidRDefault="00FB7666" w:rsidP="00FC7736">
      <w:pPr>
        <w:rPr>
          <w:rFonts w:eastAsiaTheme="minorEastAsia"/>
        </w:rPr>
      </w:pPr>
      <w:r>
        <w:t xml:space="preserve">State </w:t>
      </w:r>
      <m:oMath>
        <m:r>
          <w:rPr>
            <w:rFonts w:ascii="Cambria Math" w:hAnsi="Cambria Math"/>
          </w:rPr>
          <m:t xml:space="preserve">s </m:t>
        </m:r>
      </m:oMath>
      <w:r w:rsidR="00EA0E37">
        <w:rPr>
          <w:rFonts w:eastAsiaTheme="minorEastAsia"/>
        </w:rPr>
        <w:t>can</w:t>
      </w:r>
      <w:r>
        <w:rPr>
          <w:rFonts w:eastAsiaTheme="minorEastAsia"/>
        </w:rPr>
        <w:t xml:space="preserve"> experience an increase of registrations of </w:t>
      </w:r>
      <w:r w:rsidR="002C37E1">
        <w:rPr>
          <w:rFonts w:eastAsiaTheme="minorEastAsia"/>
        </w:rPr>
        <w:t xml:space="preserve">a </w:t>
      </w:r>
      <w:r>
        <w:t xml:space="preserve">vehicle type </w:t>
      </w:r>
      <w:r w:rsidR="00EA0E37">
        <w:rPr>
          <w:rFonts w:eastAsiaTheme="minorEastAsia"/>
        </w:rPr>
        <w:t xml:space="preserve">if more households living in state </w:t>
      </w:r>
      <m:oMath>
        <m:r>
          <w:rPr>
            <w:rFonts w:ascii="Cambria Math" w:eastAsiaTheme="minorEastAsia" w:hAnsi="Cambria Math"/>
          </w:rPr>
          <m:t>s</m:t>
        </m:r>
      </m:oMath>
      <w:r w:rsidR="00EA0E37">
        <w:rPr>
          <w:rFonts w:eastAsiaTheme="minorEastAsia"/>
        </w:rPr>
        <w:t xml:space="preserve"> exercise option (2) for </w:t>
      </w:r>
      <w:r w:rsidR="002C37E1">
        <w:rPr>
          <w:rFonts w:eastAsiaTheme="minorEastAsia"/>
        </w:rPr>
        <w:t xml:space="preserve">the </w:t>
      </w:r>
      <w:r w:rsidR="00EA0E37">
        <w:t xml:space="preserve">vehicle type </w:t>
      </w:r>
      <w:r w:rsidR="00EA0E37">
        <w:rPr>
          <w:rFonts w:eastAsiaTheme="minorEastAsia"/>
        </w:rPr>
        <w:t>relative to those that exercise options (3)</w:t>
      </w:r>
      <w:r w:rsidR="000E3605">
        <w:rPr>
          <w:rFonts w:eastAsiaTheme="minorEastAsia"/>
        </w:rPr>
        <w:t>-</w:t>
      </w:r>
      <w:r w:rsidR="00EA0E37">
        <w:rPr>
          <w:rFonts w:eastAsiaTheme="minorEastAsia"/>
        </w:rPr>
        <w:t>(</w:t>
      </w:r>
      <w:r w:rsidR="000E3605">
        <w:rPr>
          <w:rFonts w:eastAsiaTheme="minorEastAsia"/>
        </w:rPr>
        <w:t>5</w:t>
      </w:r>
      <w:r w:rsidR="00EA0E37">
        <w:rPr>
          <w:rFonts w:eastAsiaTheme="minorEastAsia"/>
        </w:rPr>
        <w:t xml:space="preserve">) for </w:t>
      </w:r>
      <w:r w:rsidR="002C37E1">
        <w:rPr>
          <w:rFonts w:eastAsiaTheme="minorEastAsia"/>
        </w:rPr>
        <w:t xml:space="preserve">the </w:t>
      </w:r>
      <w:r w:rsidR="00EA0E37">
        <w:t xml:space="preserve">vehicle </w:t>
      </w:r>
      <w:r w:rsidR="00EA0E37">
        <w:lastRenderedPageBreak/>
        <w:t>type</w:t>
      </w:r>
      <w:r w:rsidR="00EA0E37">
        <w:rPr>
          <w:rFonts w:eastAsiaTheme="minorEastAsia"/>
        </w:rPr>
        <w:t>.</w:t>
      </w:r>
      <w:r w:rsidR="00EA0E37">
        <w:rPr>
          <w:rStyle w:val="FootnoteReference"/>
          <w:rFonts w:eastAsiaTheme="minorEastAsia"/>
        </w:rPr>
        <w:footnoteReference w:id="9"/>
      </w:r>
      <w:r w:rsidR="00EA0E37">
        <w:rPr>
          <w:rFonts w:eastAsiaTheme="minorEastAsia"/>
        </w:rPr>
        <w:t xml:space="preserve"> This state </w:t>
      </w:r>
      <m:oMath>
        <m:r>
          <w:rPr>
            <w:rFonts w:ascii="Cambria Math" w:eastAsiaTheme="minorEastAsia" w:hAnsi="Cambria Math"/>
          </w:rPr>
          <m:t>s</m:t>
        </m:r>
      </m:oMath>
      <w:r w:rsidR="00EA0E37">
        <w:rPr>
          <w:rFonts w:eastAsiaTheme="minorEastAsia"/>
        </w:rPr>
        <w:t xml:space="preserve"> </w:t>
      </w:r>
      <w:r w:rsidR="00120E80">
        <w:rPr>
          <w:rFonts w:eastAsiaTheme="minorEastAsia"/>
        </w:rPr>
        <w:t xml:space="preserve">positive </w:t>
      </w:r>
      <w:r w:rsidR="00387FA3">
        <w:rPr>
          <w:rFonts w:eastAsiaTheme="minorEastAsia"/>
        </w:rPr>
        <w:t>net</w:t>
      </w:r>
      <w:r w:rsidR="00EA0E37">
        <w:rPr>
          <w:rFonts w:eastAsiaTheme="minorEastAsia"/>
        </w:rPr>
        <w:t xml:space="preserve"> demand for </w:t>
      </w:r>
      <w:r w:rsidR="002C37E1">
        <w:rPr>
          <w:rFonts w:eastAsiaTheme="minorEastAsia"/>
        </w:rPr>
        <w:t xml:space="preserve">a </w:t>
      </w:r>
      <w:r w:rsidR="00EA0E37">
        <w:t>vehicle type</w:t>
      </w:r>
      <w:r w:rsidR="00EA0E37">
        <w:rPr>
          <w:rFonts w:eastAsiaTheme="minorEastAsia"/>
        </w:rPr>
        <w:t xml:space="preserve"> </w:t>
      </w:r>
      <w:r w:rsidR="004310A5">
        <w:rPr>
          <w:rFonts w:eastAsiaTheme="minorEastAsia"/>
        </w:rPr>
        <w:t xml:space="preserve">would </w:t>
      </w:r>
      <w:r w:rsidR="00EA0E37">
        <w:rPr>
          <w:rFonts w:eastAsiaTheme="minorEastAsia"/>
        </w:rPr>
        <w:t xml:space="preserve">require </w:t>
      </w:r>
      <w:r w:rsidR="00056D44">
        <w:rPr>
          <w:rFonts w:eastAsiaTheme="minorEastAsia"/>
        </w:rPr>
        <w:t>shipments of</w:t>
      </w:r>
      <w:r w:rsidR="00EA0E37">
        <w:rPr>
          <w:rFonts w:eastAsiaTheme="minorEastAsia"/>
        </w:rPr>
        <w:t xml:space="preserve"> th</w:t>
      </w:r>
      <w:r w:rsidR="002C37E1">
        <w:rPr>
          <w:rFonts w:eastAsiaTheme="minorEastAsia"/>
        </w:rPr>
        <w:t>e</w:t>
      </w:r>
      <w:r w:rsidR="00EA0E37">
        <w:rPr>
          <w:rFonts w:eastAsiaTheme="minorEastAsia"/>
        </w:rPr>
        <w:t xml:space="preserve"> </w:t>
      </w:r>
      <w:r w:rsidR="00EA0E37">
        <w:t xml:space="preserve">vehicle type </w:t>
      </w:r>
      <w:r w:rsidR="00EA0E37">
        <w:rPr>
          <w:rFonts w:eastAsiaTheme="minorEastAsia"/>
        </w:rPr>
        <w:t xml:space="preserve">from other states. Similarly, state </w:t>
      </w:r>
      <m:oMath>
        <m:r>
          <w:rPr>
            <w:rFonts w:ascii="Cambria Math" w:eastAsiaTheme="minorEastAsia" w:hAnsi="Cambria Math"/>
          </w:rPr>
          <m:t>s</m:t>
        </m:r>
      </m:oMath>
      <w:r w:rsidR="00EA0E37">
        <w:rPr>
          <w:rFonts w:eastAsiaTheme="minorEastAsia"/>
        </w:rPr>
        <w:t xml:space="preserve"> can experience a decrease of registrations of </w:t>
      </w:r>
      <w:r w:rsidR="002C37E1">
        <w:rPr>
          <w:rFonts w:eastAsiaTheme="minorEastAsia"/>
        </w:rPr>
        <w:t xml:space="preserve">a </w:t>
      </w:r>
      <w:r w:rsidR="00EA0E37">
        <w:rPr>
          <w:rFonts w:eastAsiaTheme="minorEastAsia"/>
        </w:rPr>
        <w:t xml:space="preserve">vehicle type if fewer households living in state </w:t>
      </w:r>
      <m:oMath>
        <m:r>
          <w:rPr>
            <w:rFonts w:ascii="Cambria Math" w:eastAsiaTheme="minorEastAsia" w:hAnsi="Cambria Math"/>
          </w:rPr>
          <m:t>s</m:t>
        </m:r>
      </m:oMath>
      <w:r w:rsidR="00EA0E37">
        <w:rPr>
          <w:rFonts w:eastAsiaTheme="minorEastAsia"/>
        </w:rPr>
        <w:t xml:space="preserve"> exercise option (2) for </w:t>
      </w:r>
      <w:r w:rsidR="002C37E1">
        <w:rPr>
          <w:rFonts w:eastAsiaTheme="minorEastAsia"/>
        </w:rPr>
        <w:t xml:space="preserve">the </w:t>
      </w:r>
      <w:r w:rsidR="00EA0E37">
        <w:t xml:space="preserve">vehicle type </w:t>
      </w:r>
      <w:r w:rsidR="004310A5">
        <w:rPr>
          <w:rFonts w:eastAsiaTheme="minorEastAsia"/>
        </w:rPr>
        <w:t>relative to</w:t>
      </w:r>
      <w:r w:rsidR="00EA0E37">
        <w:rPr>
          <w:rFonts w:eastAsiaTheme="minorEastAsia"/>
        </w:rPr>
        <w:t xml:space="preserve"> those that exercise options (3)</w:t>
      </w:r>
      <w:r w:rsidR="000E3605">
        <w:rPr>
          <w:rFonts w:eastAsiaTheme="minorEastAsia"/>
        </w:rPr>
        <w:t>-</w:t>
      </w:r>
      <w:r w:rsidR="00EA0E37">
        <w:rPr>
          <w:rFonts w:eastAsiaTheme="minorEastAsia"/>
        </w:rPr>
        <w:t>(</w:t>
      </w:r>
      <w:r w:rsidR="000E3605">
        <w:rPr>
          <w:rFonts w:eastAsiaTheme="minorEastAsia"/>
        </w:rPr>
        <w:t>5</w:t>
      </w:r>
      <w:r w:rsidR="00EA0E37">
        <w:rPr>
          <w:rFonts w:eastAsiaTheme="minorEastAsia"/>
        </w:rPr>
        <w:t xml:space="preserve">) for </w:t>
      </w:r>
      <w:r w:rsidR="002C37E1">
        <w:rPr>
          <w:rFonts w:eastAsiaTheme="minorEastAsia"/>
        </w:rPr>
        <w:t xml:space="preserve">the </w:t>
      </w:r>
      <w:r w:rsidR="00EA0E37">
        <w:t>vehicle type</w:t>
      </w:r>
      <w:r w:rsidR="00EA0E37">
        <w:rPr>
          <w:rFonts w:eastAsiaTheme="minorEastAsia"/>
        </w:rPr>
        <w:t>.</w:t>
      </w:r>
      <w:r w:rsidR="004310A5">
        <w:rPr>
          <w:rFonts w:eastAsiaTheme="minorEastAsia"/>
        </w:rPr>
        <w:t xml:space="preserve"> This state </w:t>
      </w:r>
      <m:oMath>
        <m:r>
          <w:rPr>
            <w:rFonts w:ascii="Cambria Math" w:eastAsiaTheme="minorEastAsia" w:hAnsi="Cambria Math"/>
          </w:rPr>
          <m:t>s</m:t>
        </m:r>
      </m:oMath>
      <w:r w:rsidR="004310A5">
        <w:rPr>
          <w:rFonts w:eastAsiaTheme="minorEastAsia"/>
        </w:rPr>
        <w:t xml:space="preserve"> </w:t>
      </w:r>
      <w:r w:rsidR="00120E80">
        <w:rPr>
          <w:rFonts w:eastAsiaTheme="minorEastAsia"/>
        </w:rPr>
        <w:t xml:space="preserve">positive </w:t>
      </w:r>
      <w:r w:rsidR="00387FA3">
        <w:rPr>
          <w:rFonts w:eastAsiaTheme="minorEastAsia"/>
        </w:rPr>
        <w:t>net</w:t>
      </w:r>
      <w:r w:rsidR="004310A5">
        <w:rPr>
          <w:rFonts w:eastAsiaTheme="minorEastAsia"/>
        </w:rPr>
        <w:t xml:space="preserve"> supply for </w:t>
      </w:r>
      <w:r w:rsidR="002C37E1">
        <w:rPr>
          <w:rFonts w:eastAsiaTheme="minorEastAsia"/>
        </w:rPr>
        <w:t xml:space="preserve">a </w:t>
      </w:r>
      <w:r w:rsidR="004310A5">
        <w:t>vehicle type</w:t>
      </w:r>
      <w:r w:rsidR="004310A5">
        <w:rPr>
          <w:rFonts w:eastAsiaTheme="minorEastAsia"/>
        </w:rPr>
        <w:t xml:space="preserve"> would require out-migration of </w:t>
      </w:r>
      <w:r w:rsidR="002C37E1">
        <w:rPr>
          <w:rFonts w:eastAsiaTheme="minorEastAsia"/>
        </w:rPr>
        <w:t xml:space="preserve">the </w:t>
      </w:r>
      <w:r w:rsidR="004310A5">
        <w:t xml:space="preserve">vehicle type </w:t>
      </w:r>
      <w:r w:rsidR="004310A5">
        <w:rPr>
          <w:rFonts w:eastAsiaTheme="minorEastAsia"/>
        </w:rPr>
        <w:t>to other states.</w:t>
      </w:r>
    </w:p>
    <w:p w14:paraId="5AF7A669" w14:textId="459A781E" w:rsidR="000505E0" w:rsidRDefault="00EC3938" w:rsidP="00290067">
      <w:r>
        <w:rPr>
          <w:rFonts w:eastAsiaTheme="minorEastAsia"/>
        </w:rPr>
        <w:t>Heterogeneity</w:t>
      </w:r>
      <w:r w:rsidR="00056D44">
        <w:rPr>
          <w:rFonts w:eastAsiaTheme="minorEastAsia"/>
        </w:rPr>
        <w:t xml:space="preserve"> of preferences</w:t>
      </w:r>
      <w:r>
        <w:rPr>
          <w:rFonts w:eastAsiaTheme="minorEastAsia"/>
        </w:rPr>
        <w:t xml:space="preserve"> creates opportunities for vehicle trade across states.</w:t>
      </w:r>
      <w:r w:rsidR="004310A5">
        <w:rPr>
          <w:rFonts w:eastAsiaTheme="minorEastAsia"/>
        </w:rPr>
        <w:t xml:space="preserve"> Consider vehicle age as a defining characteristic of </w:t>
      </w:r>
      <w:r w:rsidR="002C37E1">
        <w:rPr>
          <w:rFonts w:eastAsiaTheme="minorEastAsia"/>
        </w:rPr>
        <w:t xml:space="preserve">a </w:t>
      </w:r>
      <w:r w:rsidR="004310A5">
        <w:rPr>
          <w:rFonts w:eastAsiaTheme="minorEastAsia"/>
        </w:rPr>
        <w:t>vehicle type. High-income households tend to have greater demand for new vehicles relative to low-income households.</w:t>
      </w:r>
      <w:r w:rsidR="00321366">
        <w:rPr>
          <w:rStyle w:val="FootnoteReference"/>
          <w:rFonts w:eastAsiaTheme="minorEastAsia"/>
        </w:rPr>
        <w:footnoteReference w:id="10"/>
      </w:r>
      <w:r w:rsidR="004310A5">
        <w:rPr>
          <w:rFonts w:eastAsiaTheme="minorEastAsia"/>
        </w:rPr>
        <w:t xml:space="preserve"> </w:t>
      </w:r>
      <w:r w:rsidR="00321366">
        <w:rPr>
          <w:rFonts w:eastAsiaTheme="minorEastAsia"/>
        </w:rPr>
        <w:t xml:space="preserve">This difference leads to </w:t>
      </w:r>
      <w:r w:rsidR="00387FA3">
        <w:rPr>
          <w:rFonts w:eastAsiaTheme="minorEastAsia"/>
        </w:rPr>
        <w:t>high-income households having net supply for used vehicles, since they replace used vehicles in their portfolio (exercising options (3)</w:t>
      </w:r>
      <w:r w:rsidR="000E3605">
        <w:rPr>
          <w:rFonts w:eastAsiaTheme="minorEastAsia"/>
        </w:rPr>
        <w:t xml:space="preserve">, </w:t>
      </w:r>
      <w:r w:rsidR="00387FA3">
        <w:rPr>
          <w:rFonts w:eastAsiaTheme="minorEastAsia"/>
        </w:rPr>
        <w:t>(4)</w:t>
      </w:r>
      <w:r w:rsidR="000E3605">
        <w:rPr>
          <w:rFonts w:eastAsiaTheme="minorEastAsia"/>
        </w:rPr>
        <w:t>, or (5)</w:t>
      </w:r>
      <w:r w:rsidR="00387FA3">
        <w:rPr>
          <w:rFonts w:eastAsiaTheme="minorEastAsia"/>
        </w:rPr>
        <w:t>) for new vehicles more frequently than low-income households. Equivalently, low-income households hav</w:t>
      </w:r>
      <w:r w:rsidR="00056D44">
        <w:rPr>
          <w:rFonts w:eastAsiaTheme="minorEastAsia"/>
        </w:rPr>
        <w:t>e a</w:t>
      </w:r>
      <w:r w:rsidR="00387FA3">
        <w:rPr>
          <w:rFonts w:eastAsiaTheme="minorEastAsia"/>
        </w:rPr>
        <w:t xml:space="preserve"> net demand for used vehicles. Since household income varies across states, income-driven vehicle preference heterogeneity will cause vehicle migration, in particular migration along the vehicle age distribution. </w:t>
      </w:r>
      <w:r w:rsidR="00056D44">
        <w:rPr>
          <w:rFonts w:eastAsiaTheme="minorEastAsia"/>
        </w:rPr>
        <w:t>Other differences in</w:t>
      </w:r>
      <w:r>
        <w:rPr>
          <w:rFonts w:eastAsiaTheme="minorEastAsia"/>
        </w:rPr>
        <w:t xml:space="preserve"> household preference</w:t>
      </w:r>
      <w:r w:rsidR="00056D44">
        <w:rPr>
          <w:rFonts w:eastAsiaTheme="minorEastAsia"/>
        </w:rPr>
        <w:t>s</w:t>
      </w:r>
      <w:r>
        <w:rPr>
          <w:rFonts w:eastAsiaTheme="minorEastAsia"/>
        </w:rPr>
        <w:t xml:space="preserve"> may cause vehicle migration</w:t>
      </w:r>
      <w:r w:rsidR="00EE659D">
        <w:rPr>
          <w:rFonts w:eastAsiaTheme="minorEastAsia"/>
        </w:rPr>
        <w:t xml:space="preserve"> across states</w:t>
      </w:r>
      <w:r>
        <w:rPr>
          <w:rFonts w:eastAsiaTheme="minorEastAsia"/>
        </w:rPr>
        <w:t xml:space="preserve">, which we investigate in the empirical analysis. </w:t>
      </w:r>
    </w:p>
    <w:p w14:paraId="49B68E27" w14:textId="41E8501A" w:rsidR="005E6089" w:rsidRPr="006A33D4" w:rsidRDefault="005E6089" w:rsidP="00290067">
      <w:pPr>
        <w:rPr>
          <w:b/>
          <w:bCs/>
          <w:i/>
          <w:iCs/>
        </w:rPr>
      </w:pPr>
      <w:r w:rsidRPr="006A33D4">
        <w:rPr>
          <w:b/>
          <w:bCs/>
          <w:i/>
          <w:iCs/>
        </w:rPr>
        <w:t>Vehicle survival</w:t>
      </w:r>
    </w:p>
    <w:p w14:paraId="449C02D2" w14:textId="2866B802" w:rsidR="005E6089" w:rsidRDefault="00C207C4" w:rsidP="00290067">
      <w:r>
        <w:t xml:space="preserve">Another form of vehicle disposal is the decision to take a vehicle out of operation by sending it to a junk yard to be </w:t>
      </w:r>
      <w:r w:rsidR="00912DD8">
        <w:t>destroyed</w:t>
      </w:r>
      <w:r>
        <w:t>, referred to as scrappage.</w:t>
      </w:r>
      <w:r w:rsidR="00C03168">
        <w:rPr>
          <w:rStyle w:val="FootnoteReference"/>
        </w:rPr>
        <w:footnoteReference w:id="11"/>
      </w:r>
      <w:r>
        <w:t xml:space="preserve"> </w:t>
      </w:r>
      <w:r w:rsidR="005E6089">
        <w:t xml:space="preserve">Each year, a fraction of a particular vehicle type </w:t>
      </w:r>
      <m:oMath>
        <m:r>
          <w:rPr>
            <w:rFonts w:ascii="Cambria Math" w:hAnsi="Cambria Math"/>
          </w:rPr>
          <m:t>j</m:t>
        </m:r>
      </m:oMath>
      <w:r w:rsidR="005E6089">
        <w:t xml:space="preserve"> is retired </w:t>
      </w:r>
      <w:r>
        <w:t>due to scrappage</w:t>
      </w:r>
      <w:r w:rsidR="005E6089">
        <w:t xml:space="preserve">. This involves vehicles being taken out of the on-road vehicle stock between one year and the next. The remaining fraction of vehicle type </w:t>
      </w:r>
      <m:oMath>
        <m:r>
          <w:rPr>
            <w:rFonts w:ascii="Cambria Math" w:hAnsi="Cambria Math"/>
          </w:rPr>
          <m:t>j</m:t>
        </m:r>
      </m:oMath>
      <w:r w:rsidR="005E6089">
        <w:t xml:space="preserve"> that is not scrapped is denoted as vehicle survival. </w:t>
      </w:r>
    </w:p>
    <w:p w14:paraId="65ECF118" w14:textId="07ADFF3E" w:rsidR="00912DD8" w:rsidRDefault="00640128" w:rsidP="00290067">
      <w:r w:rsidRPr="00205770">
        <w:t xml:space="preserve">The theory of motor vehicle </w:t>
      </w:r>
      <w:proofErr w:type="gramStart"/>
      <w:r w:rsidRPr="00205770">
        <w:t>scrappage</w:t>
      </w:r>
      <w:proofErr w:type="gramEnd"/>
      <w:r w:rsidRPr="00205770">
        <w:t xml:space="preserve"> dates back at least to </w:t>
      </w:r>
      <w:r w:rsidRPr="00101DD2">
        <w:t>Cramer (1958),</w:t>
      </w:r>
      <w:r w:rsidRPr="00205770">
        <w:t xml:space="preserve"> who derived a model of vehicle longevity. Cramer’s model assumed that vehicles would be scrapped when their value depreciated to zero either due to wear and tear or a sufficiently severe accident. </w:t>
      </w:r>
      <w:r w:rsidRPr="00101DD2">
        <w:t>Walker (1968)</w:t>
      </w:r>
      <w:r w:rsidRPr="00205770">
        <w:t xml:space="preserve"> </w:t>
      </w:r>
      <w:r w:rsidR="00842AE3" w:rsidRPr="00205770">
        <w:t>introduc</w:t>
      </w:r>
      <w:r w:rsidR="002448EB" w:rsidRPr="00205770">
        <w:t xml:space="preserve">ed the effect of changes in used car prices and noted that any significant repair could make the cost of restoring </w:t>
      </w:r>
      <w:r w:rsidR="00E44784" w:rsidRPr="00205770">
        <w:t>a vehicle</w:t>
      </w:r>
      <w:r w:rsidR="002448EB" w:rsidRPr="00205770">
        <w:t xml:space="preserve"> to working </w:t>
      </w:r>
      <w:proofErr w:type="gramStart"/>
      <w:r w:rsidR="002448EB" w:rsidRPr="00205770">
        <w:t>condition</w:t>
      </w:r>
      <w:proofErr w:type="gramEnd"/>
      <w:r w:rsidR="002448EB" w:rsidRPr="00205770">
        <w:t xml:space="preserve"> greater than its market value</w:t>
      </w:r>
      <w:r w:rsidR="00912DD8">
        <w:t xml:space="preserve">, leading to </w:t>
      </w:r>
      <w:proofErr w:type="gramStart"/>
      <w:r w:rsidR="00912DD8">
        <w:t>its</w:t>
      </w:r>
      <w:proofErr w:type="gramEnd"/>
      <w:r w:rsidR="00912DD8">
        <w:t xml:space="preserve"> scrappage</w:t>
      </w:r>
      <w:r w:rsidR="002448EB" w:rsidRPr="00205770">
        <w:t>.</w:t>
      </w:r>
      <w:r w:rsidR="00C03168">
        <w:rPr>
          <w:rStyle w:val="FootnoteReference"/>
        </w:rPr>
        <w:footnoteReference w:id="12"/>
      </w:r>
      <w:r w:rsidR="002448EB" w:rsidRPr="00205770">
        <w:t xml:space="preserve"> </w:t>
      </w:r>
    </w:p>
    <w:p w14:paraId="47249F9B" w14:textId="1F1E3BE8" w:rsidR="006F08C6" w:rsidRPr="00653FCC" w:rsidRDefault="006F08C6" w:rsidP="00290067">
      <w:pPr>
        <w:rPr>
          <w:b/>
          <w:bCs/>
          <w:i/>
          <w:iCs/>
        </w:rPr>
      </w:pPr>
      <w:r w:rsidRPr="00653FCC">
        <w:rPr>
          <w:b/>
          <w:bCs/>
          <w:i/>
          <w:iCs/>
        </w:rPr>
        <w:t>Empirical considerations</w:t>
      </w:r>
    </w:p>
    <w:p w14:paraId="19034AB3" w14:textId="25DA853C" w:rsidR="00363004" w:rsidRPr="0089167A" w:rsidRDefault="006F08C6" w:rsidP="00290067">
      <w:r>
        <w:t>Ideally, we would observe a dataset that allows us to disentangle the effects of vehicle migration and s</w:t>
      </w:r>
      <w:r w:rsidR="00912DD8">
        <w:t>crappage</w:t>
      </w:r>
      <w:r>
        <w:t>.</w:t>
      </w:r>
      <w:r w:rsidR="00501803">
        <w:t xml:space="preserve"> This would require keeping track of individual vehicle registrations</w:t>
      </w:r>
      <w:r w:rsidR="00912DD8">
        <w:t xml:space="preserve">, for example by means of </w:t>
      </w:r>
      <w:r w:rsidR="00501803">
        <w:t>vehicle identification numbers (VINs). Although Department</w:t>
      </w:r>
      <w:r w:rsidR="00912DD8">
        <w:t>s</w:t>
      </w:r>
      <w:r w:rsidR="00501803">
        <w:t xml:space="preserve"> of Motor Vehicles across the country collect </w:t>
      </w:r>
      <w:r w:rsidR="009D0D26">
        <w:t>such raw</w:t>
      </w:r>
      <w:r w:rsidR="00501803">
        <w:t xml:space="preserve"> data,</w:t>
      </w:r>
      <w:r w:rsidR="00912DD8">
        <w:t xml:space="preserve"> private firms process the data and consider the resulting databases</w:t>
      </w:r>
      <w:r w:rsidR="00501803">
        <w:t xml:space="preserve"> proprietary</w:t>
      </w:r>
      <w:r w:rsidR="00912DD8">
        <w:t>.</w:t>
      </w:r>
      <w:r w:rsidR="00501803">
        <w:t xml:space="preserve"> </w:t>
      </w:r>
      <w:r w:rsidR="00912DD8">
        <w:t xml:space="preserve">For our study, </w:t>
      </w:r>
      <w:r w:rsidR="00F113E2">
        <w:t xml:space="preserve">obtaining </w:t>
      </w:r>
      <w:r w:rsidR="00912DD8">
        <w:t>detailed data</w:t>
      </w:r>
      <w:r w:rsidR="009D0D26">
        <w:t xml:space="preserve"> by VIN</w:t>
      </w:r>
      <w:r w:rsidR="00912DD8">
        <w:t xml:space="preserve"> was </w:t>
      </w:r>
      <w:r w:rsidR="00501803">
        <w:t xml:space="preserve">prohibitively expensive. </w:t>
      </w:r>
      <w:r>
        <w:t>In</w:t>
      </w:r>
      <w:r w:rsidR="00912DD8">
        <w:t>stead,</w:t>
      </w:r>
      <w:r>
        <w:t xml:space="preserve"> our data</w:t>
      </w:r>
      <w:r w:rsidR="00912DD8">
        <w:t xml:space="preserve"> co</w:t>
      </w:r>
      <w:r w:rsidR="009D0D26">
        <w:t xml:space="preserve">nsists only </w:t>
      </w:r>
      <w:r w:rsidR="009D0D26">
        <w:lastRenderedPageBreak/>
        <w:t xml:space="preserve">of net survival rates,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9D0D26">
        <w:t xml:space="preserve">, equal to the number of vehicles of </w:t>
      </w:r>
      <w:r w:rsidR="001172E7">
        <w:t>body style</w:t>
      </w:r>
      <w:r w:rsidR="009D0D26">
        <w:t xml:space="preserve"> </w:t>
      </w:r>
      <m:oMath>
        <m:r>
          <w:rPr>
            <w:rFonts w:ascii="Cambria Math" w:hAnsi="Cambria Math"/>
          </w:rPr>
          <m:t>j</m:t>
        </m:r>
      </m:oMath>
      <w:r w:rsidR="009D0D26">
        <w:t xml:space="preserve"> and age </w:t>
      </w:r>
      <m:oMath>
        <m:r>
          <w:rPr>
            <w:rFonts w:ascii="Cambria Math" w:hAnsi="Cambria Math"/>
          </w:rPr>
          <m:t>a</m:t>
        </m:r>
      </m:oMath>
      <w:r w:rsidR="009D0D26">
        <w:t xml:space="preserve"> in state </w:t>
      </w:r>
      <m:oMath>
        <m:r>
          <w:rPr>
            <w:rFonts w:ascii="Cambria Math" w:hAnsi="Cambria Math"/>
          </w:rPr>
          <m:t>s</m:t>
        </m:r>
      </m:oMath>
      <w:r w:rsidR="009D0D26">
        <w:t xml:space="preserve"> in year </w:t>
      </w:r>
      <m:oMath>
        <m:r>
          <w:rPr>
            <w:rFonts w:ascii="Cambria Math" w:hAnsi="Cambria Math"/>
          </w:rPr>
          <m:t>t</m:t>
        </m:r>
      </m:oMath>
      <w:r w:rsidR="009D0D26">
        <w:t xml:space="preserve">, </w:t>
      </w:r>
      <m:oMath>
        <m:sSub>
          <m:sSubPr>
            <m:ctrlPr>
              <w:rPr>
                <w:rFonts w:ascii="Cambria Math" w:hAnsi="Cambria Math"/>
                <w:i/>
              </w:rPr>
            </m:ctrlPr>
          </m:sSubPr>
          <m:e>
            <m:r>
              <w:rPr>
                <w:rFonts w:ascii="Cambria Math" w:hAnsi="Cambria Math"/>
              </w:rPr>
              <m:t>n</m:t>
            </m:r>
          </m:e>
          <m:sub>
            <m:r>
              <w:rPr>
                <w:rFonts w:ascii="Cambria Math" w:hAnsi="Cambria Math"/>
              </w:rPr>
              <m:t>jast</m:t>
            </m:r>
          </m:sub>
        </m:sSub>
      </m:oMath>
      <w:r w:rsidR="009D0D26">
        <w:t xml:space="preserve">, divided by the number of vehicles of the same type and </w:t>
      </w:r>
      <w:r w:rsidR="001172E7">
        <w:t xml:space="preserve">one year younger </w:t>
      </w:r>
      <w:r w:rsidR="009D0D26">
        <w:t>age</w:t>
      </w:r>
      <w:r w:rsidR="001172E7">
        <w:t xml:space="preserve"> </w:t>
      </w:r>
      <m:oMath>
        <m:r>
          <w:rPr>
            <w:rFonts w:ascii="Cambria Math" w:hAnsi="Cambria Math"/>
          </w:rPr>
          <m:t>a-1</m:t>
        </m:r>
      </m:oMath>
      <w:r w:rsidR="001172E7">
        <w:t xml:space="preserve"> </w:t>
      </w:r>
      <w:r w:rsidR="009D0D26">
        <w:t xml:space="preserve"> in </w:t>
      </w:r>
      <m:oMath>
        <m:r>
          <w:rPr>
            <w:rFonts w:ascii="Cambria Math" w:hAnsi="Cambria Math"/>
          </w:rPr>
          <m:t>s</m:t>
        </m:r>
      </m:oMath>
      <w:r w:rsidR="009D0D26">
        <w:t xml:space="preserve">the previous year, </w:t>
      </w:r>
      <m:oMath>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s(t-1)</m:t>
            </m:r>
          </m:sub>
        </m:sSub>
      </m:oMath>
      <w:r w:rsidR="009D0D26">
        <w:rPr>
          <w:vertAlign w:val="subscript"/>
        </w:rPr>
        <w:t xml:space="preserve"> </w:t>
      </w:r>
      <w:r w:rsidR="009D0D26">
        <w:t xml:space="preserve">. </w:t>
      </w:r>
      <w:r w:rsidR="00912DD8">
        <w:t xml:space="preserve"> </w:t>
      </w:r>
      <w:r w:rsidR="009D0D26">
        <w:t xml:space="preserve">Although the net survival rate </w:t>
      </w:r>
      <w:r w:rsidR="00912DD8">
        <w:t>statistics</w:t>
      </w:r>
      <w:r w:rsidR="009D0D26">
        <w:t xml:space="preserve"> were</w:t>
      </w:r>
      <w:r w:rsidR="00912DD8">
        <w:t xml:space="preserve"> derived from proprietary registration counts</w:t>
      </w:r>
      <w:r>
        <w:t>,</w:t>
      </w:r>
      <w:r w:rsidR="009D0D26">
        <w:t xml:space="preserve"> the count data</w:t>
      </w:r>
      <w:r w:rsidR="00647DEA">
        <w:t xml:space="preserve"> were not available for this study</w:t>
      </w:r>
      <w:r w:rsidR="009D0D26">
        <w:t>, and</w:t>
      </w:r>
      <w:r w:rsidR="00912DD8">
        <w:t xml:space="preserve"> the original counts cannot be derived </w:t>
      </w:r>
      <w:r w:rsidR="009D0D26">
        <w:t xml:space="preserve">from the net survival rates </w:t>
      </w:r>
      <w:r w:rsidR="00912DD8">
        <w:t>without additional proprietary data.</w:t>
      </w:r>
      <w:r w:rsidR="00501803">
        <w:t xml:space="preserve"> Therefore</w:t>
      </w:r>
      <w:r>
        <w:t xml:space="preserve">, we </w:t>
      </w:r>
      <w:r w:rsidR="007A7136">
        <w:t>can only</w:t>
      </w:r>
      <w:r>
        <w:t xml:space="preserve"> </w:t>
      </w:r>
      <w:r w:rsidR="009D0D26">
        <w:t>observ</w:t>
      </w:r>
      <w:r>
        <w:t xml:space="preserve">e the combined effect of </w:t>
      </w:r>
      <w:r w:rsidR="00501803">
        <w:t>vehicle migration and survival</w:t>
      </w:r>
      <w:r w:rsidR="00647DEA">
        <w:t xml:space="preserve"> which we</w:t>
      </w:r>
      <w:r>
        <w:t xml:space="preserve"> </w:t>
      </w:r>
      <w:r w:rsidR="00647DEA">
        <w:t>call</w:t>
      </w:r>
      <w:r>
        <w:t xml:space="preserve"> </w:t>
      </w:r>
      <w:r w:rsidRPr="00653FCC">
        <w:rPr>
          <w:i/>
          <w:iCs/>
        </w:rPr>
        <w:t>net survival</w:t>
      </w:r>
      <w:r>
        <w:t xml:space="preserve">. </w:t>
      </w:r>
    </w:p>
    <w:p w14:paraId="78123C44" w14:textId="77777777" w:rsidR="00290067" w:rsidRDefault="00290067" w:rsidP="00290067">
      <w:pPr>
        <w:pStyle w:val="ListParagraph"/>
        <w:numPr>
          <w:ilvl w:val="0"/>
          <w:numId w:val="1"/>
        </w:numPr>
      </w:pPr>
      <w:r>
        <w:t>Data</w:t>
      </w:r>
    </w:p>
    <w:p w14:paraId="6A85C442" w14:textId="541226C1" w:rsidR="00BD7DB5" w:rsidRDefault="006E3A45" w:rsidP="00DE0768">
      <w:r>
        <w:t>State</w:t>
      </w:r>
      <w:r w:rsidR="00D91721">
        <w:t>-</w:t>
      </w:r>
      <w:r>
        <w:t>level</w:t>
      </w:r>
      <w:r w:rsidR="00BD7DB5">
        <w:t xml:space="preserve"> annual</w:t>
      </w:r>
      <w:r>
        <w:t xml:space="preserve"> </w:t>
      </w:r>
      <w:r w:rsidR="00A45EB6">
        <w:t xml:space="preserve">net </w:t>
      </w:r>
      <w:r>
        <w:t>survival rates</w:t>
      </w:r>
      <w:r w:rsidR="001172E7">
        <w:t xml:space="preserve">, calculated as  </w:t>
      </w:r>
      <m:oMath>
        <m:sSub>
          <m:sSubPr>
            <m:ctrlPr>
              <w:rPr>
                <w:rFonts w:ascii="Cambria Math" w:hAnsi="Cambria Math"/>
                <w:i/>
              </w:rPr>
            </m:ctrlPr>
          </m:sSubPr>
          <m:e>
            <m:r>
              <w:rPr>
                <w:rFonts w:ascii="Cambria Math" w:hAnsi="Cambria Math"/>
              </w:rPr>
              <m:t>n</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s(t-1)</m:t>
            </m:r>
          </m:sub>
        </m:sSub>
      </m:oMath>
      <w:r w:rsidR="001172E7">
        <w:rPr>
          <w:rFonts w:eastAsiaTheme="minorEastAsia"/>
        </w:rPr>
        <w:t>,</w:t>
      </w:r>
      <w:r>
        <w:t xml:space="preserve"> </w:t>
      </w:r>
      <w:r w:rsidR="005900BC">
        <w:t xml:space="preserve">for U.S. light-duty vehicles </w:t>
      </w:r>
      <w:r>
        <w:t>were provided by</w:t>
      </w:r>
      <w:r w:rsidR="00CA19ED">
        <w:t xml:space="preserve"> the National Renewable Energy Laboratory</w:t>
      </w:r>
      <w:r>
        <w:t xml:space="preserve"> </w:t>
      </w:r>
      <w:r w:rsidR="00CA19ED">
        <w:t>(</w:t>
      </w:r>
      <w:r>
        <w:t>NREL</w:t>
      </w:r>
      <w:r w:rsidR="00CA19ED">
        <w:t>)</w:t>
      </w:r>
      <w:r>
        <w:t xml:space="preserve"> for the years 2015/2014 to 2022/2021, by three vehicle types: passenger car, SUV and van,</w:t>
      </w:r>
      <w:r w:rsidR="005900BC">
        <w:t xml:space="preserve"> and</w:t>
      </w:r>
      <w:r>
        <w:t xml:space="preserve"> pickup truck.</w:t>
      </w:r>
      <w:r w:rsidR="00E724EB">
        <w:t xml:space="preserve"> The vehicle counts from which the </w:t>
      </w:r>
      <w:r w:rsidR="00A45EB6">
        <w:t xml:space="preserve">net </w:t>
      </w:r>
      <w:r w:rsidR="005900BC">
        <w:t>survival</w:t>
      </w:r>
      <w:r w:rsidR="00E724EB">
        <w:t xml:space="preserve"> rates</w:t>
      </w:r>
      <w:r w:rsidR="005900BC">
        <w:t xml:space="preserve"> were calculated</w:t>
      </w:r>
      <w:r w:rsidR="00E724EB">
        <w:t xml:space="preserve"> are proprietary data purchased</w:t>
      </w:r>
      <w:r w:rsidR="008D279C">
        <w:t xml:space="preserve"> by NREL</w:t>
      </w:r>
      <w:r w:rsidR="00E724EB">
        <w:t xml:space="preserve"> from Experian</w:t>
      </w:r>
      <w:r w:rsidR="00E724EB">
        <w:sym w:font="Symbol" w:char="F0D2"/>
      </w:r>
      <w:r w:rsidR="00E724EB">
        <w:t>.</w:t>
      </w:r>
      <w:r w:rsidR="00C014B4">
        <w:t xml:space="preserve"> The numbers of vehicles in operation were measured as of </w:t>
      </w:r>
      <w:r w:rsidR="00BD7DB5">
        <w:t>December 31</w:t>
      </w:r>
      <w:r w:rsidR="00C014B4">
        <w:t xml:space="preserve"> of the year. </w:t>
      </w:r>
      <w:r w:rsidR="00AE49F1">
        <w:t>Thus, the ratio for 2021/2020 re</w:t>
      </w:r>
      <w:r w:rsidR="00BD7DB5">
        <w:t>flec</w:t>
      </w:r>
      <w:r w:rsidR="00AE49F1">
        <w:t xml:space="preserve">ts </w:t>
      </w:r>
      <w:r w:rsidR="00155093">
        <w:t>changes</w:t>
      </w:r>
      <w:r w:rsidR="00AE49F1">
        <w:t xml:space="preserve"> that occurred during calendar year 202</w:t>
      </w:r>
      <w:r w:rsidR="00BD7DB5">
        <w:t>1</w:t>
      </w:r>
      <w:r w:rsidR="00AE49F1">
        <w:t>.</w:t>
      </w:r>
      <w:r w:rsidR="00363004">
        <w:t xml:space="preserve"> The</w:t>
      </w:r>
      <w:r w:rsidR="00DF0301">
        <w:t xml:space="preserve"> net</w:t>
      </w:r>
      <w:r w:rsidR="00363004">
        <w:t xml:space="preserve"> survival rates are based on a total census of vehicles in operation in each state</w:t>
      </w:r>
      <w:r w:rsidR="00BD7DB5">
        <w:t xml:space="preserve"> derived from state vehicle registration data</w:t>
      </w:r>
      <w:r w:rsidR="00363004">
        <w:t xml:space="preserve">. </w:t>
      </w:r>
    </w:p>
    <w:p w14:paraId="78EEE043" w14:textId="510E57CE" w:rsidR="005900BC" w:rsidRPr="00205770" w:rsidRDefault="005900BC" w:rsidP="00DE0768">
      <w:r>
        <w:t xml:space="preserve">Using vehicle attributes available in the original database, NREL grouped vehicles into three types: passenger cars, SUVs and vans, and pickup trucks. Previous analysis of vehicle </w:t>
      </w:r>
      <w:proofErr w:type="gramStart"/>
      <w:r w:rsidRPr="00205770">
        <w:t>scrappage</w:t>
      </w:r>
      <w:proofErr w:type="gramEnd"/>
      <w:r w:rsidRPr="00205770">
        <w:t xml:space="preserve"> and survival have shown meaningful differences in survival functions for the three vehicle types (Greene and Leard, 2024a). However, the nature of the vehicles in each class</w:t>
      </w:r>
      <w:r w:rsidR="00647DEA">
        <w:t xml:space="preserve"> changes</w:t>
      </w:r>
      <w:r w:rsidRPr="00205770">
        <w:t xml:space="preserve"> over time</w:t>
      </w:r>
      <w:r w:rsidR="00647DEA">
        <w:t xml:space="preserve"> which</w:t>
      </w:r>
      <w:r w:rsidRPr="00205770">
        <w:t xml:space="preserve"> </w:t>
      </w:r>
      <w:r w:rsidR="00647DEA">
        <w:t>means the attributes of</w:t>
      </w:r>
      <w:r w:rsidRPr="00205770">
        <w:t xml:space="preserve"> vehicles of different ages</w:t>
      </w:r>
      <w:r w:rsidR="00647DEA">
        <w:t xml:space="preserve"> are not identical</w:t>
      </w:r>
      <w:r w:rsidRPr="00205770">
        <w:t>.</w:t>
      </w:r>
      <w:r w:rsidR="001A53D1">
        <w:rPr>
          <w:rStyle w:val="FootnoteReference"/>
        </w:rPr>
        <w:footnoteReference w:id="13"/>
      </w:r>
    </w:p>
    <w:p w14:paraId="6E9EEA78" w14:textId="1ABEF0FF" w:rsidR="00DE0768" w:rsidRDefault="00BD7DB5" w:rsidP="00DE0768">
      <w:r w:rsidRPr="00205770">
        <w:t>We call the observed state survival rates</w:t>
      </w:r>
      <w:r w:rsidR="00647DEA">
        <w:t xml:space="preserve">,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AD6763">
        <w:rPr>
          <w:rFonts w:eastAsiaTheme="minorEastAsia"/>
        </w:rPr>
        <w:t>,</w:t>
      </w:r>
      <w:r w:rsidRPr="00205770">
        <w:t xml:space="preserve"> “net survival rates” because they include the effects of vehicles that are permanently retired from service</w:t>
      </w:r>
      <w:r w:rsidR="00F94E96" w:rsidRPr="00205770">
        <w:t xml:space="preserve"> (scrapped)</w:t>
      </w:r>
      <w:r w:rsidR="00254E85" w:rsidRPr="00205770">
        <w:t>,</w:t>
      </w:r>
      <w:r w:rsidR="001172E7">
        <w:t xml:space="preserve"> </w:t>
      </w:r>
      <m:oMath>
        <m:sSub>
          <m:sSubPr>
            <m:ctrlPr>
              <w:rPr>
                <w:rFonts w:ascii="Cambria Math" w:eastAsiaTheme="minorEastAsia" w:hAnsi="Cambria Math"/>
                <w:i/>
              </w:rPr>
            </m:ctrlPr>
          </m:sSubPr>
          <m:e>
            <m:r>
              <w:rPr>
                <w:rFonts w:ascii="Cambria Math" w:hAnsi="Cambria Math"/>
              </w:rPr>
              <m:t>R</m:t>
            </m:r>
            <m:ctrlPr>
              <w:rPr>
                <w:rFonts w:ascii="Cambria Math" w:hAnsi="Cambria Math"/>
                <w:i/>
              </w:rPr>
            </m:ctrlPr>
          </m:e>
          <m:sub>
            <m:r>
              <w:rPr>
                <w:rFonts w:ascii="Cambria Math" w:eastAsiaTheme="minorEastAsia" w:hAnsi="Cambria Math"/>
              </w:rPr>
              <m:t>jast</m:t>
            </m:r>
          </m:sub>
        </m:sSub>
      </m:oMath>
      <w:r w:rsidR="00254E85" w:rsidRPr="00205770">
        <w:t>,</w:t>
      </w:r>
      <w:r w:rsidRPr="00205770">
        <w:t xml:space="preserve"> </w:t>
      </w:r>
      <w:r w:rsidR="00F8745C">
        <w:t>plus</w:t>
      </w:r>
      <w:r w:rsidRPr="00205770">
        <w:t xml:space="preserve"> the migration of vehicles</w:t>
      </w:r>
      <w:r w:rsidR="00254E85" w:rsidRPr="00205770">
        <w:t xml:space="preserve"> into,</w:t>
      </w:r>
      <w:r w:rsidR="001172E7">
        <w:t xml:space="preserve"> </w:t>
      </w:r>
      <m:oMath>
        <m:sSub>
          <m:sSubPr>
            <m:ctrlPr>
              <w:rPr>
                <w:rFonts w:ascii="Cambria Math" w:hAnsi="Cambria Math"/>
                <w:i/>
              </w:rPr>
            </m:ctrlPr>
          </m:sSubPr>
          <m:e>
            <m:r>
              <w:rPr>
                <w:rFonts w:ascii="Cambria Math" w:hAnsi="Cambria Math"/>
              </w:rPr>
              <m:t>I</m:t>
            </m:r>
          </m:e>
          <m:sub>
            <m:r>
              <w:rPr>
                <w:rFonts w:ascii="Cambria Math" w:hAnsi="Cambria Math"/>
              </w:rPr>
              <m:t>jast</m:t>
            </m:r>
          </m:sub>
        </m:sSub>
      </m:oMath>
      <w:r w:rsidR="00254E85" w:rsidRPr="00205770">
        <w:t xml:space="preserve"> </w:t>
      </w:r>
      <w:r w:rsidR="004C539F" w:rsidRPr="00205770">
        <w:t>, and out of,</w:t>
      </w:r>
      <w:r w:rsidR="001172E7">
        <w:t xml:space="preserve"> </w:t>
      </w:r>
      <m:oMath>
        <m:sSub>
          <m:sSubPr>
            <m:ctrlPr>
              <w:rPr>
                <w:rFonts w:ascii="Cambria Math" w:hAnsi="Cambria Math"/>
                <w:i/>
              </w:rPr>
            </m:ctrlPr>
          </m:sSubPr>
          <m:e>
            <m:r>
              <w:rPr>
                <w:rFonts w:ascii="Cambria Math" w:hAnsi="Cambria Math"/>
              </w:rPr>
              <m:t>E</m:t>
            </m:r>
          </m:e>
          <m:sub>
            <m:r>
              <w:rPr>
                <w:rFonts w:ascii="Cambria Math" w:hAnsi="Cambria Math"/>
              </w:rPr>
              <m:t>jast</m:t>
            </m:r>
          </m:sub>
        </m:sSub>
      </m:oMath>
      <w:r w:rsidR="004C539F" w:rsidRPr="00205770">
        <w:t>,</w:t>
      </w:r>
      <w:r w:rsidRPr="00205770">
        <w:t xml:space="preserve"> state</w:t>
      </w:r>
      <w:r w:rsidR="004C539F" w:rsidRPr="00205770">
        <w:t xml:space="preserve"> </w:t>
      </w:r>
      <m:oMath>
        <m:r>
          <w:rPr>
            <w:rFonts w:ascii="Cambria Math" w:eastAsiaTheme="minorEastAsia" w:hAnsi="Cambria Math"/>
          </w:rPr>
          <m:t>s</m:t>
        </m:r>
      </m:oMath>
      <w:r w:rsidR="00C03168">
        <w:t>:</w:t>
      </w:r>
      <w:r w:rsidRPr="00205770">
        <w:t xml:space="preserve"> </w:t>
      </w:r>
    </w:p>
    <w:p w14:paraId="28E93E8D" w14:textId="3100078D" w:rsidR="004C539F" w:rsidRDefault="00000000" w:rsidP="00DA33CC">
      <w:pPr>
        <w:ind w:left="2160" w:firstLine="720"/>
      </w:pPr>
      <m:oMath>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jast</m:t>
                </m:r>
              </m:sub>
            </m:sSub>
          </m:num>
          <m:den>
            <m:sSub>
              <m:sSubPr>
                <m:ctrlPr>
                  <w:rPr>
                    <w:rFonts w:ascii="Cambria Math" w:hAnsi="Cambria Math"/>
                    <w:i/>
                  </w:rPr>
                </m:ctrlPr>
              </m:sSubPr>
              <m:e>
                <m:r>
                  <w:rPr>
                    <w:rFonts w:ascii="Cambria Math" w:hAnsi="Cambria Math"/>
                  </w:rPr>
                  <m:t>N</m:t>
                </m:r>
              </m:e>
              <m:sub>
                <m:r>
                  <w:rPr>
                    <w:rFonts w:ascii="Cambria Math" w:hAnsi="Cambria Math"/>
                  </w:rPr>
                  <m:t>jast</m:t>
                </m:r>
              </m:sub>
            </m:sSub>
          </m:den>
        </m:f>
      </m:oMath>
      <w:r w:rsidR="00155093">
        <w:rPr>
          <w:rFonts w:eastAsiaTheme="minorEastAsia"/>
        </w:rPr>
        <w:tab/>
      </w:r>
      <w:r w:rsidR="00155093">
        <w:rPr>
          <w:rFonts w:eastAsiaTheme="minorEastAsia"/>
        </w:rPr>
        <w:tab/>
      </w:r>
      <w:r w:rsidR="00155093">
        <w:rPr>
          <w:rFonts w:eastAsiaTheme="minorEastAsia"/>
        </w:rPr>
        <w:tab/>
      </w:r>
      <w:r w:rsidR="00155093">
        <w:rPr>
          <w:rFonts w:eastAsiaTheme="minorEastAsia"/>
        </w:rPr>
        <w:tab/>
        <w:t>(2)</w:t>
      </w:r>
    </w:p>
    <w:p w14:paraId="382BDC54" w14:textId="450C65DB" w:rsidR="00EF4CAA" w:rsidRDefault="00EF4CAA" w:rsidP="00DE0768">
      <w:r>
        <w:t xml:space="preserve">Figure 1 shows all the </w:t>
      </w:r>
      <w:r w:rsidR="00577F7A">
        <w:t>raw</w:t>
      </w:r>
      <w:r w:rsidR="004C1475">
        <w:t xml:space="preserve"> </w:t>
      </w:r>
      <w:r>
        <w:t>state net survival rates in gray dots and the national survival rates in black dots.</w:t>
      </w:r>
      <w:r w:rsidR="00AD6763" w:rsidRPr="00AD6763">
        <w:t xml:space="preserve"> </w:t>
      </w:r>
      <w:r w:rsidR="00AD6763">
        <w:t>Net survival rates decline for the first 20-25 years but then increase.</w:t>
      </w:r>
      <w:r w:rsidR="00577F7A">
        <w:t xml:space="preserve"> State net survival rates are more variable than national survival rates because state-to-state differences in survival rates tend to offset each other at the national level.</w:t>
      </w:r>
      <w:r>
        <w:t xml:space="preserve"> </w:t>
      </w:r>
      <w:r w:rsidR="00577F7A">
        <w:t>Figure 1</w:t>
      </w:r>
      <w:r>
        <w:t xml:space="preserve"> </w:t>
      </w:r>
      <w:r w:rsidR="00577F7A">
        <w:t>also shows</w:t>
      </w:r>
      <w:r>
        <w:t xml:space="preserve"> anomalies. For example, the three lines of state</w:t>
      </w:r>
      <w:r w:rsidR="00D91721">
        <w:t>-</w:t>
      </w:r>
      <w:r>
        <w:t xml:space="preserve">level dots well above the other data points from ages 1 to 30 years are the three vehicle types from the state of Tennessee </w:t>
      </w:r>
      <w:r w:rsidR="00155093">
        <w:t>in</w:t>
      </w:r>
      <w:r>
        <w:t xml:space="preserve"> 2015. On the other hand, the lowest </w:t>
      </w:r>
      <w:r w:rsidR="00DF0301">
        <w:t xml:space="preserve">net </w:t>
      </w:r>
      <w:r>
        <w:t xml:space="preserve">survival rates for vehicles </w:t>
      </w:r>
      <w:r w:rsidR="005900BC">
        <w:t xml:space="preserve">greater than </w:t>
      </w:r>
      <w:r w:rsidR="00E86A1B">
        <w:t xml:space="preserve">30 </w:t>
      </w:r>
      <w:r w:rsidR="005900BC">
        <w:t xml:space="preserve">years old, </w:t>
      </w:r>
      <w:r w:rsidR="00155093">
        <w:t xml:space="preserve">both </w:t>
      </w:r>
      <w:r w:rsidR="005900BC">
        <w:t>national and state, are for the year 2021 and reflect the</w:t>
      </w:r>
      <w:r w:rsidR="00155093">
        <w:t xml:space="preserve"> unique</w:t>
      </w:r>
      <w:r w:rsidR="005900BC">
        <w:t xml:space="preserve"> effect of the COVID </w:t>
      </w:r>
      <w:r w:rsidR="008D279C">
        <w:t>pan</w:t>
      </w:r>
      <w:r w:rsidR="005900BC">
        <w:t>demic.</w:t>
      </w:r>
      <w:r w:rsidR="000C790C">
        <w:t xml:space="preserve"> Finally, the variance of the state net survival rates increases with vehicle age, particularly after </w:t>
      </w:r>
      <w:r w:rsidR="008D279C">
        <w:t>3</w:t>
      </w:r>
      <w:r w:rsidR="000C790C">
        <w:t>0 years, while the numbers of vehicles in operation decreases.</w:t>
      </w:r>
    </w:p>
    <w:p w14:paraId="473C737D" w14:textId="10849ED8" w:rsidR="004C539F" w:rsidRDefault="00EF4CAA" w:rsidP="00EF4CAA">
      <w:pPr>
        <w:jc w:val="center"/>
      </w:pPr>
      <w:r>
        <w:rPr>
          <w:noProof/>
        </w:rPr>
        <w:lastRenderedPageBreak/>
        <w:drawing>
          <wp:inline distT="0" distB="0" distL="0" distR="0" wp14:anchorId="3E721F1A" wp14:editId="09442E2C">
            <wp:extent cx="5543550" cy="3491963"/>
            <wp:effectExtent l="0" t="0" r="0" b="0"/>
            <wp:docPr id="378981111" name="Picture 1" descr="A graph showing the number of states and the 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11" name="Picture 1" descr="A graph showing the number of states and the nation&#10;&#10;Description automatically generated"/>
                    <pic:cNvPicPr/>
                  </pic:nvPicPr>
                  <pic:blipFill>
                    <a:blip r:embed="rId16"/>
                    <a:stretch>
                      <a:fillRect/>
                    </a:stretch>
                  </pic:blipFill>
                  <pic:spPr>
                    <a:xfrm>
                      <a:off x="0" y="0"/>
                      <a:ext cx="5561351" cy="3503176"/>
                    </a:xfrm>
                    <a:prstGeom prst="rect">
                      <a:avLst/>
                    </a:prstGeom>
                  </pic:spPr>
                </pic:pic>
              </a:graphicData>
            </a:graphic>
          </wp:inline>
        </w:drawing>
      </w:r>
    </w:p>
    <w:p w14:paraId="45A2A611" w14:textId="2FF3D3B0" w:rsidR="005900BC" w:rsidRDefault="005900BC" w:rsidP="00DA33CC">
      <w:pPr>
        <w:jc w:val="center"/>
      </w:pPr>
      <w:r>
        <w:t xml:space="preserve">Figure 1. National and State Unedited Annual </w:t>
      </w:r>
      <w:r w:rsidR="00DF0301">
        <w:t xml:space="preserve">Net </w:t>
      </w:r>
      <w:r>
        <w:t>Survival Rates for All Light-duty Vehicles: 2015-2022</w:t>
      </w:r>
    </w:p>
    <w:p w14:paraId="619601D7" w14:textId="692E7E0B" w:rsidR="00290067" w:rsidRDefault="001E7598" w:rsidP="00290067">
      <w:pPr>
        <w:pStyle w:val="ListParagraph"/>
        <w:numPr>
          <w:ilvl w:val="0"/>
          <w:numId w:val="1"/>
        </w:numPr>
      </w:pPr>
      <w:r>
        <w:t xml:space="preserve">Exploratory </w:t>
      </w:r>
      <w:r w:rsidR="00E86A1B">
        <w:t>A</w:t>
      </w:r>
      <w:r>
        <w:t>nalysis of Factors Affecting Net Survival Rates</w:t>
      </w:r>
    </w:p>
    <w:p w14:paraId="5503E203" w14:textId="77777777" w:rsidR="005F0CB2" w:rsidRDefault="006E3A45" w:rsidP="006E3A45">
      <w:r>
        <w:t>Graphical analysis</w:t>
      </w:r>
      <w:r w:rsidR="00236BDB">
        <w:t xml:space="preserve"> of </w:t>
      </w:r>
      <w:r w:rsidR="003E3984">
        <w:t>net</w:t>
      </w:r>
      <w:r w:rsidR="00236BDB">
        <w:t xml:space="preserve"> survival rates</w:t>
      </w:r>
      <w:r>
        <w:t xml:space="preserve"> </w:t>
      </w:r>
      <w:r w:rsidR="00AC71CF">
        <w:t>reveal</w:t>
      </w:r>
      <w:r w:rsidR="005E0EC5">
        <w:t>ed that</w:t>
      </w:r>
      <w:r>
        <w:t xml:space="preserve"> </w:t>
      </w:r>
      <w:r w:rsidRPr="00205770">
        <w:t xml:space="preserve">state </w:t>
      </w:r>
      <w:r w:rsidR="00D43C43" w:rsidRPr="00205770">
        <w:t xml:space="preserve">net </w:t>
      </w:r>
      <w:r w:rsidRPr="00205770">
        <w:t xml:space="preserve">survival rates </w:t>
      </w:r>
      <w:r w:rsidR="005E0EC5" w:rsidRPr="00205770">
        <w:t>differed</w:t>
      </w:r>
      <w:r w:rsidRPr="00205770">
        <w:t xml:space="preserve"> in </w:t>
      </w:r>
      <w:r w:rsidR="00B5328E">
        <w:t xml:space="preserve">important, </w:t>
      </w:r>
      <w:r w:rsidRPr="00205770">
        <w:t>systematic ways</w:t>
      </w:r>
      <w:r w:rsidR="005E0EC5" w:rsidRPr="00205770">
        <w:t xml:space="preserve"> from national survival rates</w:t>
      </w:r>
      <w:r w:rsidR="00480E07">
        <w:t>.</w:t>
      </w:r>
      <w:r w:rsidR="00AC71CF" w:rsidRPr="00205770">
        <w:t xml:space="preserve"> </w:t>
      </w:r>
    </w:p>
    <w:p w14:paraId="574178BB" w14:textId="230DDA1C" w:rsidR="005F0CB2" w:rsidRPr="00653FCC" w:rsidRDefault="005F0CB2" w:rsidP="006E3A45">
      <w:pPr>
        <w:rPr>
          <w:i/>
          <w:iCs/>
        </w:rPr>
      </w:pPr>
      <w:r w:rsidRPr="00653FCC">
        <w:rPr>
          <w:i/>
          <w:iCs/>
        </w:rPr>
        <w:t xml:space="preserve">Graphical analysis </w:t>
      </w:r>
    </w:p>
    <w:p w14:paraId="54F97D27" w14:textId="76CCD81E" w:rsidR="0035790F" w:rsidRDefault="00480E07" w:rsidP="006E3A45">
      <w:r>
        <w:t>A</w:t>
      </w:r>
      <w:r w:rsidR="003E3984">
        <w:t xml:space="preserve"> sample of 6 states</w:t>
      </w:r>
      <w:r w:rsidR="00955F45">
        <w:t xml:space="preserve"> </w:t>
      </w:r>
      <w:r w:rsidR="003E3984">
        <w:t xml:space="preserve">is shown in </w:t>
      </w:r>
      <w:r w:rsidR="00955F45">
        <w:t>Figure</w:t>
      </w:r>
      <w:r w:rsidR="003E3984">
        <w:t xml:space="preserve"> 2</w:t>
      </w:r>
      <w:r>
        <w:t>, with the U.S. national rate represented by the dashed black line</w:t>
      </w:r>
      <w:r w:rsidR="00901FEA">
        <w:t>).</w:t>
      </w:r>
      <w:r w:rsidR="00955F45">
        <w:rPr>
          <w:rStyle w:val="FootnoteReference"/>
        </w:rPr>
        <w:footnoteReference w:id="14"/>
      </w:r>
      <w:r w:rsidR="00F94E96" w:rsidRPr="00205770">
        <w:t xml:space="preserve"> </w:t>
      </w:r>
      <w:r w:rsidR="00955F45">
        <w:t>S</w:t>
      </w:r>
      <w:r w:rsidR="00F94E96" w:rsidRPr="00205770">
        <w:t xml:space="preserve">ome states, especially in the </w:t>
      </w:r>
      <w:r>
        <w:t>S</w:t>
      </w:r>
      <w:r w:rsidR="00F94E96" w:rsidRPr="00205770">
        <w:t xml:space="preserve">outh, </w:t>
      </w:r>
      <w:r>
        <w:t>M</w:t>
      </w:r>
      <w:r w:rsidR="00F94E96" w:rsidRPr="00205770">
        <w:t xml:space="preserve">idwest and </w:t>
      </w:r>
      <w:r>
        <w:t>Mountain West</w:t>
      </w:r>
      <w:r w:rsidR="00F94E96">
        <w:t xml:space="preserve"> have net survival rates higher than the national average for newer used vehicles. </w:t>
      </w:r>
      <w:r w:rsidR="00955F45">
        <w:t>In Figure 2, Michigan, New York and California exhibit a sharp drop in net survival in year two while Texas and Alabama have sharp increases that exceed 1.0 (100%). Net survival rates exceeding 1.0 indicate net migration of vehicles into the state but net migration rates less than 1.0 reflect a combination of emigration and scrappage.</w:t>
      </w:r>
      <w:r>
        <w:t xml:space="preserve"> All the curves decrease</w:t>
      </w:r>
      <w:r w:rsidR="00901FEA">
        <w:t xml:space="preserve"> </w:t>
      </w:r>
      <w:r>
        <w:t>until 20-25 years of age and then increase</w:t>
      </w:r>
      <w:r w:rsidR="00901FEA">
        <w:t>.</w:t>
      </w:r>
      <w:r w:rsidR="00901FEA">
        <w:rPr>
          <w:rStyle w:val="FootnoteReference"/>
        </w:rPr>
        <w:footnoteReference w:id="15"/>
      </w:r>
      <w:r w:rsidR="00901FEA" w:rsidDel="00901FEA">
        <w:t xml:space="preserve"> </w:t>
      </w:r>
      <w:r>
        <w:t>Beyond about 30 years, relatively few vehicles remain in operation and the net survival rates become noisier.</w:t>
      </w:r>
      <w:r w:rsidR="001F2601">
        <w:t xml:space="preserve"> </w:t>
      </w:r>
    </w:p>
    <w:p w14:paraId="252F0C64" w14:textId="2AC58AF5" w:rsidR="003E3984" w:rsidRDefault="00955F45">
      <w:pPr>
        <w:jc w:val="center"/>
      </w:pPr>
      <w:r>
        <w:rPr>
          <w:noProof/>
        </w:rPr>
        <w:lastRenderedPageBreak/>
        <w:drawing>
          <wp:inline distT="0" distB="0" distL="0" distR="0" wp14:anchorId="3812A989" wp14:editId="3D6A1C1E">
            <wp:extent cx="4859020" cy="3206750"/>
            <wp:effectExtent l="0" t="0" r="0" b="0"/>
            <wp:docPr id="146861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9020" cy="3206750"/>
                    </a:xfrm>
                    <a:prstGeom prst="rect">
                      <a:avLst/>
                    </a:prstGeom>
                    <a:noFill/>
                  </pic:spPr>
                </pic:pic>
              </a:graphicData>
            </a:graphic>
          </wp:inline>
        </w:drawing>
      </w:r>
    </w:p>
    <w:p w14:paraId="5BA8A8DD" w14:textId="35BF2E1A" w:rsidR="00BC78DC" w:rsidRDefault="00BC78DC" w:rsidP="006A33D4">
      <w:pPr>
        <w:jc w:val="center"/>
      </w:pPr>
      <w:r>
        <w:t xml:space="preserve">Figure 2. Observed Net Passenger Car </w:t>
      </w:r>
      <w:r w:rsidR="00DF0301">
        <w:t xml:space="preserve">Net </w:t>
      </w:r>
      <w:r>
        <w:t>Survival Rates for Six States and the U.S.: 2018-2019.</w:t>
      </w:r>
    </w:p>
    <w:p w14:paraId="6FC69A92" w14:textId="77777777" w:rsidR="005F0CB2" w:rsidRDefault="005F0CB2" w:rsidP="006A33D4">
      <w:pPr>
        <w:jc w:val="center"/>
      </w:pPr>
    </w:p>
    <w:p w14:paraId="7BD5EA64" w14:textId="3028D12B" w:rsidR="005F0CB2" w:rsidRDefault="00E56190" w:rsidP="005F0CB2">
      <w:pPr>
        <w:rPr>
          <w:rFonts w:eastAsiaTheme="minorEastAsia"/>
        </w:rPr>
      </w:pPr>
      <w:r>
        <w:t xml:space="preserve">In addition to graphing state net survival rates, we </w:t>
      </w:r>
      <w:r w:rsidR="00653FCC">
        <w:t>mapped an indicator of</w:t>
      </w:r>
      <w:r>
        <w:t xml:space="preserve"> cumulative net imports for all states, defined as net imports minus exports. As we have stated </w:t>
      </w:r>
      <w:r w:rsidR="006D7D48">
        <w:t>above</w:t>
      </w:r>
      <w:r>
        <w:t xml:space="preserve">, the data do not differentiate between migration and scrappage. However, we can infer migration for relatively young vehicles since </w:t>
      </w:r>
      <w:proofErr w:type="gramStart"/>
      <w:r>
        <w:t>vehicle</w:t>
      </w:r>
      <w:proofErr w:type="gramEnd"/>
      <w:r>
        <w:t xml:space="preserve"> s</w:t>
      </w:r>
      <w:r w:rsidR="00335D87">
        <w:t>crappage</w:t>
      </w:r>
      <w:r>
        <w:t xml:space="preserve"> rates </w:t>
      </w:r>
      <w:r w:rsidR="00335D87">
        <w:t>are</w:t>
      </w:r>
      <w:r>
        <w:t xml:space="preserve"> close to 0% as few vehicles are scrapped in their early life. </w:t>
      </w:r>
      <w:r w:rsidR="005F0CB2">
        <w:t xml:space="preserve">The estimated fraction of </w:t>
      </w:r>
      <w:r w:rsidR="00A30133" w:rsidRPr="00A30133">
        <w:rPr>
          <w:i/>
          <w:iCs/>
        </w:rPr>
        <w:t>a</w:t>
      </w:r>
      <w:r w:rsidR="005F0CB2">
        <w:t xml:space="preserve">-year-old vehicles in </w:t>
      </w:r>
      <w:proofErr w:type="spellStart"/>
      <w:r w:rsidR="005F0CB2">
        <w:t xml:space="preserve">state </w:t>
      </w:r>
      <w:r w:rsidR="005F0CB2" w:rsidRPr="004D6C31">
        <w:rPr>
          <w:i/>
          <w:iCs/>
        </w:rPr>
        <w:t>s</w:t>
      </w:r>
      <w:proofErr w:type="spellEnd"/>
      <w:r w:rsidR="005F0CB2">
        <w:t xml:space="preserve"> imported (</w:t>
      </w:r>
      <w:r w:rsidR="005F0CB2" w:rsidRPr="004D6C31">
        <w:rPr>
          <w:i/>
          <w:iCs/>
        </w:rPr>
        <w:t>f&gt;0</w:t>
      </w:r>
      <w:r w:rsidR="005F0CB2">
        <w:t>) or exported (</w:t>
      </w:r>
      <w:r w:rsidR="005F0CB2" w:rsidRPr="004D6C31">
        <w:rPr>
          <w:i/>
          <w:iCs/>
        </w:rPr>
        <w:t>f&lt;0</w:t>
      </w:r>
      <w:r w:rsidR="005F0CB2">
        <w:t xml:space="preserve">)  in a given year is the difference between the state survival rate and the national survival rate: </w:t>
      </w:r>
      <m:oMath>
        <m:sSub>
          <m:sSubPr>
            <m:ctrlPr>
              <w:rPr>
                <w:rFonts w:ascii="Cambria Math" w:hAnsi="Cambria Math"/>
                <w:i/>
              </w:rPr>
            </m:ctrlPr>
          </m:sSubPr>
          <m:e>
            <m:r>
              <w:rPr>
                <w:rFonts w:ascii="Cambria Math" w:hAnsi="Cambria Math"/>
              </w:rPr>
              <m:t>r</m:t>
            </m:r>
          </m:e>
          <m:sub>
            <m:r>
              <w:rPr>
                <w:rFonts w:ascii="Cambria Math" w:hAnsi="Cambria Math"/>
              </w:rPr>
              <m:t>sv2,2019</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v2,2019</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sv2,2019</m:t>
            </m:r>
          </m:sub>
        </m:sSub>
      </m:oMath>
      <w:r w:rsidR="005F0CB2">
        <w:rPr>
          <w:rFonts w:eastAsiaTheme="minorEastAsia"/>
        </w:rPr>
        <w:t xml:space="preserve">. The corresponding fraction of </w:t>
      </w:r>
      <w:r w:rsidR="005F0CB2" w:rsidRPr="004D6C31">
        <w:rPr>
          <w:rFonts w:eastAsiaTheme="minorEastAsia"/>
          <w:i/>
          <w:iCs/>
        </w:rPr>
        <w:t>y</w:t>
      </w:r>
      <w:r w:rsidR="005F0CB2">
        <w:rPr>
          <w:rFonts w:eastAsiaTheme="minorEastAsia"/>
        </w:rPr>
        <w:t>-year old (2≤</w:t>
      </w:r>
      <w:r w:rsidR="005F0CB2" w:rsidRPr="004D6C31">
        <w:rPr>
          <w:rFonts w:eastAsiaTheme="minorEastAsia"/>
          <w:i/>
          <w:iCs/>
        </w:rPr>
        <w:t>y</w:t>
      </w:r>
      <w:r w:rsidR="005F0CB2">
        <w:rPr>
          <w:rFonts w:eastAsiaTheme="minorEastAsia"/>
        </w:rPr>
        <w:t xml:space="preserve">≤10) vehicles is estimated by the sum of imports or exports from 2 to </w:t>
      </w:r>
      <w:r w:rsidR="005F0CB2" w:rsidRPr="004D6C31">
        <w:rPr>
          <w:rFonts w:eastAsiaTheme="minorEastAsia"/>
          <w:i/>
          <w:iCs/>
        </w:rPr>
        <w:t>y</w:t>
      </w:r>
      <w:r w:rsidR="005F0CB2">
        <w:rPr>
          <w:rFonts w:eastAsiaTheme="minorEastAsia"/>
        </w:rPr>
        <w:t>, weighted by their respective cumulative survival rates.</w:t>
      </w:r>
    </w:p>
    <w:p w14:paraId="588DE979" w14:textId="77777777" w:rsidR="005F0CB2" w:rsidRPr="004D6C31" w:rsidRDefault="00000000" w:rsidP="005F0CB2">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sva,2019</m:t>
              </m:r>
            </m:sub>
          </m:sSub>
          <m:r>
            <w:rPr>
              <w:rFonts w:ascii="Cambria Math" w:hAnsi="Cambria Math"/>
            </w:rPr>
            <m:t>=</m:t>
          </m:r>
          <m:nary>
            <m:naryPr>
              <m:chr m:val="∑"/>
              <m:limLoc m:val="undOvr"/>
              <m:ctrlPr>
                <w:rPr>
                  <w:rFonts w:ascii="Cambria Math" w:hAnsi="Cambria Math"/>
                  <w:i/>
                </w:rPr>
              </m:ctrlPr>
            </m:naryPr>
            <m:sub>
              <m:r>
                <w:rPr>
                  <w:rFonts w:ascii="Cambria Math" w:hAnsi="Cambria Math"/>
                </w:rPr>
                <m:t>a=2</m:t>
              </m:r>
            </m:sub>
            <m:sup>
              <m:r>
                <w:rPr>
                  <w:rFonts w:ascii="Cambria Math" w:hAnsi="Cambria Math"/>
                </w:rPr>
                <m:t>y</m:t>
              </m:r>
            </m:sup>
            <m:e>
              <m:sSub>
                <m:sSubPr>
                  <m:ctrlPr>
                    <w:rPr>
                      <w:rFonts w:ascii="Cambria Math" w:hAnsi="Cambria Math"/>
                      <w:i/>
                    </w:rPr>
                  </m:ctrlPr>
                </m:sSubPr>
                <m:e>
                  <m:r>
                    <w:rPr>
                      <w:rFonts w:ascii="Cambria Math" w:hAnsi="Cambria Math"/>
                    </w:rPr>
                    <m:t>r</m:t>
                  </m:r>
                </m:e>
                <m:sub>
                  <m:r>
                    <w:rPr>
                      <w:rFonts w:ascii="Cambria Math" w:hAnsi="Cambria Math"/>
                    </w:rPr>
                    <m:t>sva,2019</m:t>
                  </m:r>
                </m:sub>
              </m:sSub>
            </m:e>
          </m:nary>
          <m:nary>
            <m:naryPr>
              <m:chr m:val="∏"/>
              <m:limLoc m:val="undOvr"/>
              <m:ctrlPr>
                <w:rPr>
                  <w:rFonts w:ascii="Cambria Math" w:hAnsi="Cambria Math"/>
                  <w:i/>
                </w:rPr>
              </m:ctrlPr>
            </m:naryPr>
            <m:sub>
              <m:r>
                <w:rPr>
                  <w:rFonts w:ascii="Cambria Math" w:hAnsi="Cambria Math"/>
                </w:rPr>
                <m:t>i=2</m:t>
              </m:r>
            </m:sub>
            <m:sup>
              <m:r>
                <w:rPr>
                  <w:rFonts w:ascii="Cambria Math" w:hAnsi="Cambria Math"/>
                </w:rPr>
                <m:t>a</m:t>
              </m:r>
            </m:sup>
            <m:e>
              <m:sSub>
                <m:sSubPr>
                  <m:ctrlPr>
                    <w:rPr>
                      <w:rFonts w:ascii="Cambria Math" w:hAnsi="Cambria Math"/>
                      <w:i/>
                    </w:rPr>
                  </m:ctrlPr>
                </m:sSubPr>
                <m:e>
                  <m:r>
                    <w:rPr>
                      <w:rFonts w:ascii="Cambria Math" w:hAnsi="Cambria Math"/>
                    </w:rPr>
                    <m:t>s</m:t>
                  </m:r>
                </m:e>
                <m:sub>
                  <m:r>
                    <w:rPr>
                      <w:rFonts w:ascii="Cambria Math" w:hAnsi="Cambria Math"/>
                    </w:rPr>
                    <m:t>svi,2019</m:t>
                  </m:r>
                </m:sub>
              </m:sSub>
            </m:e>
          </m:nary>
        </m:oMath>
      </m:oMathPara>
    </w:p>
    <w:p w14:paraId="5742BD91" w14:textId="0DC3D339" w:rsidR="005F0CB2" w:rsidRDefault="005F0CB2" w:rsidP="005F0CB2">
      <w:pPr>
        <w:rPr>
          <w:rFonts w:eastAsiaTheme="minorEastAsia"/>
        </w:rPr>
      </w:pPr>
      <w:r>
        <w:rPr>
          <w:rFonts w:eastAsiaTheme="minorEastAsia"/>
        </w:rPr>
        <w:t>The results for the three vehicle types (Figures 3a-3c) indicate that a substantial fraction of newer used vehicles move from their states of origin to other states. The average</w:t>
      </w:r>
      <w:r w:rsidR="00335D87">
        <w:rPr>
          <w:rFonts w:eastAsiaTheme="minorEastAsia"/>
        </w:rPr>
        <w:t>s over states</w:t>
      </w:r>
      <w:r>
        <w:rPr>
          <w:rFonts w:eastAsiaTheme="minorEastAsia"/>
        </w:rPr>
        <w:t xml:space="preserve"> are 4.2%, 0.9% and 4.5%</w:t>
      </w:r>
      <w:r w:rsidR="006D7D48">
        <w:rPr>
          <w:rFonts w:eastAsiaTheme="minorEastAsia"/>
        </w:rPr>
        <w:t xml:space="preserve"> with standard deviations of 14.4%, 14.4% and 13.9%</w:t>
      </w:r>
      <w:r>
        <w:rPr>
          <w:rFonts w:eastAsiaTheme="minorEastAsia"/>
        </w:rPr>
        <w:t xml:space="preserve">, respectively, for cars, pickups and SUVs and vans. California, New York, Illinois, Pennsylvania, Michigan are consistently </w:t>
      </w:r>
      <w:r w:rsidR="0008053C">
        <w:rPr>
          <w:rFonts w:eastAsiaTheme="minorEastAsia"/>
        </w:rPr>
        <w:t xml:space="preserve">net </w:t>
      </w:r>
      <w:r>
        <w:rPr>
          <w:rFonts w:eastAsiaTheme="minorEastAsia"/>
        </w:rPr>
        <w:t xml:space="preserve">exporters, while Southeast, Midwest and Mountain states tend to be </w:t>
      </w:r>
      <w:r w:rsidR="0008053C">
        <w:rPr>
          <w:rFonts w:eastAsiaTheme="minorEastAsia"/>
        </w:rPr>
        <w:t xml:space="preserve">net </w:t>
      </w:r>
      <w:r>
        <w:rPr>
          <w:rFonts w:eastAsiaTheme="minorEastAsia"/>
        </w:rPr>
        <w:t xml:space="preserve">importers of 2- to </w:t>
      </w:r>
      <w:proofErr w:type="gramStart"/>
      <w:r>
        <w:rPr>
          <w:rFonts w:eastAsiaTheme="minorEastAsia"/>
        </w:rPr>
        <w:t>10-year old</w:t>
      </w:r>
      <w:proofErr w:type="gramEnd"/>
      <w:r>
        <w:rPr>
          <w:rFonts w:eastAsiaTheme="minorEastAsia"/>
        </w:rPr>
        <w:t xml:space="preserve"> used vehicles. </w:t>
      </w:r>
    </w:p>
    <w:p w14:paraId="082F015D" w14:textId="77777777" w:rsidR="005F0CB2" w:rsidRDefault="005F0CB2" w:rsidP="005F0CB2">
      <w:pPr>
        <w:rPr>
          <w:rFonts w:eastAsiaTheme="minorEastAsia"/>
        </w:rPr>
      </w:pPr>
    </w:p>
    <w:p w14:paraId="366F521F" w14:textId="77777777" w:rsidR="005F0CB2" w:rsidRDefault="005F0CB2" w:rsidP="004F29E0">
      <w:pPr>
        <w:jc w:val="center"/>
      </w:pPr>
      <w:r>
        <w:rPr>
          <w:noProof/>
        </w:rPr>
        <w:lastRenderedPageBreak/>
        <w:drawing>
          <wp:inline distT="0" distB="0" distL="0" distR="0" wp14:anchorId="2CE2B717" wp14:editId="1096AED9">
            <wp:extent cx="3828415" cy="2237740"/>
            <wp:effectExtent l="0" t="0" r="635" b="0"/>
            <wp:docPr id="1418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8415" cy="2237740"/>
                    </a:xfrm>
                    <a:prstGeom prst="rect">
                      <a:avLst/>
                    </a:prstGeom>
                    <a:noFill/>
                  </pic:spPr>
                </pic:pic>
              </a:graphicData>
            </a:graphic>
          </wp:inline>
        </w:drawing>
      </w:r>
    </w:p>
    <w:p w14:paraId="67AE3F0F" w14:textId="7D3F8781" w:rsidR="005F0CB2" w:rsidRDefault="005F0CB2" w:rsidP="004F29E0">
      <w:pPr>
        <w:jc w:val="center"/>
      </w:pPr>
      <w:r>
        <w:t>Figure 3c. Indicator of</w:t>
      </w:r>
      <w:r w:rsidR="00A30133">
        <w:t xml:space="preserve"> net</w:t>
      </w:r>
      <w:r>
        <w:t xml:space="preserve"> imports of 2- to 10-year-old used passenger cars in 2019.</w:t>
      </w:r>
    </w:p>
    <w:p w14:paraId="22B60D73" w14:textId="77777777" w:rsidR="005F0CB2" w:rsidRDefault="005F0CB2" w:rsidP="005F0CB2"/>
    <w:p w14:paraId="3D2EB6F1" w14:textId="77777777" w:rsidR="005F0CB2" w:rsidRDefault="005F0CB2" w:rsidP="00653FCC">
      <w:pPr>
        <w:jc w:val="center"/>
      </w:pPr>
      <w:r>
        <w:rPr>
          <w:noProof/>
        </w:rPr>
        <w:drawing>
          <wp:inline distT="0" distB="0" distL="0" distR="0" wp14:anchorId="7FBE64DD" wp14:editId="46306EAB">
            <wp:extent cx="3822700" cy="2219325"/>
            <wp:effectExtent l="0" t="0" r="6350" b="9525"/>
            <wp:docPr id="1554154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2700" cy="2219325"/>
                    </a:xfrm>
                    <a:prstGeom prst="rect">
                      <a:avLst/>
                    </a:prstGeom>
                    <a:noFill/>
                  </pic:spPr>
                </pic:pic>
              </a:graphicData>
            </a:graphic>
          </wp:inline>
        </w:drawing>
      </w:r>
    </w:p>
    <w:p w14:paraId="442CFDF0" w14:textId="24921B60" w:rsidR="005F0CB2" w:rsidRDefault="005F0CB2" w:rsidP="00653FCC">
      <w:pPr>
        <w:jc w:val="center"/>
      </w:pPr>
      <w:r>
        <w:t xml:space="preserve">Figure 3c. Indicator of </w:t>
      </w:r>
      <w:r w:rsidR="00A30133">
        <w:t xml:space="preserve">net </w:t>
      </w:r>
      <w:r>
        <w:t>imports of 2- to 10-year-old used pickups in 2019.</w:t>
      </w:r>
    </w:p>
    <w:p w14:paraId="0D16B77B" w14:textId="77777777" w:rsidR="005F0CB2" w:rsidRDefault="005F0CB2" w:rsidP="00653FCC">
      <w:pPr>
        <w:jc w:val="center"/>
      </w:pPr>
      <w:r>
        <w:rPr>
          <w:noProof/>
        </w:rPr>
        <w:drawing>
          <wp:inline distT="0" distB="0" distL="0" distR="0" wp14:anchorId="4B125DAD" wp14:editId="1AA0A199">
            <wp:extent cx="3987165" cy="2231390"/>
            <wp:effectExtent l="0" t="0" r="0" b="0"/>
            <wp:docPr id="79793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7165" cy="2231390"/>
                    </a:xfrm>
                    <a:prstGeom prst="rect">
                      <a:avLst/>
                    </a:prstGeom>
                    <a:noFill/>
                  </pic:spPr>
                </pic:pic>
              </a:graphicData>
            </a:graphic>
          </wp:inline>
        </w:drawing>
      </w:r>
    </w:p>
    <w:p w14:paraId="23C4EA98" w14:textId="5313182E" w:rsidR="005F0CB2" w:rsidRDefault="005F0CB2" w:rsidP="00335D87">
      <w:pPr>
        <w:jc w:val="center"/>
      </w:pPr>
      <w:r>
        <w:t xml:space="preserve">Figure 3c. Indicator of </w:t>
      </w:r>
      <w:r w:rsidR="00A30133">
        <w:t xml:space="preserve">net </w:t>
      </w:r>
      <w:r>
        <w:t>imports of 2- to 10-year-old used SUVs and vans in 2019.</w:t>
      </w:r>
    </w:p>
    <w:p w14:paraId="45B45CC8" w14:textId="4E413596" w:rsidR="0008053C" w:rsidRPr="00653FCC" w:rsidRDefault="0008053C" w:rsidP="00653FCC">
      <w:pPr>
        <w:rPr>
          <w:i/>
          <w:iCs/>
        </w:rPr>
      </w:pPr>
      <w:r>
        <w:rPr>
          <w:i/>
          <w:iCs/>
        </w:rPr>
        <w:lastRenderedPageBreak/>
        <w:t>Variables explaining variation in net survival rates</w:t>
      </w:r>
    </w:p>
    <w:p w14:paraId="73FA383E" w14:textId="2F8664FF" w:rsidR="00AC30B7" w:rsidRPr="00205770" w:rsidRDefault="00480E07" w:rsidP="006E3A45">
      <w:r>
        <w:t xml:space="preserve">Vehicle survival, scrappage and migrations </w:t>
      </w:r>
      <w:r w:rsidR="00B5328E">
        <w:t xml:space="preserve">do not appear to </w:t>
      </w:r>
      <w:r>
        <w:t xml:space="preserve">have been </w:t>
      </w:r>
      <w:r w:rsidR="00B5328E">
        <w:t xml:space="preserve">previously </w:t>
      </w:r>
      <w:r>
        <w:t>analyzed at the state level</w:t>
      </w:r>
      <w:commentRangeStart w:id="11"/>
      <w:r>
        <w:rPr>
          <w:rStyle w:val="FootnoteReference"/>
        </w:rPr>
        <w:footnoteReference w:id="16"/>
      </w:r>
      <w:commentRangeEnd w:id="11"/>
      <w:r w:rsidR="00767C5A">
        <w:rPr>
          <w:rStyle w:val="CommentReference"/>
        </w:rPr>
        <w:commentReference w:id="11"/>
      </w:r>
      <w:r>
        <w:t xml:space="preserve">. </w:t>
      </w:r>
      <w:r w:rsidR="00D91C96">
        <w:t>Given the lack of prior research, we first explored the relationship of a set of potential explanatory variables to net survival rates</w:t>
      </w:r>
      <w:r w:rsidR="00BC78DC">
        <w:t>.</w:t>
      </w:r>
      <w:r w:rsidR="006E3A45">
        <w:t xml:space="preserve"> </w:t>
      </w:r>
      <w:r w:rsidR="00BC78DC">
        <w:t>For this exploratory analysis</w:t>
      </w:r>
      <w:r w:rsidR="00A1537F">
        <w:t>,</w:t>
      </w:r>
      <w:r w:rsidR="00BC78DC">
        <w:t xml:space="preserve"> we used state data for only 2018-2019 net survival rates and a</w:t>
      </w:r>
      <w:r w:rsidR="00D43C43">
        <w:t>verage</w:t>
      </w:r>
      <w:r w:rsidR="00BC78DC">
        <w:t>d</w:t>
      </w:r>
      <w:r w:rsidR="00D43C43">
        <w:t xml:space="preserve"> state </w:t>
      </w:r>
      <w:r w:rsidR="00DF0301">
        <w:t xml:space="preserve">net </w:t>
      </w:r>
      <w:r w:rsidR="00D43C43">
        <w:t>survival rates</w:t>
      </w:r>
      <w:r w:rsidR="00884FEE">
        <w:t xml:space="preserve"> </w:t>
      </w:r>
      <w:r w:rsidR="00D43C43">
        <w:t xml:space="preserve">for </w:t>
      </w:r>
      <w:r w:rsidR="00541F62">
        <w:t>five</w:t>
      </w:r>
      <w:r w:rsidR="00D43C43">
        <w:t xml:space="preserve"> age groups: </w:t>
      </w:r>
      <w:r w:rsidR="00AA6EEE">
        <w:t>0</w:t>
      </w:r>
      <w:r w:rsidR="00E86A1B">
        <w:t xml:space="preserve"> to </w:t>
      </w:r>
      <w:r w:rsidR="00AA6EEE">
        <w:t xml:space="preserve">3, 4 to 9, 10 </w:t>
      </w:r>
      <w:r w:rsidR="00541F62">
        <w:t>to 15, 16 to 25 and &gt;25 years old</w:t>
      </w:r>
      <w:r w:rsidR="00D43C43">
        <w:t>.</w:t>
      </w:r>
      <w:r w:rsidR="00CD249A">
        <w:t xml:space="preserve"> These groupings were chosen to represent different aspects of the used vehicle market. At two and three years</w:t>
      </w:r>
      <w:r w:rsidR="00A1537F">
        <w:t xml:space="preserve"> old</w:t>
      </w:r>
      <w:r w:rsidR="00CD249A">
        <w:t xml:space="preserve">, vehicles </w:t>
      </w:r>
      <w:r w:rsidR="00CD249A" w:rsidRPr="00205770">
        <w:t>owned by rental companies and held by individuals on leases are</w:t>
      </w:r>
      <w:r w:rsidR="00AC30B7" w:rsidRPr="00205770">
        <w:t xml:space="preserve"> typically</w:t>
      </w:r>
      <w:r w:rsidR="00CD249A" w:rsidRPr="00205770">
        <w:t xml:space="preserve"> offered for sale as used vehicles. New car dealers are most active in this market segment (C</w:t>
      </w:r>
      <w:r w:rsidR="008227CC" w:rsidRPr="00205770">
        <w:t>ox Automotive, 2021</w:t>
      </w:r>
      <w:r w:rsidR="00CD249A" w:rsidRPr="00205770">
        <w:t>). Non-</w:t>
      </w:r>
      <w:r w:rsidR="00BC78DC">
        <w:t>manufacturer-</w:t>
      </w:r>
      <w:r w:rsidR="00CD249A" w:rsidRPr="00205770">
        <w:t>franchised used car dealers are most active in the market for 4 to 9-year-old vehicles.</w:t>
      </w:r>
      <w:r w:rsidR="00AC30B7" w:rsidRPr="00205770">
        <w:t xml:space="preserve"> Online retail services are active in both markets.</w:t>
      </w:r>
      <w:r w:rsidR="00CD249A" w:rsidRPr="00205770">
        <w:t xml:space="preserve"> </w:t>
      </w:r>
      <w:r w:rsidR="00BE4FF8">
        <w:t>B</w:t>
      </w:r>
      <w:r w:rsidR="00CD249A" w:rsidRPr="00205770">
        <w:t xml:space="preserve">eyond nine years, the used vehicle market is a mixture of used vehicle dealers, on-line </w:t>
      </w:r>
      <w:r w:rsidR="005351D5" w:rsidRPr="00205770">
        <w:t>sales and person-to-person transactions.</w:t>
      </w:r>
      <w:r w:rsidR="00884FEE" w:rsidRPr="00205770">
        <w:t xml:space="preserve"> </w:t>
      </w:r>
    </w:p>
    <w:p w14:paraId="4B09A403" w14:textId="3A7BBAA4" w:rsidR="00CD249A" w:rsidRDefault="00AC30B7" w:rsidP="006E3A45">
      <w:r w:rsidRPr="00205770">
        <w:t>True scrappage rates are low</w:t>
      </w:r>
      <w:r w:rsidR="00BC78DC">
        <w:t xml:space="preserve"> (1% to 5%)</w:t>
      </w:r>
      <w:r w:rsidRPr="00205770">
        <w:t xml:space="preserve"> for vehicles less than </w:t>
      </w:r>
      <w:r w:rsidR="002A3E9C" w:rsidRPr="00205770">
        <w:t>nine</w:t>
      </w:r>
      <w:r w:rsidRPr="00205770">
        <w:t xml:space="preserve"> years old</w:t>
      </w:r>
      <w:r w:rsidR="00BC78DC">
        <w:t xml:space="preserve"> (Figure 2)</w:t>
      </w:r>
      <w:r w:rsidRPr="00205770">
        <w:t xml:space="preserve">. Scrappage of the youngest used vehicles is typically caused by </w:t>
      </w:r>
      <w:r w:rsidR="00A1537F">
        <w:t xml:space="preserve">infrequent, </w:t>
      </w:r>
      <w:r w:rsidRPr="00205770">
        <w:t>severe accident damage or other cat</w:t>
      </w:r>
      <w:r w:rsidR="00E724EB" w:rsidRPr="00205770">
        <w:t>a</w:t>
      </w:r>
      <w:r w:rsidRPr="00205770">
        <w:t>strophic event</w:t>
      </w:r>
      <w:r w:rsidR="00630470" w:rsidRPr="00205770">
        <w:t>s</w:t>
      </w:r>
      <w:r w:rsidRPr="00205770">
        <w:t xml:space="preserve">. </w:t>
      </w:r>
      <w:r w:rsidR="005351D5" w:rsidRPr="00205770">
        <w:t>Scrappage rates increase rapidly for vehicles from nine years old to 20 to 25 years of age and tend to decrease thereafter</w:t>
      </w:r>
      <w:r w:rsidR="00884FEE" w:rsidRPr="00205770">
        <w:t xml:space="preserve"> </w:t>
      </w:r>
      <w:r w:rsidR="005351D5" w:rsidRPr="00205770">
        <w:t>(Greene and Leard, 202</w:t>
      </w:r>
      <w:r w:rsidR="00633792" w:rsidRPr="00205770">
        <w:t>4</w:t>
      </w:r>
      <w:r w:rsidR="008227CC" w:rsidRPr="00205770">
        <w:t>a</w:t>
      </w:r>
      <w:r w:rsidR="005351D5" w:rsidRPr="00205770">
        <w:t>).</w:t>
      </w:r>
      <w:r w:rsidR="002A3E9C" w:rsidRPr="00205770">
        <w:t xml:space="preserve"> Therefore, we expect differences in </w:t>
      </w:r>
      <w:r w:rsidR="00DF0301">
        <w:t xml:space="preserve">net </w:t>
      </w:r>
      <w:r w:rsidR="002A3E9C" w:rsidRPr="00205770">
        <w:t xml:space="preserve">survival rates for younger used vehicles </w:t>
      </w:r>
      <w:r w:rsidR="00B5328E">
        <w:t>will</w:t>
      </w:r>
      <w:r w:rsidR="002A3E9C" w:rsidRPr="00205770">
        <w:t xml:space="preserve"> </w:t>
      </w:r>
      <w:r w:rsidR="00613636">
        <w:t>be strongly influenced by</w:t>
      </w:r>
      <w:r w:rsidR="002A3E9C" w:rsidRPr="00205770">
        <w:t xml:space="preserve"> migrations of vehicles from one state to another. Differences in</w:t>
      </w:r>
      <w:r w:rsidR="00DF0301">
        <w:t xml:space="preserve"> net </w:t>
      </w:r>
      <w:r w:rsidR="002A3E9C" w:rsidRPr="00205770">
        <w:t xml:space="preserve">survival rates for vehicles aged 10 to 25, when </w:t>
      </w:r>
      <w:r w:rsidR="00DF0301">
        <w:t xml:space="preserve">net </w:t>
      </w:r>
      <w:r w:rsidR="002A3E9C" w:rsidRPr="00205770">
        <w:t>survival rates decline fastest, should</w:t>
      </w:r>
      <w:r w:rsidR="001F2601" w:rsidRPr="00205770">
        <w:t xml:space="preserve"> also</w:t>
      </w:r>
      <w:r w:rsidR="002A3E9C" w:rsidRPr="00205770">
        <w:t xml:space="preserve"> reflect differences in wear and tear due to usage and environmental factors.</w:t>
      </w:r>
      <w:r w:rsidR="005351D5" w:rsidRPr="00205770">
        <w:t xml:space="preserve"> </w:t>
      </w:r>
      <w:r w:rsidR="00884FEE" w:rsidRPr="00205770">
        <w:t>By d</w:t>
      </w:r>
      <w:r w:rsidR="005351D5" w:rsidRPr="00205770">
        <w:t>ividing</w:t>
      </w:r>
      <w:r w:rsidR="00884FEE" w:rsidRPr="00205770">
        <w:t xml:space="preserve"> </w:t>
      </w:r>
      <w:r w:rsidR="005351D5" w:rsidRPr="00205770">
        <w:t xml:space="preserve">the statistical analysis </w:t>
      </w:r>
      <w:r w:rsidR="00630470" w:rsidRPr="00205770">
        <w:t>into</w:t>
      </w:r>
      <w:r w:rsidR="005351D5" w:rsidRPr="00205770">
        <w:t xml:space="preserve"> age </w:t>
      </w:r>
      <w:r w:rsidR="00ED3674" w:rsidRPr="00205770">
        <w:t>groups,</w:t>
      </w:r>
      <w:r w:rsidR="005351D5" w:rsidRPr="00205770">
        <w:t xml:space="preserve"> </w:t>
      </w:r>
      <w:r w:rsidR="00884FEE" w:rsidRPr="00205770">
        <w:t>we hoped to</w:t>
      </w:r>
      <w:r w:rsidR="005351D5" w:rsidRPr="00205770">
        <w:t xml:space="preserve"> </w:t>
      </w:r>
      <w:r w:rsidRPr="00205770">
        <w:t>identify</w:t>
      </w:r>
      <w:r w:rsidR="005351D5" w:rsidRPr="00205770">
        <w:t xml:space="preserve"> differences in</w:t>
      </w:r>
      <w:r w:rsidR="002A3E9C" w:rsidRPr="00205770">
        <w:t xml:space="preserve"> the</w:t>
      </w:r>
      <w:r w:rsidR="005351D5" w:rsidRPr="00205770">
        <w:t xml:space="preserve"> factors affecting </w:t>
      </w:r>
      <w:r w:rsidR="00884FEE" w:rsidRPr="00205770">
        <w:t>ne</w:t>
      </w:r>
      <w:r w:rsidR="005351D5" w:rsidRPr="00205770">
        <w:t xml:space="preserve">t survival </w:t>
      </w:r>
      <w:r w:rsidR="002A3E9C" w:rsidRPr="00205770">
        <w:t>as vehicles age</w:t>
      </w:r>
      <w:r w:rsidR="005351D5" w:rsidRPr="00205770">
        <w:t>.</w:t>
      </w:r>
      <w:r w:rsidR="00AE1D37" w:rsidRPr="00205770">
        <w:t xml:space="preserve"> Scrappage rates as a function of age have also been shown to vary by vehicle types (Greene and Leard, 202</w:t>
      </w:r>
      <w:r w:rsidR="001F2601" w:rsidRPr="00205770">
        <w:t>4a</w:t>
      </w:r>
      <w:r w:rsidR="00AE1D37" w:rsidRPr="00205770">
        <w:t>). We divided light-duty vehicles into the same three vehicle types as that study: passenger cars, SUVs</w:t>
      </w:r>
      <w:r w:rsidR="00BA346F">
        <w:t xml:space="preserve"> and vans,</w:t>
      </w:r>
      <w:r w:rsidR="00AE1D37" w:rsidRPr="00205770">
        <w:t xml:space="preserve"> and pickup trucks.</w:t>
      </w:r>
    </w:p>
    <w:p w14:paraId="1B6146E5" w14:textId="6FA329EB" w:rsidR="00613636" w:rsidRDefault="00613636" w:rsidP="006E3A45">
      <w:r>
        <w:t>We</w:t>
      </w:r>
      <w:r w:rsidRPr="00613636">
        <w:t xml:space="preserve"> </w:t>
      </w:r>
      <w:r>
        <w:t>assembled indicators for</w:t>
      </w:r>
      <w:r w:rsidR="004A7F9E">
        <w:t xml:space="preserve"> </w:t>
      </w:r>
      <w:r w:rsidR="00B5328E">
        <w:t>categories of</w:t>
      </w:r>
      <w:r>
        <w:t xml:space="preserve"> potential determinants of net survival rates: economic, demographic, geographic, consumer preferences and vehicle wear and tear.</w:t>
      </w:r>
      <w:r w:rsidR="00634FC3">
        <w:rPr>
          <w:rStyle w:val="FootnoteReference"/>
        </w:rPr>
        <w:footnoteReference w:id="17"/>
      </w:r>
      <w:r>
        <w:t xml:space="preserve"> In the economic category</w:t>
      </w:r>
      <w:r w:rsidR="00634FC3">
        <w:t>,</w:t>
      </w:r>
      <w:r>
        <w:t xml:space="preserve"> we include growth in disposable income, state GDP and employment, </w:t>
      </w:r>
      <w:r w:rsidR="00BB664A">
        <w:t xml:space="preserve">and two measures of the distribution of wealth, median household income and the share of income of the top income decile. Geographic variables </w:t>
      </w:r>
      <w:r w:rsidR="00634FC3">
        <w:t xml:space="preserve">include </w:t>
      </w:r>
      <w:r w:rsidR="00BB664A">
        <w:t>population density</w:t>
      </w:r>
      <w:r w:rsidR="00780E34">
        <w:t xml:space="preserve"> and</w:t>
      </w:r>
      <w:r w:rsidR="00611FEA">
        <w:t xml:space="preserve"> the</w:t>
      </w:r>
      <w:r w:rsidR="00B34857">
        <w:t xml:space="preserve"> fraction of population living in rural areas</w:t>
      </w:r>
      <w:r w:rsidR="00BB664A">
        <w:t>. Demographic variables include growth in the driving age (over 16) population and net migration. The indices of income distribution are also expected to influence preferences for new and used vehicles, and to those we added</w:t>
      </w:r>
      <w:r w:rsidR="00D92F97">
        <w:t xml:space="preserve"> the percent of new cars that were leased rather than purchased,</w:t>
      </w:r>
      <w:r w:rsidR="00BB664A">
        <w:t xml:space="preserve"> the percent of the population with a bachelor’s degree or higher and the percent without a high school diploma. </w:t>
      </w:r>
      <w:r w:rsidR="00634FC3">
        <w:t>We represent w</w:t>
      </w:r>
      <w:r w:rsidR="00BB664A">
        <w:t>ear and tear by average annual miles per vehicle, annual</w:t>
      </w:r>
      <w:r w:rsidR="00611FEA">
        <w:t xml:space="preserve"> road</w:t>
      </w:r>
      <w:r w:rsidR="00BB664A">
        <w:t xml:space="preserve"> salt usage</w:t>
      </w:r>
      <w:r w:rsidR="00D92F97">
        <w:t>,</w:t>
      </w:r>
      <w:r w:rsidR="00BB664A">
        <w:t xml:space="preserve"> traffic fatalities per 100,000 vehicles</w:t>
      </w:r>
      <w:r w:rsidR="00D92F97">
        <w:t>, and percent of Interstate Highway miles frequently congested</w:t>
      </w:r>
      <w:r w:rsidR="00BB664A">
        <w:t>.</w:t>
      </w:r>
      <w:r w:rsidR="00854531">
        <w:t xml:space="preserve"> </w:t>
      </w:r>
      <w:r w:rsidR="00634FC3">
        <w:t xml:space="preserve">For the variable </w:t>
      </w:r>
      <w:r w:rsidR="00634FC3">
        <w:lastRenderedPageBreak/>
        <w:t>selection regressions, we define t</w:t>
      </w:r>
      <w:r w:rsidR="00854531">
        <w:t>he dependent variable</w:t>
      </w:r>
      <w:r w:rsidR="00634FC3">
        <w:t xml:space="preserve"> as</w:t>
      </w:r>
      <w:r w:rsidR="00854531">
        <w:t xml:space="preserve"> the average age group</w:t>
      </w:r>
      <w:r w:rsidR="00DF0301">
        <w:t xml:space="preserve"> net</w:t>
      </w:r>
      <w:r w:rsidR="00854531">
        <w:t xml:space="preserve"> survival rate for each vehicle class for each state from 2018 to 2019 minus the national survival rate.</w:t>
      </w:r>
    </w:p>
    <w:p w14:paraId="60337D87" w14:textId="431B467B" w:rsidR="00D92F97" w:rsidRDefault="004F0C88" w:rsidP="006E3A45">
      <w:r>
        <w:t>We used the Stata</w:t>
      </w:r>
      <w:r>
        <w:rPr>
          <w:rFonts w:cstheme="minorHAnsi"/>
        </w:rPr>
        <w:t>™</w:t>
      </w:r>
      <w:r>
        <w:t xml:space="preserve"> lasso software for variable selection</w:t>
      </w:r>
      <w:r w:rsidR="00634FC3">
        <w:t>.</w:t>
      </w:r>
      <w:r>
        <w:t xml:space="preserve"> The l</w:t>
      </w:r>
      <w:r w:rsidRPr="004F0C88">
        <w:t>asso</w:t>
      </w:r>
      <w:r>
        <w:t xml:space="preserve"> procedure</w:t>
      </w:r>
      <w:r w:rsidRPr="004F0C88">
        <w:t xml:space="preserve"> minimizes the sum of squared errors</w:t>
      </w:r>
      <w:r>
        <w:t xml:space="preserve"> of potential models</w:t>
      </w:r>
      <w:r w:rsidRPr="004F0C88">
        <w:t xml:space="preserve"> </w:t>
      </w:r>
      <w:r>
        <w:t>as does</w:t>
      </w:r>
      <w:r w:rsidRPr="004F0C88">
        <w:t xml:space="preserve"> OLS regression</w:t>
      </w:r>
      <w:r>
        <w:t>, but</w:t>
      </w:r>
      <w:r w:rsidRPr="004F0C88">
        <w:t xml:space="preserve"> subject to a constraint that penalizes the weighted sum of coefficients included in the model. Variables are standardized prior to analysis.</w:t>
      </w:r>
      <w:r w:rsidR="00854531">
        <w:t xml:space="preserve"> Separate analyses were run for each of the three vehicle classes.</w:t>
      </w:r>
      <w:r w:rsidRPr="004F0C88">
        <w:t xml:space="preserve"> We used </w:t>
      </w:r>
      <w:r>
        <w:t>the</w:t>
      </w:r>
      <w:r w:rsidR="00780E34">
        <w:t xml:space="preserve"> Stata</w:t>
      </w:r>
      <w:r w:rsidR="00780E34">
        <w:rPr>
          <w:rFonts w:cstheme="minorHAnsi"/>
        </w:rPr>
        <w:t>™</w:t>
      </w:r>
      <w:r>
        <w:t xml:space="preserve"> procedure</w:t>
      </w:r>
      <w:r w:rsidRPr="004F0C88">
        <w:t>’s default assumptions</w:t>
      </w:r>
      <w:r>
        <w:t xml:space="preserve"> designed</w:t>
      </w:r>
      <w:r w:rsidRPr="004F0C88">
        <w:t xml:space="preserve"> for variable selection.</w:t>
      </w:r>
      <w:r w:rsidR="00B34857">
        <w:t xml:space="preserve"> Determination of the parameters of the weighting constraint includes obtaining a random seed. A consequence of this is that if the data do</w:t>
      </w:r>
      <w:r w:rsidR="00A30133">
        <w:t>es</w:t>
      </w:r>
      <w:r w:rsidR="00B34857">
        <w:t xml:space="preserve"> not strongly suggest a particular set of variables, a subsequent run using the same data may produce different results. We</w:t>
      </w:r>
      <w:r w:rsidR="00780E34">
        <w:t xml:space="preserve"> ran the lasso analysis twice and</w:t>
      </w:r>
      <w:r w:rsidR="00B34857">
        <w:t xml:space="preserve"> found this to be the case for the youngest (0-3) and oldest (&gt;25) vehicle age categories.</w:t>
      </w:r>
      <w:r>
        <w:t xml:space="preserve"> </w:t>
      </w:r>
    </w:p>
    <w:p w14:paraId="4BE5E56D" w14:textId="28799684" w:rsidR="005351D5" w:rsidRDefault="004F0C88" w:rsidP="006E3A45">
      <w:r>
        <w:t>The results</w:t>
      </w:r>
      <w:r w:rsidR="00BE4FF8">
        <w:t xml:space="preserve"> of the lasso analysis</w:t>
      </w:r>
      <w:r>
        <w:t xml:space="preserve"> are summarized in Table 1.</w:t>
      </w:r>
      <w:r w:rsidR="00B34857">
        <w:t xml:space="preserve"> Shading indicates a variable was selected in both runs while no shading indicates selection in only one of the two runs. </w:t>
      </w:r>
      <w:proofErr w:type="gramStart"/>
      <w:r w:rsidR="00B34857">
        <w:t>Plus</w:t>
      </w:r>
      <w:proofErr w:type="gramEnd"/>
      <w:r w:rsidR="00B34857">
        <w:t xml:space="preserve"> signs indicate a positive relationship and minus signs negative. </w:t>
      </w:r>
      <w:r w:rsidR="00FD13A8">
        <w:t xml:space="preserve">The two runs consistently agreed on the </w:t>
      </w:r>
      <w:r w:rsidR="00B34857">
        <w:t>sign</w:t>
      </w:r>
      <w:r w:rsidR="00FD13A8">
        <w:t>s</w:t>
      </w:r>
      <w:r w:rsidR="00D92F97">
        <w:t xml:space="preserve"> of selected variable</w:t>
      </w:r>
      <w:r w:rsidR="00FD13A8">
        <w:t>s</w:t>
      </w:r>
      <w:r w:rsidR="00B34857">
        <w:t xml:space="preserve">. </w:t>
      </w:r>
      <w:r w:rsidR="00D92F97">
        <w:t>Growth of the driving age population</w:t>
      </w:r>
      <w:r w:rsidR="00FD13A8">
        <w:t xml:space="preserve"> includes both migration into the state and indigenous population growth</w:t>
      </w:r>
      <w:r w:rsidR="00611FEA">
        <w:t>. It</w:t>
      </w:r>
      <w:r w:rsidR="00D92F97">
        <w:t xml:space="preserve"> was estimated to increase </w:t>
      </w:r>
      <w:r w:rsidR="00DF0301">
        <w:t xml:space="preserve">net </w:t>
      </w:r>
      <w:r w:rsidR="00D92F97">
        <w:t>survival rates and was selected for three age categories for each vehicle type</w:t>
      </w:r>
      <w:r w:rsidR="00FD13A8">
        <w:t>.</w:t>
      </w:r>
      <w:r w:rsidR="00D92F97">
        <w:t xml:space="preserve"> </w:t>
      </w:r>
      <w:r w:rsidR="00FD13A8">
        <w:t>It</w:t>
      </w:r>
      <w:r w:rsidR="00D92F97">
        <w:t xml:space="preserve"> appears to dominate net migration</w:t>
      </w:r>
      <w:r w:rsidR="00FD13A8">
        <w:t xml:space="preserve"> which was selected only twice by both runs and only for older vehicles</w:t>
      </w:r>
      <w:r w:rsidR="00D92F97">
        <w:t>. Higher population density was</w:t>
      </w:r>
      <w:r w:rsidR="00BD739A">
        <w:t xml:space="preserve"> selected only for the three middle age categories with</w:t>
      </w:r>
      <w:r w:rsidR="00D92F97">
        <w:t xml:space="preserve"> a negative effect on </w:t>
      </w:r>
      <w:r w:rsidR="00DF0301">
        <w:t xml:space="preserve">net </w:t>
      </w:r>
      <w:r w:rsidR="00D92F97">
        <w:t>survival rates</w:t>
      </w:r>
      <w:r w:rsidR="00BD739A">
        <w:t xml:space="preserve">. The estimation of </w:t>
      </w:r>
      <w:r w:rsidR="00DF0301">
        <w:t xml:space="preserve">net </w:t>
      </w:r>
      <w:r w:rsidR="00BD739A">
        <w:t xml:space="preserve">survival models presented in the following section will show that population density’s effect </w:t>
      </w:r>
      <w:r w:rsidR="00611FEA">
        <w:t>switch</w:t>
      </w:r>
      <w:r w:rsidR="00BD739A">
        <w:t>es sign when state fixed effects are included in the model.</w:t>
      </w:r>
      <w:r w:rsidR="001D3635">
        <w:t xml:space="preserve"> We expect economic growth to induce both migration of vehicles into a state and increased indigenous demand for vehicles.</w:t>
      </w:r>
      <w:r w:rsidR="00D92F97">
        <w:t xml:space="preserve"> Growth in employment was selected more frequently than GDP growth</w:t>
      </w:r>
      <w:r w:rsidR="00742F6A">
        <w:t>, but both have a positive effect on</w:t>
      </w:r>
      <w:r w:rsidR="00DF0301">
        <w:t xml:space="preserve"> net</w:t>
      </w:r>
      <w:r w:rsidR="00742F6A">
        <w:t xml:space="preserve"> survival rates. Other economic variables showed less consistent associations with </w:t>
      </w:r>
      <w:r w:rsidR="00DF0301">
        <w:t xml:space="preserve">net </w:t>
      </w:r>
      <w:r w:rsidR="00742F6A">
        <w:t>survival rates.</w:t>
      </w:r>
      <w:r w:rsidR="001D3635">
        <w:t xml:space="preserve"> We hypothesized that higher lease rates would increase the supply of relatively newer vehicles for export to other states.</w:t>
      </w:r>
      <w:r w:rsidR="00742F6A">
        <w:t xml:space="preserve"> Except for the oldest age group, lease rates were associated with lower</w:t>
      </w:r>
      <w:r w:rsidR="00DF0301">
        <w:t xml:space="preserve"> net</w:t>
      </w:r>
      <w:r w:rsidR="00742F6A">
        <w:t xml:space="preserve"> survival rates even for older vehicles, </w:t>
      </w:r>
      <w:r w:rsidR="001D3635">
        <w:t>a result generally consistent with ou</w:t>
      </w:r>
      <w:r w:rsidR="00780E34">
        <w:t>r</w:t>
      </w:r>
      <w:r w:rsidR="001D3635">
        <w:t xml:space="preserve"> expectations</w:t>
      </w:r>
      <w:r w:rsidR="00780E34">
        <w:t xml:space="preserve"> that leased vehicles would be a source of exports</w:t>
      </w:r>
      <w:r w:rsidR="00742F6A">
        <w:t xml:space="preserve">. </w:t>
      </w:r>
      <w:r w:rsidR="001D3635">
        <w:t>The f</w:t>
      </w:r>
      <w:r w:rsidR="00742F6A">
        <w:t xml:space="preserve">raction of the population holding a bachelor’s or advance degree was associated with reduced </w:t>
      </w:r>
      <w:r w:rsidR="00DF0301">
        <w:t xml:space="preserve">net </w:t>
      </w:r>
      <w:r w:rsidR="00742F6A">
        <w:t>survival rates for older vehicles, suggesting a correlation between higher education and preference for younger vehicles.</w:t>
      </w:r>
      <w:r>
        <w:t xml:space="preserve"> </w:t>
      </w:r>
      <w:r w:rsidR="00742F6A">
        <w:t xml:space="preserve">Finally, indicators of wear and tear were selected only for older age groups, and with generally negative effects on </w:t>
      </w:r>
      <w:r w:rsidR="00DF0301">
        <w:t xml:space="preserve">net </w:t>
      </w:r>
      <w:r w:rsidR="00742F6A">
        <w:t>survival rates.</w:t>
      </w:r>
    </w:p>
    <w:p w14:paraId="7DF008C5" w14:textId="77777777" w:rsidR="00AA6EEE" w:rsidRDefault="00AA6EEE"/>
    <w:p w14:paraId="4A24902F" w14:textId="77777777" w:rsidR="00742F6A" w:rsidRDefault="00742F6A"/>
    <w:p w14:paraId="6F5021CC" w14:textId="77777777" w:rsidR="00711647" w:rsidRDefault="00711647"/>
    <w:p w14:paraId="5811A84B" w14:textId="77777777" w:rsidR="00711647" w:rsidRDefault="00711647"/>
    <w:p w14:paraId="7474AF2E" w14:textId="77777777" w:rsidR="00711647" w:rsidRDefault="00711647">
      <w:pPr>
        <w:sectPr w:rsidR="00711647">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pPr>
    </w:p>
    <w:tbl>
      <w:tblPr>
        <w:tblStyle w:val="TableGrid1"/>
        <w:tblpPr w:leftFromText="180" w:rightFromText="180" w:horzAnchor="margin" w:tblpY="627"/>
        <w:tblW w:w="0" w:type="auto"/>
        <w:tblLook w:val="04A0" w:firstRow="1" w:lastRow="0" w:firstColumn="1" w:lastColumn="0" w:noHBand="0" w:noVBand="1"/>
      </w:tblPr>
      <w:tblGrid>
        <w:gridCol w:w="2065"/>
        <w:gridCol w:w="720"/>
        <w:gridCol w:w="720"/>
        <w:gridCol w:w="720"/>
        <w:gridCol w:w="720"/>
        <w:gridCol w:w="720"/>
        <w:gridCol w:w="720"/>
        <w:gridCol w:w="720"/>
        <w:gridCol w:w="720"/>
        <w:gridCol w:w="720"/>
        <w:gridCol w:w="720"/>
        <w:gridCol w:w="720"/>
        <w:gridCol w:w="720"/>
        <w:gridCol w:w="720"/>
        <w:gridCol w:w="720"/>
        <w:gridCol w:w="720"/>
      </w:tblGrid>
      <w:tr w:rsidR="00E31873" w:rsidRPr="00E31873" w14:paraId="03C77B96" w14:textId="77777777" w:rsidTr="006A33D4">
        <w:tc>
          <w:tcPr>
            <w:tcW w:w="2065" w:type="dxa"/>
          </w:tcPr>
          <w:p w14:paraId="07AFB863" w14:textId="77777777" w:rsidR="00711647" w:rsidRPr="00E31873" w:rsidRDefault="00711647" w:rsidP="00711647">
            <w:pPr>
              <w:rPr>
                <w:rFonts w:ascii="Aptos" w:eastAsia="Aptos" w:hAnsi="Aptos" w:cs="Times New Roman"/>
              </w:rPr>
            </w:pPr>
          </w:p>
        </w:tc>
        <w:tc>
          <w:tcPr>
            <w:tcW w:w="3600" w:type="dxa"/>
            <w:gridSpan w:val="5"/>
          </w:tcPr>
          <w:p w14:paraId="7B4167BB"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Passenger Cars</w:t>
            </w:r>
          </w:p>
        </w:tc>
        <w:tc>
          <w:tcPr>
            <w:tcW w:w="3600" w:type="dxa"/>
            <w:gridSpan w:val="5"/>
          </w:tcPr>
          <w:p w14:paraId="173572DD"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SUVs</w:t>
            </w:r>
          </w:p>
        </w:tc>
        <w:tc>
          <w:tcPr>
            <w:tcW w:w="3600" w:type="dxa"/>
            <w:gridSpan w:val="5"/>
          </w:tcPr>
          <w:p w14:paraId="78843A8F"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Pickup Trucks</w:t>
            </w:r>
          </w:p>
        </w:tc>
      </w:tr>
      <w:tr w:rsidR="00E31873" w:rsidRPr="00E31873" w14:paraId="2E82B18B" w14:textId="77777777" w:rsidTr="006A33D4">
        <w:tc>
          <w:tcPr>
            <w:tcW w:w="2065" w:type="dxa"/>
          </w:tcPr>
          <w:p w14:paraId="16DCD1E2"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Variable / Age</w:t>
            </w:r>
          </w:p>
        </w:tc>
        <w:tc>
          <w:tcPr>
            <w:tcW w:w="720" w:type="dxa"/>
          </w:tcPr>
          <w:p w14:paraId="306C7AE8"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4CB3EBC6"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2D68EE7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2D8FFA8F"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078BF873"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
          <w:p w14:paraId="1FC7059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312EDD22"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6DE6225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30BF436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3489DFCC"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
          <w:p w14:paraId="285B67F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55B0DDFA"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7D4098D5"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32341B7D"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140F6AD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r>
      <w:tr w:rsidR="00E31873" w:rsidRPr="00E31873" w14:paraId="03C7C2B3" w14:textId="77777777" w:rsidTr="006A33D4">
        <w:tc>
          <w:tcPr>
            <w:tcW w:w="12865" w:type="dxa"/>
            <w:gridSpan w:val="16"/>
          </w:tcPr>
          <w:p w14:paraId="66E1E980" w14:textId="77777777" w:rsidR="00E31873" w:rsidRPr="00E31873" w:rsidRDefault="00E31873" w:rsidP="00711647">
            <w:pPr>
              <w:jc w:val="center"/>
              <w:rPr>
                <w:rFonts w:ascii="Aptos" w:eastAsia="Aptos" w:hAnsi="Aptos" w:cs="Times New Roman"/>
                <w:sz w:val="28"/>
                <w:szCs w:val="28"/>
              </w:rPr>
            </w:pPr>
            <w:r w:rsidRPr="00E31873">
              <w:rPr>
                <w:rFonts w:ascii="Aptos" w:eastAsia="Aptos" w:hAnsi="Aptos" w:cs="Times New Roman"/>
                <w:b/>
                <w:bCs/>
              </w:rPr>
              <w:t>Demographic</w:t>
            </w:r>
          </w:p>
        </w:tc>
      </w:tr>
      <w:tr w:rsidR="00E31873" w:rsidRPr="00E31873" w14:paraId="0B1D916F" w14:textId="77777777" w:rsidTr="006A33D4">
        <w:tc>
          <w:tcPr>
            <w:tcW w:w="2065" w:type="dxa"/>
          </w:tcPr>
          <w:p w14:paraId="2184EF6C"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DrivingAgePop</w:t>
            </w:r>
            <w:proofErr w:type="spellEnd"/>
          </w:p>
        </w:tc>
        <w:tc>
          <w:tcPr>
            <w:tcW w:w="720" w:type="dxa"/>
            <w:shd w:val="clear" w:color="auto" w:fill="auto"/>
          </w:tcPr>
          <w:p w14:paraId="03E1C40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0729E01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C8697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27DCEE3" w14:textId="77777777" w:rsidR="00E31873" w:rsidRPr="00E31873" w:rsidRDefault="00E31873" w:rsidP="00711647">
            <w:pPr>
              <w:jc w:val="center"/>
              <w:rPr>
                <w:rFonts w:ascii="Aptos" w:eastAsia="Aptos" w:hAnsi="Aptos" w:cs="Times New Roman"/>
                <w:b/>
                <w:bCs/>
                <w:sz w:val="28"/>
                <w:szCs w:val="28"/>
              </w:rPr>
            </w:pPr>
          </w:p>
        </w:tc>
        <w:tc>
          <w:tcPr>
            <w:tcW w:w="720" w:type="dxa"/>
          </w:tcPr>
          <w:p w14:paraId="2F7691D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2C5A17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22D1856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5AF80C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78F6E312" w14:textId="77777777" w:rsidR="00E31873" w:rsidRPr="00E31873" w:rsidRDefault="00E31873" w:rsidP="00711647">
            <w:pPr>
              <w:jc w:val="center"/>
              <w:rPr>
                <w:rFonts w:ascii="Aptos" w:eastAsia="Aptos" w:hAnsi="Aptos" w:cs="Times New Roman"/>
                <w:b/>
                <w:bCs/>
                <w:sz w:val="28"/>
                <w:szCs w:val="28"/>
              </w:rPr>
            </w:pPr>
          </w:p>
        </w:tc>
        <w:tc>
          <w:tcPr>
            <w:tcW w:w="720" w:type="dxa"/>
          </w:tcPr>
          <w:p w14:paraId="32721E8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5F0903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77CB6D5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2DE7C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621F3B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1F90A52E" w14:textId="77777777" w:rsidR="00E31873" w:rsidRPr="00E31873" w:rsidRDefault="00E31873" w:rsidP="00711647">
            <w:pPr>
              <w:jc w:val="center"/>
              <w:rPr>
                <w:rFonts w:ascii="Aptos" w:eastAsia="Aptos" w:hAnsi="Aptos" w:cs="Times New Roman"/>
                <w:b/>
                <w:bCs/>
                <w:sz w:val="28"/>
                <w:szCs w:val="28"/>
              </w:rPr>
            </w:pPr>
          </w:p>
        </w:tc>
      </w:tr>
      <w:tr w:rsidR="00E31873" w:rsidRPr="00E31873" w14:paraId="4E080710" w14:textId="77777777" w:rsidTr="006A33D4">
        <w:tc>
          <w:tcPr>
            <w:tcW w:w="2065" w:type="dxa"/>
          </w:tcPr>
          <w:p w14:paraId="0860F9E3"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NetMigration</w:t>
            </w:r>
            <w:proofErr w:type="spellEnd"/>
          </w:p>
        </w:tc>
        <w:tc>
          <w:tcPr>
            <w:tcW w:w="720" w:type="dxa"/>
          </w:tcPr>
          <w:p w14:paraId="0B5F338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E48DFD7" w14:textId="77777777" w:rsidR="00E31873" w:rsidRPr="00E31873" w:rsidRDefault="00E31873" w:rsidP="00711647">
            <w:pPr>
              <w:jc w:val="center"/>
              <w:rPr>
                <w:rFonts w:ascii="Aptos" w:eastAsia="Aptos" w:hAnsi="Aptos" w:cs="Times New Roman"/>
                <w:b/>
                <w:bCs/>
                <w:sz w:val="28"/>
                <w:szCs w:val="28"/>
              </w:rPr>
            </w:pPr>
          </w:p>
        </w:tc>
        <w:tc>
          <w:tcPr>
            <w:tcW w:w="720" w:type="dxa"/>
          </w:tcPr>
          <w:p w14:paraId="2CC0297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6303F6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A06FEE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96E8B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0F949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0680AD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11895E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DEFA830" w14:textId="77777777" w:rsidR="00E31873" w:rsidRPr="00E31873" w:rsidRDefault="00E31873" w:rsidP="00711647">
            <w:pPr>
              <w:jc w:val="center"/>
              <w:rPr>
                <w:rFonts w:ascii="Aptos" w:eastAsia="Aptos" w:hAnsi="Aptos" w:cs="Times New Roman"/>
                <w:b/>
                <w:bCs/>
                <w:sz w:val="28"/>
                <w:szCs w:val="28"/>
              </w:rPr>
            </w:pPr>
          </w:p>
        </w:tc>
        <w:tc>
          <w:tcPr>
            <w:tcW w:w="720" w:type="dxa"/>
          </w:tcPr>
          <w:p w14:paraId="4E14153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737F191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DF2DBC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18E6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53325C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48E85CB3" w14:textId="77777777" w:rsidTr="006A33D4">
        <w:tc>
          <w:tcPr>
            <w:tcW w:w="2065" w:type="dxa"/>
          </w:tcPr>
          <w:p w14:paraId="2503D84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PopDensity</w:t>
            </w:r>
            <w:proofErr w:type="spellEnd"/>
          </w:p>
        </w:tc>
        <w:tc>
          <w:tcPr>
            <w:tcW w:w="720" w:type="dxa"/>
            <w:tcBorders>
              <w:bottom w:val="single" w:sz="4" w:space="0" w:color="auto"/>
            </w:tcBorders>
          </w:tcPr>
          <w:p w14:paraId="1F8D62C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0E143D1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978ADC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65AF0F3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7E6C69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B5D1EA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E6E46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67847EA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60FBCED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73A155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4A50CC1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8B3993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3D0A295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9E12F0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ED5BE0A" w14:textId="77777777" w:rsidR="00E31873" w:rsidRPr="00E31873" w:rsidRDefault="00E31873" w:rsidP="00711647">
            <w:pPr>
              <w:jc w:val="center"/>
              <w:rPr>
                <w:rFonts w:ascii="Aptos" w:eastAsia="Aptos" w:hAnsi="Aptos" w:cs="Times New Roman"/>
                <w:b/>
                <w:bCs/>
                <w:sz w:val="28"/>
                <w:szCs w:val="28"/>
              </w:rPr>
            </w:pPr>
          </w:p>
        </w:tc>
      </w:tr>
      <w:tr w:rsidR="00E31873" w:rsidRPr="00E31873" w14:paraId="695FC821" w14:textId="77777777" w:rsidTr="006A33D4">
        <w:tc>
          <w:tcPr>
            <w:tcW w:w="2065" w:type="dxa"/>
          </w:tcPr>
          <w:p w14:paraId="15391B6B"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RuralPct</w:t>
            </w:r>
            <w:proofErr w:type="spellEnd"/>
          </w:p>
        </w:tc>
        <w:tc>
          <w:tcPr>
            <w:tcW w:w="720" w:type="dxa"/>
            <w:shd w:val="clear" w:color="auto" w:fill="auto"/>
          </w:tcPr>
          <w:p w14:paraId="4ADD89EC"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010976" w14:textId="77777777" w:rsidR="00E31873" w:rsidRPr="00E31873" w:rsidRDefault="00E31873" w:rsidP="00711647">
            <w:pPr>
              <w:jc w:val="center"/>
              <w:rPr>
                <w:rFonts w:ascii="Aptos" w:eastAsia="Aptos" w:hAnsi="Aptos" w:cs="Times New Roman"/>
                <w:b/>
                <w:bCs/>
                <w:sz w:val="28"/>
                <w:szCs w:val="28"/>
              </w:rPr>
            </w:pPr>
          </w:p>
        </w:tc>
        <w:tc>
          <w:tcPr>
            <w:tcW w:w="720" w:type="dxa"/>
          </w:tcPr>
          <w:p w14:paraId="32D4CED5" w14:textId="77777777" w:rsidR="00E31873" w:rsidRPr="00E31873" w:rsidRDefault="00E31873" w:rsidP="00711647">
            <w:pPr>
              <w:jc w:val="center"/>
              <w:rPr>
                <w:rFonts w:ascii="Aptos" w:eastAsia="Aptos" w:hAnsi="Aptos" w:cs="Times New Roman"/>
                <w:b/>
                <w:bCs/>
                <w:sz w:val="28"/>
                <w:szCs w:val="28"/>
              </w:rPr>
            </w:pPr>
          </w:p>
        </w:tc>
        <w:tc>
          <w:tcPr>
            <w:tcW w:w="720" w:type="dxa"/>
          </w:tcPr>
          <w:p w14:paraId="290F887D" w14:textId="77777777" w:rsidR="00E31873" w:rsidRPr="00E31873" w:rsidRDefault="00E31873" w:rsidP="00711647">
            <w:pPr>
              <w:jc w:val="center"/>
              <w:rPr>
                <w:rFonts w:ascii="Aptos" w:eastAsia="Aptos" w:hAnsi="Aptos" w:cs="Times New Roman"/>
                <w:b/>
                <w:bCs/>
                <w:sz w:val="28"/>
                <w:szCs w:val="28"/>
              </w:rPr>
            </w:pPr>
          </w:p>
        </w:tc>
        <w:tc>
          <w:tcPr>
            <w:tcW w:w="720" w:type="dxa"/>
          </w:tcPr>
          <w:p w14:paraId="53F3E55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EB25B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B60B10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37733D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5AFE713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E4B0A1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4FCF523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F92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07AE6FE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A08050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B6A189" w14:textId="77777777" w:rsidR="00E31873" w:rsidRPr="00E31873" w:rsidRDefault="00E31873" w:rsidP="00711647">
            <w:pPr>
              <w:jc w:val="center"/>
              <w:rPr>
                <w:rFonts w:ascii="Aptos" w:eastAsia="Aptos" w:hAnsi="Aptos" w:cs="Times New Roman"/>
                <w:b/>
                <w:bCs/>
                <w:sz w:val="28"/>
                <w:szCs w:val="28"/>
              </w:rPr>
            </w:pPr>
          </w:p>
        </w:tc>
      </w:tr>
      <w:tr w:rsidR="00E31873" w:rsidRPr="00E31873" w14:paraId="41536A29" w14:textId="77777777" w:rsidTr="006A33D4">
        <w:tc>
          <w:tcPr>
            <w:tcW w:w="12865" w:type="dxa"/>
            <w:gridSpan w:val="16"/>
          </w:tcPr>
          <w:p w14:paraId="1A8D7F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Economic</w:t>
            </w:r>
          </w:p>
        </w:tc>
      </w:tr>
      <w:tr w:rsidR="00E31873" w:rsidRPr="00E31873" w14:paraId="2D611224" w14:textId="77777777" w:rsidTr="006A33D4">
        <w:tc>
          <w:tcPr>
            <w:tcW w:w="2065" w:type="dxa"/>
          </w:tcPr>
          <w:p w14:paraId="381C77D1"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JobGrowth</w:t>
            </w:r>
            <w:proofErr w:type="spellEnd"/>
          </w:p>
        </w:tc>
        <w:tc>
          <w:tcPr>
            <w:tcW w:w="720" w:type="dxa"/>
          </w:tcPr>
          <w:p w14:paraId="372D6D5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4C9337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15C957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820EF4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88192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A3B0839" w14:textId="77777777" w:rsidR="00E31873" w:rsidRPr="00E31873" w:rsidRDefault="00E31873" w:rsidP="00711647">
            <w:pPr>
              <w:jc w:val="center"/>
              <w:rPr>
                <w:rFonts w:ascii="Aptos" w:eastAsia="Aptos" w:hAnsi="Aptos" w:cs="Times New Roman"/>
                <w:b/>
                <w:bCs/>
                <w:sz w:val="28"/>
                <w:szCs w:val="28"/>
              </w:rPr>
            </w:pPr>
          </w:p>
        </w:tc>
        <w:tc>
          <w:tcPr>
            <w:tcW w:w="720" w:type="dxa"/>
          </w:tcPr>
          <w:p w14:paraId="55B75EF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6C388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660C3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9482C4B" w14:textId="77777777" w:rsidR="00E31873" w:rsidRPr="00E31873" w:rsidRDefault="00E31873" w:rsidP="00711647">
            <w:pPr>
              <w:jc w:val="center"/>
              <w:rPr>
                <w:rFonts w:ascii="Aptos" w:eastAsia="Aptos" w:hAnsi="Aptos" w:cs="Times New Roman"/>
                <w:b/>
                <w:bCs/>
                <w:sz w:val="28"/>
                <w:szCs w:val="28"/>
              </w:rPr>
            </w:pPr>
          </w:p>
        </w:tc>
        <w:tc>
          <w:tcPr>
            <w:tcW w:w="720" w:type="dxa"/>
          </w:tcPr>
          <w:p w14:paraId="30D7F5A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67F7577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16E438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C49AB5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808080"/>
          </w:tcPr>
          <w:p w14:paraId="413F1DA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00061C5E" w14:textId="77777777" w:rsidTr="006A33D4">
        <w:tc>
          <w:tcPr>
            <w:tcW w:w="2065" w:type="dxa"/>
          </w:tcPr>
          <w:p w14:paraId="0001C8B2"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GDPGrowth</w:t>
            </w:r>
            <w:proofErr w:type="spellEnd"/>
          </w:p>
        </w:tc>
        <w:tc>
          <w:tcPr>
            <w:tcW w:w="720" w:type="dxa"/>
          </w:tcPr>
          <w:p w14:paraId="5F7D116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5C128E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EF9DD7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2B1258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0F9479E" w14:textId="77777777" w:rsidR="00E31873" w:rsidRPr="00E31873" w:rsidRDefault="00E31873" w:rsidP="00711647">
            <w:pPr>
              <w:jc w:val="center"/>
              <w:rPr>
                <w:rFonts w:ascii="Aptos" w:eastAsia="Aptos" w:hAnsi="Aptos" w:cs="Times New Roman"/>
                <w:b/>
                <w:bCs/>
                <w:sz w:val="28"/>
                <w:szCs w:val="28"/>
              </w:rPr>
            </w:pPr>
          </w:p>
        </w:tc>
        <w:tc>
          <w:tcPr>
            <w:tcW w:w="720" w:type="dxa"/>
          </w:tcPr>
          <w:p w14:paraId="363D4C3E" w14:textId="77777777" w:rsidR="00E31873" w:rsidRPr="00E31873" w:rsidRDefault="00E31873" w:rsidP="00711647">
            <w:pPr>
              <w:jc w:val="center"/>
              <w:rPr>
                <w:rFonts w:ascii="Aptos" w:eastAsia="Aptos" w:hAnsi="Aptos" w:cs="Times New Roman"/>
                <w:b/>
                <w:bCs/>
                <w:sz w:val="28"/>
                <w:szCs w:val="28"/>
              </w:rPr>
            </w:pPr>
          </w:p>
        </w:tc>
        <w:tc>
          <w:tcPr>
            <w:tcW w:w="720" w:type="dxa"/>
          </w:tcPr>
          <w:p w14:paraId="68A2CA2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833108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A0D6E9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057AFF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F06FAF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9D693D9" w14:textId="77777777" w:rsidR="00E31873" w:rsidRPr="00E31873" w:rsidRDefault="00E31873" w:rsidP="00711647">
            <w:pPr>
              <w:jc w:val="center"/>
              <w:rPr>
                <w:rFonts w:ascii="Aptos" w:eastAsia="Aptos" w:hAnsi="Aptos" w:cs="Times New Roman"/>
                <w:b/>
                <w:bCs/>
                <w:sz w:val="28"/>
                <w:szCs w:val="28"/>
              </w:rPr>
            </w:pPr>
          </w:p>
        </w:tc>
        <w:tc>
          <w:tcPr>
            <w:tcW w:w="720" w:type="dxa"/>
          </w:tcPr>
          <w:p w14:paraId="27F2B590" w14:textId="77777777" w:rsidR="00E31873" w:rsidRPr="00E31873" w:rsidRDefault="00E31873" w:rsidP="00711647">
            <w:pPr>
              <w:jc w:val="center"/>
              <w:rPr>
                <w:rFonts w:ascii="Aptos" w:eastAsia="Aptos" w:hAnsi="Aptos" w:cs="Times New Roman"/>
                <w:b/>
                <w:bCs/>
                <w:sz w:val="28"/>
                <w:szCs w:val="28"/>
              </w:rPr>
            </w:pPr>
          </w:p>
        </w:tc>
        <w:tc>
          <w:tcPr>
            <w:tcW w:w="720" w:type="dxa"/>
          </w:tcPr>
          <w:p w14:paraId="252C24F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2992CE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2475277D" w14:textId="77777777" w:rsidTr="006A33D4">
        <w:tc>
          <w:tcPr>
            <w:tcW w:w="2065" w:type="dxa"/>
          </w:tcPr>
          <w:p w14:paraId="057B03C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PCDispIncGr</w:t>
            </w:r>
            <w:proofErr w:type="spellEnd"/>
          </w:p>
        </w:tc>
        <w:tc>
          <w:tcPr>
            <w:tcW w:w="720" w:type="dxa"/>
          </w:tcPr>
          <w:p w14:paraId="5B4D145B" w14:textId="77777777" w:rsidR="00E31873" w:rsidRPr="00E31873" w:rsidRDefault="00E31873" w:rsidP="00711647">
            <w:pPr>
              <w:jc w:val="center"/>
              <w:rPr>
                <w:rFonts w:ascii="Aptos" w:eastAsia="Aptos" w:hAnsi="Aptos" w:cs="Times New Roman"/>
                <w:b/>
                <w:bCs/>
                <w:sz w:val="28"/>
                <w:szCs w:val="28"/>
              </w:rPr>
            </w:pPr>
          </w:p>
        </w:tc>
        <w:tc>
          <w:tcPr>
            <w:tcW w:w="720" w:type="dxa"/>
          </w:tcPr>
          <w:p w14:paraId="3712C27E" w14:textId="77777777" w:rsidR="00E31873" w:rsidRPr="00E31873" w:rsidRDefault="00E31873" w:rsidP="00711647">
            <w:pPr>
              <w:jc w:val="center"/>
              <w:rPr>
                <w:rFonts w:ascii="Aptos" w:eastAsia="Aptos" w:hAnsi="Aptos" w:cs="Times New Roman"/>
                <w:b/>
                <w:bCs/>
                <w:sz w:val="28"/>
                <w:szCs w:val="28"/>
              </w:rPr>
            </w:pPr>
          </w:p>
        </w:tc>
        <w:tc>
          <w:tcPr>
            <w:tcW w:w="720" w:type="dxa"/>
          </w:tcPr>
          <w:p w14:paraId="65BC1E7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CE961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054BDE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E07210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228A49DB" w14:textId="77777777" w:rsidR="00E31873" w:rsidRPr="00E31873" w:rsidRDefault="00E31873" w:rsidP="00711647">
            <w:pPr>
              <w:jc w:val="center"/>
              <w:rPr>
                <w:rFonts w:ascii="Aptos" w:eastAsia="Aptos" w:hAnsi="Aptos" w:cs="Times New Roman"/>
                <w:b/>
                <w:bCs/>
                <w:sz w:val="28"/>
                <w:szCs w:val="28"/>
              </w:rPr>
            </w:pPr>
          </w:p>
        </w:tc>
        <w:tc>
          <w:tcPr>
            <w:tcW w:w="720" w:type="dxa"/>
          </w:tcPr>
          <w:p w14:paraId="2E4021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D4EA497" w14:textId="77777777" w:rsidR="00E31873" w:rsidRPr="00E31873" w:rsidRDefault="00E31873" w:rsidP="00711647">
            <w:pPr>
              <w:jc w:val="center"/>
              <w:rPr>
                <w:rFonts w:ascii="Aptos" w:eastAsia="Aptos" w:hAnsi="Aptos" w:cs="Times New Roman"/>
                <w:b/>
                <w:bCs/>
                <w:sz w:val="28"/>
                <w:szCs w:val="28"/>
              </w:rPr>
            </w:pPr>
          </w:p>
        </w:tc>
        <w:tc>
          <w:tcPr>
            <w:tcW w:w="720" w:type="dxa"/>
          </w:tcPr>
          <w:p w14:paraId="7D0D20D3" w14:textId="77777777" w:rsidR="00E31873" w:rsidRPr="00E31873" w:rsidRDefault="00E31873" w:rsidP="00711647">
            <w:pPr>
              <w:jc w:val="center"/>
              <w:rPr>
                <w:rFonts w:ascii="Aptos" w:eastAsia="Aptos" w:hAnsi="Aptos" w:cs="Times New Roman"/>
                <w:b/>
                <w:bCs/>
                <w:sz w:val="28"/>
                <w:szCs w:val="28"/>
              </w:rPr>
            </w:pPr>
          </w:p>
        </w:tc>
        <w:tc>
          <w:tcPr>
            <w:tcW w:w="720" w:type="dxa"/>
          </w:tcPr>
          <w:p w14:paraId="7BB1351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84F7A1E" w14:textId="77777777" w:rsidR="00E31873" w:rsidRPr="00E31873" w:rsidRDefault="00E31873" w:rsidP="00711647">
            <w:pPr>
              <w:jc w:val="center"/>
              <w:rPr>
                <w:rFonts w:ascii="Aptos" w:eastAsia="Aptos" w:hAnsi="Aptos" w:cs="Times New Roman"/>
                <w:b/>
                <w:bCs/>
                <w:sz w:val="28"/>
                <w:szCs w:val="28"/>
              </w:rPr>
            </w:pPr>
          </w:p>
        </w:tc>
        <w:tc>
          <w:tcPr>
            <w:tcW w:w="720" w:type="dxa"/>
          </w:tcPr>
          <w:p w14:paraId="7C0CAFFB" w14:textId="77777777" w:rsidR="00E31873" w:rsidRPr="00E31873" w:rsidRDefault="00E31873" w:rsidP="00711647">
            <w:pPr>
              <w:jc w:val="center"/>
              <w:rPr>
                <w:rFonts w:ascii="Aptos" w:eastAsia="Aptos" w:hAnsi="Aptos" w:cs="Times New Roman"/>
                <w:b/>
                <w:bCs/>
                <w:sz w:val="28"/>
                <w:szCs w:val="28"/>
              </w:rPr>
            </w:pPr>
          </w:p>
        </w:tc>
        <w:tc>
          <w:tcPr>
            <w:tcW w:w="720" w:type="dxa"/>
          </w:tcPr>
          <w:p w14:paraId="0DC81D48" w14:textId="77777777" w:rsidR="00E31873" w:rsidRPr="00E31873" w:rsidRDefault="00E31873" w:rsidP="00711647">
            <w:pPr>
              <w:jc w:val="center"/>
              <w:rPr>
                <w:rFonts w:ascii="Aptos" w:eastAsia="Aptos" w:hAnsi="Aptos" w:cs="Times New Roman"/>
                <w:b/>
                <w:bCs/>
                <w:sz w:val="28"/>
                <w:szCs w:val="28"/>
              </w:rPr>
            </w:pPr>
          </w:p>
        </w:tc>
        <w:tc>
          <w:tcPr>
            <w:tcW w:w="720" w:type="dxa"/>
          </w:tcPr>
          <w:p w14:paraId="5118189D" w14:textId="77777777" w:rsidR="00E31873" w:rsidRPr="00E31873" w:rsidRDefault="00E31873" w:rsidP="00711647">
            <w:pPr>
              <w:jc w:val="center"/>
              <w:rPr>
                <w:rFonts w:ascii="Aptos" w:eastAsia="Aptos" w:hAnsi="Aptos" w:cs="Times New Roman"/>
                <w:b/>
                <w:bCs/>
                <w:sz w:val="28"/>
                <w:szCs w:val="28"/>
              </w:rPr>
            </w:pPr>
          </w:p>
        </w:tc>
      </w:tr>
      <w:tr w:rsidR="00E31873" w:rsidRPr="00E31873" w14:paraId="7D214EC9" w14:textId="77777777" w:rsidTr="006A33D4">
        <w:tc>
          <w:tcPr>
            <w:tcW w:w="2065" w:type="dxa"/>
          </w:tcPr>
          <w:p w14:paraId="3D78A1D4"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MedianIncome</w:t>
            </w:r>
            <w:proofErr w:type="spellEnd"/>
          </w:p>
        </w:tc>
        <w:tc>
          <w:tcPr>
            <w:tcW w:w="720" w:type="dxa"/>
          </w:tcPr>
          <w:p w14:paraId="57E51D6D" w14:textId="77777777" w:rsidR="00E31873" w:rsidRPr="00E31873" w:rsidRDefault="00E31873" w:rsidP="00711647">
            <w:pPr>
              <w:jc w:val="center"/>
              <w:rPr>
                <w:rFonts w:ascii="Aptos" w:eastAsia="Aptos" w:hAnsi="Aptos" w:cs="Times New Roman"/>
                <w:b/>
                <w:bCs/>
                <w:sz w:val="28"/>
                <w:szCs w:val="28"/>
              </w:rPr>
            </w:pPr>
          </w:p>
        </w:tc>
        <w:tc>
          <w:tcPr>
            <w:tcW w:w="720" w:type="dxa"/>
          </w:tcPr>
          <w:p w14:paraId="0BA6CF85" w14:textId="77777777" w:rsidR="00E31873" w:rsidRPr="00E31873" w:rsidRDefault="00E31873" w:rsidP="00711647">
            <w:pPr>
              <w:jc w:val="center"/>
              <w:rPr>
                <w:rFonts w:ascii="Aptos" w:eastAsia="Aptos" w:hAnsi="Aptos" w:cs="Times New Roman"/>
                <w:b/>
                <w:bCs/>
                <w:sz w:val="28"/>
                <w:szCs w:val="28"/>
              </w:rPr>
            </w:pPr>
          </w:p>
        </w:tc>
        <w:tc>
          <w:tcPr>
            <w:tcW w:w="720" w:type="dxa"/>
          </w:tcPr>
          <w:p w14:paraId="1973CA8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0A2D732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CA6D43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77290FC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D4F73D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C1D3AE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3869A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48C77052" w14:textId="77777777" w:rsidR="00E31873" w:rsidRPr="00E31873" w:rsidRDefault="00E31873" w:rsidP="00711647">
            <w:pPr>
              <w:jc w:val="center"/>
              <w:rPr>
                <w:rFonts w:ascii="Aptos" w:eastAsia="Aptos" w:hAnsi="Aptos" w:cs="Times New Roman"/>
                <w:b/>
                <w:bCs/>
                <w:sz w:val="28"/>
                <w:szCs w:val="28"/>
              </w:rPr>
            </w:pPr>
          </w:p>
        </w:tc>
        <w:tc>
          <w:tcPr>
            <w:tcW w:w="720" w:type="dxa"/>
          </w:tcPr>
          <w:p w14:paraId="262CCFF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2032BF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5E94EA4" w14:textId="77777777" w:rsidR="00E31873" w:rsidRPr="00E31873" w:rsidRDefault="00E31873" w:rsidP="00711647">
            <w:pPr>
              <w:jc w:val="center"/>
              <w:rPr>
                <w:rFonts w:ascii="Aptos" w:eastAsia="Aptos" w:hAnsi="Aptos" w:cs="Times New Roman"/>
                <w:b/>
                <w:bCs/>
                <w:sz w:val="28"/>
                <w:szCs w:val="28"/>
              </w:rPr>
            </w:pPr>
          </w:p>
        </w:tc>
        <w:tc>
          <w:tcPr>
            <w:tcW w:w="720" w:type="dxa"/>
          </w:tcPr>
          <w:p w14:paraId="727ACBCE" w14:textId="77777777" w:rsidR="00E31873" w:rsidRPr="00E31873" w:rsidRDefault="00E31873" w:rsidP="00711647">
            <w:pPr>
              <w:jc w:val="center"/>
              <w:rPr>
                <w:rFonts w:ascii="Aptos" w:eastAsia="Aptos" w:hAnsi="Aptos" w:cs="Times New Roman"/>
                <w:b/>
                <w:bCs/>
                <w:sz w:val="28"/>
                <w:szCs w:val="28"/>
              </w:rPr>
            </w:pPr>
          </w:p>
        </w:tc>
        <w:tc>
          <w:tcPr>
            <w:tcW w:w="720" w:type="dxa"/>
          </w:tcPr>
          <w:p w14:paraId="6BE9A30E" w14:textId="77777777" w:rsidR="00E31873" w:rsidRPr="00E31873" w:rsidRDefault="00E31873" w:rsidP="00711647">
            <w:pPr>
              <w:jc w:val="center"/>
              <w:rPr>
                <w:rFonts w:ascii="Aptos" w:eastAsia="Aptos" w:hAnsi="Aptos" w:cs="Times New Roman"/>
                <w:b/>
                <w:bCs/>
                <w:sz w:val="28"/>
                <w:szCs w:val="28"/>
              </w:rPr>
            </w:pPr>
          </w:p>
        </w:tc>
      </w:tr>
      <w:tr w:rsidR="00E31873" w:rsidRPr="00E31873" w14:paraId="66A0BEF2" w14:textId="77777777" w:rsidTr="006A33D4">
        <w:tc>
          <w:tcPr>
            <w:tcW w:w="2065" w:type="dxa"/>
          </w:tcPr>
          <w:p w14:paraId="01D87B38" w14:textId="77777777" w:rsidR="00E31873" w:rsidRPr="00E31873" w:rsidRDefault="00E31873" w:rsidP="00711647">
            <w:pPr>
              <w:rPr>
                <w:rFonts w:ascii="Aptos" w:eastAsia="Aptos" w:hAnsi="Aptos" w:cs="Times New Roman"/>
              </w:rPr>
            </w:pPr>
            <w:r w:rsidRPr="00E31873">
              <w:rPr>
                <w:rFonts w:ascii="Aptos" w:eastAsia="Aptos" w:hAnsi="Aptos" w:cs="Times New Roman"/>
              </w:rPr>
              <w:t>Top10%Income</w:t>
            </w:r>
          </w:p>
        </w:tc>
        <w:tc>
          <w:tcPr>
            <w:tcW w:w="720" w:type="dxa"/>
          </w:tcPr>
          <w:p w14:paraId="68FBD31B" w14:textId="77777777" w:rsidR="00E31873" w:rsidRPr="00E31873" w:rsidRDefault="00E31873" w:rsidP="00711647">
            <w:pPr>
              <w:jc w:val="center"/>
              <w:rPr>
                <w:rFonts w:ascii="Aptos" w:eastAsia="Aptos" w:hAnsi="Aptos" w:cs="Times New Roman"/>
                <w:b/>
                <w:bCs/>
                <w:sz w:val="28"/>
                <w:szCs w:val="28"/>
              </w:rPr>
            </w:pPr>
          </w:p>
        </w:tc>
        <w:tc>
          <w:tcPr>
            <w:tcW w:w="720" w:type="dxa"/>
          </w:tcPr>
          <w:p w14:paraId="1FDEA2C2" w14:textId="77777777" w:rsidR="00E31873" w:rsidRPr="00E31873" w:rsidRDefault="00E31873" w:rsidP="00711647">
            <w:pPr>
              <w:jc w:val="center"/>
              <w:rPr>
                <w:rFonts w:ascii="Aptos" w:eastAsia="Aptos" w:hAnsi="Aptos" w:cs="Times New Roman"/>
                <w:b/>
                <w:bCs/>
                <w:sz w:val="28"/>
                <w:szCs w:val="28"/>
              </w:rPr>
            </w:pPr>
          </w:p>
        </w:tc>
        <w:tc>
          <w:tcPr>
            <w:tcW w:w="720" w:type="dxa"/>
          </w:tcPr>
          <w:p w14:paraId="3B169ED4" w14:textId="77777777" w:rsidR="00E31873" w:rsidRPr="00E31873" w:rsidRDefault="00E31873" w:rsidP="00711647">
            <w:pPr>
              <w:jc w:val="center"/>
              <w:rPr>
                <w:rFonts w:ascii="Aptos" w:eastAsia="Aptos" w:hAnsi="Aptos" w:cs="Times New Roman"/>
                <w:b/>
                <w:bCs/>
                <w:sz w:val="28"/>
                <w:szCs w:val="28"/>
              </w:rPr>
            </w:pPr>
          </w:p>
        </w:tc>
        <w:tc>
          <w:tcPr>
            <w:tcW w:w="720" w:type="dxa"/>
          </w:tcPr>
          <w:p w14:paraId="6DD80740" w14:textId="77777777" w:rsidR="00E31873" w:rsidRPr="00E31873" w:rsidRDefault="00E31873" w:rsidP="00711647">
            <w:pPr>
              <w:jc w:val="center"/>
              <w:rPr>
                <w:rFonts w:ascii="Aptos" w:eastAsia="Aptos" w:hAnsi="Aptos" w:cs="Times New Roman"/>
                <w:b/>
                <w:bCs/>
                <w:sz w:val="28"/>
                <w:szCs w:val="28"/>
              </w:rPr>
            </w:pPr>
          </w:p>
        </w:tc>
        <w:tc>
          <w:tcPr>
            <w:tcW w:w="720" w:type="dxa"/>
          </w:tcPr>
          <w:p w14:paraId="139B131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F384879" w14:textId="77777777" w:rsidR="00E31873" w:rsidRPr="00E31873" w:rsidRDefault="00E31873" w:rsidP="00711647">
            <w:pPr>
              <w:jc w:val="center"/>
              <w:rPr>
                <w:rFonts w:ascii="Aptos" w:eastAsia="Aptos" w:hAnsi="Aptos" w:cs="Times New Roman"/>
                <w:b/>
                <w:bCs/>
                <w:sz w:val="28"/>
                <w:szCs w:val="28"/>
              </w:rPr>
            </w:pPr>
          </w:p>
        </w:tc>
        <w:tc>
          <w:tcPr>
            <w:tcW w:w="720" w:type="dxa"/>
          </w:tcPr>
          <w:p w14:paraId="6D41321B" w14:textId="77777777" w:rsidR="00E31873" w:rsidRPr="00E31873" w:rsidRDefault="00E31873" w:rsidP="00711647">
            <w:pPr>
              <w:jc w:val="center"/>
              <w:rPr>
                <w:rFonts w:ascii="Aptos" w:eastAsia="Aptos" w:hAnsi="Aptos" w:cs="Times New Roman"/>
                <w:b/>
                <w:bCs/>
                <w:sz w:val="28"/>
                <w:szCs w:val="28"/>
              </w:rPr>
            </w:pPr>
          </w:p>
        </w:tc>
        <w:tc>
          <w:tcPr>
            <w:tcW w:w="720" w:type="dxa"/>
          </w:tcPr>
          <w:p w14:paraId="792C2214" w14:textId="77777777" w:rsidR="00E31873" w:rsidRPr="00E31873" w:rsidRDefault="00E31873" w:rsidP="00711647">
            <w:pPr>
              <w:jc w:val="center"/>
              <w:rPr>
                <w:rFonts w:ascii="Aptos" w:eastAsia="Aptos" w:hAnsi="Aptos" w:cs="Times New Roman"/>
                <w:b/>
                <w:bCs/>
                <w:sz w:val="28"/>
                <w:szCs w:val="28"/>
              </w:rPr>
            </w:pPr>
          </w:p>
        </w:tc>
        <w:tc>
          <w:tcPr>
            <w:tcW w:w="720" w:type="dxa"/>
          </w:tcPr>
          <w:p w14:paraId="2D24453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6381054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7B3957B" w14:textId="77777777" w:rsidR="00E31873" w:rsidRPr="00E31873" w:rsidRDefault="00E31873" w:rsidP="00711647">
            <w:pPr>
              <w:jc w:val="center"/>
              <w:rPr>
                <w:rFonts w:ascii="Aptos" w:eastAsia="Aptos" w:hAnsi="Aptos" w:cs="Times New Roman"/>
                <w:b/>
                <w:bCs/>
                <w:sz w:val="28"/>
                <w:szCs w:val="28"/>
              </w:rPr>
            </w:pPr>
          </w:p>
        </w:tc>
        <w:tc>
          <w:tcPr>
            <w:tcW w:w="720" w:type="dxa"/>
          </w:tcPr>
          <w:p w14:paraId="6F7A8E16" w14:textId="77777777" w:rsidR="00E31873" w:rsidRPr="00E31873" w:rsidRDefault="00E31873" w:rsidP="00711647">
            <w:pPr>
              <w:jc w:val="center"/>
              <w:rPr>
                <w:rFonts w:ascii="Aptos" w:eastAsia="Aptos" w:hAnsi="Aptos" w:cs="Times New Roman"/>
                <w:b/>
                <w:bCs/>
                <w:sz w:val="28"/>
                <w:szCs w:val="28"/>
              </w:rPr>
            </w:pPr>
          </w:p>
        </w:tc>
        <w:tc>
          <w:tcPr>
            <w:tcW w:w="720" w:type="dxa"/>
          </w:tcPr>
          <w:p w14:paraId="4BA9CC3D" w14:textId="77777777" w:rsidR="00E31873" w:rsidRPr="00E31873" w:rsidRDefault="00E31873" w:rsidP="00711647">
            <w:pPr>
              <w:jc w:val="center"/>
              <w:rPr>
                <w:rFonts w:ascii="Aptos" w:eastAsia="Aptos" w:hAnsi="Aptos" w:cs="Times New Roman"/>
                <w:b/>
                <w:bCs/>
                <w:sz w:val="28"/>
                <w:szCs w:val="28"/>
              </w:rPr>
            </w:pPr>
          </w:p>
        </w:tc>
        <w:tc>
          <w:tcPr>
            <w:tcW w:w="720" w:type="dxa"/>
          </w:tcPr>
          <w:p w14:paraId="4C0D2FE1" w14:textId="77777777" w:rsidR="00E31873" w:rsidRPr="00E31873" w:rsidRDefault="00E31873" w:rsidP="00711647">
            <w:pPr>
              <w:jc w:val="center"/>
              <w:rPr>
                <w:rFonts w:ascii="Aptos" w:eastAsia="Aptos" w:hAnsi="Aptos" w:cs="Times New Roman"/>
                <w:b/>
                <w:bCs/>
                <w:sz w:val="28"/>
                <w:szCs w:val="28"/>
              </w:rPr>
            </w:pPr>
          </w:p>
        </w:tc>
        <w:tc>
          <w:tcPr>
            <w:tcW w:w="720" w:type="dxa"/>
          </w:tcPr>
          <w:p w14:paraId="30F29DE9" w14:textId="77777777" w:rsidR="00E31873" w:rsidRPr="00E31873" w:rsidRDefault="00E31873" w:rsidP="00711647">
            <w:pPr>
              <w:jc w:val="center"/>
              <w:rPr>
                <w:rFonts w:ascii="Aptos" w:eastAsia="Aptos" w:hAnsi="Aptos" w:cs="Times New Roman"/>
                <w:b/>
                <w:bCs/>
                <w:sz w:val="28"/>
                <w:szCs w:val="28"/>
              </w:rPr>
            </w:pPr>
          </w:p>
        </w:tc>
      </w:tr>
      <w:tr w:rsidR="00E31873" w:rsidRPr="00E31873" w14:paraId="4BF23072" w14:textId="77777777" w:rsidTr="006A33D4">
        <w:tc>
          <w:tcPr>
            <w:tcW w:w="12865" w:type="dxa"/>
            <w:gridSpan w:val="16"/>
          </w:tcPr>
          <w:p w14:paraId="3FCA38C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Market</w:t>
            </w:r>
          </w:p>
        </w:tc>
      </w:tr>
      <w:tr w:rsidR="00E31873" w:rsidRPr="00E31873" w14:paraId="60352F15" w14:textId="77777777" w:rsidTr="006A33D4">
        <w:tc>
          <w:tcPr>
            <w:tcW w:w="2065" w:type="dxa"/>
          </w:tcPr>
          <w:p w14:paraId="253957B0"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LeaseIndex</w:t>
            </w:r>
            <w:proofErr w:type="spellEnd"/>
          </w:p>
        </w:tc>
        <w:tc>
          <w:tcPr>
            <w:tcW w:w="720" w:type="dxa"/>
            <w:shd w:val="clear" w:color="auto" w:fill="auto"/>
          </w:tcPr>
          <w:p w14:paraId="23E5BF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3FEA8CF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242E3B6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CA941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24427AA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256755F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085AD38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F70D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783C36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4EBF1E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0AAB05B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E0690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3CDD7F6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86C71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133E8306" w14:textId="77777777" w:rsidR="00E31873" w:rsidRPr="00E31873" w:rsidRDefault="00E31873" w:rsidP="00711647">
            <w:pPr>
              <w:jc w:val="center"/>
              <w:rPr>
                <w:rFonts w:ascii="Aptos" w:eastAsia="Aptos" w:hAnsi="Aptos" w:cs="Times New Roman"/>
                <w:b/>
                <w:bCs/>
                <w:sz w:val="28"/>
                <w:szCs w:val="28"/>
              </w:rPr>
            </w:pPr>
          </w:p>
        </w:tc>
      </w:tr>
      <w:tr w:rsidR="00E31873" w:rsidRPr="00E31873" w14:paraId="5288EC68" w14:textId="77777777" w:rsidTr="006A33D4">
        <w:tc>
          <w:tcPr>
            <w:tcW w:w="2065" w:type="dxa"/>
          </w:tcPr>
          <w:p w14:paraId="735C116B"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CollegeDeg</w:t>
            </w:r>
            <w:proofErr w:type="spellEnd"/>
          </w:p>
        </w:tc>
        <w:tc>
          <w:tcPr>
            <w:tcW w:w="720" w:type="dxa"/>
          </w:tcPr>
          <w:p w14:paraId="2E15191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A6FDA9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022F5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821E3A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7274526" w14:textId="77777777" w:rsidR="00E31873" w:rsidRPr="00E31873" w:rsidRDefault="00E31873" w:rsidP="00711647">
            <w:pPr>
              <w:jc w:val="center"/>
              <w:rPr>
                <w:rFonts w:ascii="Aptos" w:eastAsia="Aptos" w:hAnsi="Aptos" w:cs="Times New Roman"/>
                <w:b/>
                <w:bCs/>
                <w:sz w:val="28"/>
                <w:szCs w:val="28"/>
              </w:rPr>
            </w:pPr>
          </w:p>
        </w:tc>
        <w:tc>
          <w:tcPr>
            <w:tcW w:w="720" w:type="dxa"/>
          </w:tcPr>
          <w:p w14:paraId="1894A796" w14:textId="77777777" w:rsidR="00E31873" w:rsidRPr="00E31873" w:rsidRDefault="00E31873" w:rsidP="00711647">
            <w:pPr>
              <w:jc w:val="center"/>
              <w:rPr>
                <w:rFonts w:ascii="Aptos" w:eastAsia="Aptos" w:hAnsi="Aptos" w:cs="Times New Roman"/>
                <w:b/>
                <w:bCs/>
                <w:sz w:val="28"/>
                <w:szCs w:val="28"/>
              </w:rPr>
            </w:pPr>
          </w:p>
        </w:tc>
        <w:tc>
          <w:tcPr>
            <w:tcW w:w="720" w:type="dxa"/>
          </w:tcPr>
          <w:p w14:paraId="19EDE4B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566CBF7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24F9F0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3896848" w14:textId="77777777" w:rsidR="00E31873" w:rsidRPr="00E31873" w:rsidRDefault="00E31873" w:rsidP="00711647">
            <w:pPr>
              <w:jc w:val="center"/>
              <w:rPr>
                <w:rFonts w:ascii="Aptos" w:eastAsia="Aptos" w:hAnsi="Aptos" w:cs="Times New Roman"/>
                <w:b/>
                <w:bCs/>
                <w:sz w:val="28"/>
                <w:szCs w:val="28"/>
              </w:rPr>
            </w:pPr>
          </w:p>
        </w:tc>
        <w:tc>
          <w:tcPr>
            <w:tcW w:w="720" w:type="dxa"/>
          </w:tcPr>
          <w:p w14:paraId="69724E19" w14:textId="77777777" w:rsidR="00E31873" w:rsidRPr="00E31873" w:rsidRDefault="00E31873" w:rsidP="00711647">
            <w:pPr>
              <w:jc w:val="center"/>
              <w:rPr>
                <w:rFonts w:ascii="Aptos" w:eastAsia="Aptos" w:hAnsi="Aptos" w:cs="Times New Roman"/>
                <w:b/>
                <w:bCs/>
                <w:sz w:val="28"/>
                <w:szCs w:val="28"/>
              </w:rPr>
            </w:pPr>
          </w:p>
        </w:tc>
        <w:tc>
          <w:tcPr>
            <w:tcW w:w="720" w:type="dxa"/>
          </w:tcPr>
          <w:p w14:paraId="612AFAE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48E890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1D048EA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E266A7" w14:textId="77777777" w:rsidR="00E31873" w:rsidRPr="00E31873" w:rsidRDefault="00E31873" w:rsidP="00711647">
            <w:pPr>
              <w:jc w:val="center"/>
              <w:rPr>
                <w:rFonts w:ascii="Aptos" w:eastAsia="Aptos" w:hAnsi="Aptos" w:cs="Times New Roman"/>
                <w:b/>
                <w:bCs/>
                <w:sz w:val="28"/>
                <w:szCs w:val="28"/>
              </w:rPr>
            </w:pPr>
          </w:p>
        </w:tc>
      </w:tr>
      <w:tr w:rsidR="00E31873" w:rsidRPr="00E31873" w14:paraId="37E52544" w14:textId="77777777" w:rsidTr="006A33D4">
        <w:tc>
          <w:tcPr>
            <w:tcW w:w="2065" w:type="dxa"/>
          </w:tcPr>
          <w:p w14:paraId="69E24684"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NoDegree</w:t>
            </w:r>
            <w:proofErr w:type="spellEnd"/>
          </w:p>
        </w:tc>
        <w:tc>
          <w:tcPr>
            <w:tcW w:w="720" w:type="dxa"/>
          </w:tcPr>
          <w:p w14:paraId="28B83602" w14:textId="77777777" w:rsidR="00E31873" w:rsidRPr="00E31873" w:rsidRDefault="00E31873" w:rsidP="00711647">
            <w:pPr>
              <w:jc w:val="center"/>
              <w:rPr>
                <w:rFonts w:ascii="Aptos" w:eastAsia="Aptos" w:hAnsi="Aptos" w:cs="Times New Roman"/>
                <w:b/>
                <w:bCs/>
                <w:sz w:val="28"/>
                <w:szCs w:val="28"/>
              </w:rPr>
            </w:pPr>
          </w:p>
        </w:tc>
        <w:tc>
          <w:tcPr>
            <w:tcW w:w="720" w:type="dxa"/>
          </w:tcPr>
          <w:p w14:paraId="3DFCAE76" w14:textId="77777777" w:rsidR="00E31873" w:rsidRPr="00E31873" w:rsidRDefault="00E31873" w:rsidP="00711647">
            <w:pPr>
              <w:jc w:val="center"/>
              <w:rPr>
                <w:rFonts w:ascii="Aptos" w:eastAsia="Aptos" w:hAnsi="Aptos" w:cs="Times New Roman"/>
                <w:b/>
                <w:bCs/>
                <w:sz w:val="28"/>
                <w:szCs w:val="28"/>
              </w:rPr>
            </w:pPr>
          </w:p>
        </w:tc>
        <w:tc>
          <w:tcPr>
            <w:tcW w:w="720" w:type="dxa"/>
          </w:tcPr>
          <w:p w14:paraId="21BDC680" w14:textId="77777777" w:rsidR="00E31873" w:rsidRPr="00E31873" w:rsidRDefault="00E31873" w:rsidP="00711647">
            <w:pPr>
              <w:jc w:val="center"/>
              <w:rPr>
                <w:rFonts w:ascii="Aptos" w:eastAsia="Aptos" w:hAnsi="Aptos" w:cs="Times New Roman"/>
                <w:b/>
                <w:bCs/>
                <w:sz w:val="28"/>
                <w:szCs w:val="28"/>
              </w:rPr>
            </w:pPr>
          </w:p>
        </w:tc>
        <w:tc>
          <w:tcPr>
            <w:tcW w:w="720" w:type="dxa"/>
          </w:tcPr>
          <w:p w14:paraId="0874E9FB" w14:textId="77777777" w:rsidR="00E31873" w:rsidRPr="00E31873" w:rsidRDefault="00E31873" w:rsidP="00711647">
            <w:pPr>
              <w:jc w:val="center"/>
              <w:rPr>
                <w:rFonts w:ascii="Aptos" w:eastAsia="Aptos" w:hAnsi="Aptos" w:cs="Times New Roman"/>
                <w:b/>
                <w:bCs/>
                <w:sz w:val="28"/>
                <w:szCs w:val="28"/>
              </w:rPr>
            </w:pPr>
          </w:p>
        </w:tc>
        <w:tc>
          <w:tcPr>
            <w:tcW w:w="720" w:type="dxa"/>
          </w:tcPr>
          <w:p w14:paraId="0840EE9F" w14:textId="77777777" w:rsidR="00E31873" w:rsidRPr="00E31873" w:rsidRDefault="00E31873" w:rsidP="00711647">
            <w:pPr>
              <w:jc w:val="center"/>
              <w:rPr>
                <w:rFonts w:ascii="Aptos" w:eastAsia="Aptos" w:hAnsi="Aptos" w:cs="Times New Roman"/>
                <w:b/>
                <w:bCs/>
                <w:sz w:val="28"/>
                <w:szCs w:val="28"/>
              </w:rPr>
            </w:pPr>
          </w:p>
        </w:tc>
        <w:tc>
          <w:tcPr>
            <w:tcW w:w="720" w:type="dxa"/>
          </w:tcPr>
          <w:p w14:paraId="3E0EF239" w14:textId="77777777" w:rsidR="00E31873" w:rsidRPr="00E31873" w:rsidRDefault="00E31873" w:rsidP="00711647">
            <w:pPr>
              <w:jc w:val="center"/>
              <w:rPr>
                <w:rFonts w:ascii="Aptos" w:eastAsia="Aptos" w:hAnsi="Aptos" w:cs="Times New Roman"/>
                <w:b/>
                <w:bCs/>
                <w:sz w:val="28"/>
                <w:szCs w:val="28"/>
              </w:rPr>
            </w:pPr>
          </w:p>
        </w:tc>
        <w:tc>
          <w:tcPr>
            <w:tcW w:w="720" w:type="dxa"/>
          </w:tcPr>
          <w:p w14:paraId="5E6F51D7" w14:textId="77777777" w:rsidR="00E31873" w:rsidRPr="00E31873" w:rsidRDefault="00E31873" w:rsidP="00711647">
            <w:pPr>
              <w:jc w:val="center"/>
              <w:rPr>
                <w:rFonts w:ascii="Aptos" w:eastAsia="Aptos" w:hAnsi="Aptos" w:cs="Times New Roman"/>
                <w:b/>
                <w:bCs/>
                <w:sz w:val="28"/>
                <w:szCs w:val="28"/>
              </w:rPr>
            </w:pPr>
          </w:p>
        </w:tc>
        <w:tc>
          <w:tcPr>
            <w:tcW w:w="720" w:type="dxa"/>
          </w:tcPr>
          <w:p w14:paraId="6FA39CD7" w14:textId="77777777" w:rsidR="00E31873" w:rsidRPr="00E31873" w:rsidRDefault="00E31873" w:rsidP="00711647">
            <w:pPr>
              <w:jc w:val="center"/>
              <w:rPr>
                <w:rFonts w:ascii="Aptos" w:eastAsia="Aptos" w:hAnsi="Aptos" w:cs="Times New Roman"/>
                <w:b/>
                <w:bCs/>
                <w:sz w:val="28"/>
                <w:szCs w:val="28"/>
              </w:rPr>
            </w:pPr>
          </w:p>
        </w:tc>
        <w:tc>
          <w:tcPr>
            <w:tcW w:w="720" w:type="dxa"/>
          </w:tcPr>
          <w:p w14:paraId="72C4C7F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0238ED56" w14:textId="77777777" w:rsidR="00E31873" w:rsidRPr="00E31873" w:rsidRDefault="00E31873" w:rsidP="00711647">
            <w:pPr>
              <w:jc w:val="center"/>
              <w:rPr>
                <w:rFonts w:ascii="Aptos" w:eastAsia="Aptos" w:hAnsi="Aptos" w:cs="Times New Roman"/>
                <w:b/>
                <w:bCs/>
                <w:sz w:val="28"/>
                <w:szCs w:val="28"/>
              </w:rPr>
            </w:pPr>
          </w:p>
        </w:tc>
        <w:tc>
          <w:tcPr>
            <w:tcW w:w="720" w:type="dxa"/>
          </w:tcPr>
          <w:p w14:paraId="5CF5A72D" w14:textId="77777777" w:rsidR="00E31873" w:rsidRPr="00E31873" w:rsidRDefault="00E31873" w:rsidP="00711647">
            <w:pPr>
              <w:jc w:val="center"/>
              <w:rPr>
                <w:rFonts w:ascii="Aptos" w:eastAsia="Aptos" w:hAnsi="Aptos" w:cs="Times New Roman"/>
                <w:b/>
                <w:bCs/>
                <w:sz w:val="28"/>
                <w:szCs w:val="28"/>
              </w:rPr>
            </w:pPr>
          </w:p>
        </w:tc>
        <w:tc>
          <w:tcPr>
            <w:tcW w:w="720" w:type="dxa"/>
          </w:tcPr>
          <w:p w14:paraId="571B4643" w14:textId="77777777" w:rsidR="00E31873" w:rsidRPr="00E31873" w:rsidRDefault="00E31873" w:rsidP="00711647">
            <w:pPr>
              <w:jc w:val="center"/>
              <w:rPr>
                <w:rFonts w:ascii="Aptos" w:eastAsia="Aptos" w:hAnsi="Aptos" w:cs="Times New Roman"/>
                <w:b/>
                <w:bCs/>
                <w:sz w:val="28"/>
                <w:szCs w:val="28"/>
              </w:rPr>
            </w:pPr>
          </w:p>
        </w:tc>
        <w:tc>
          <w:tcPr>
            <w:tcW w:w="720" w:type="dxa"/>
          </w:tcPr>
          <w:p w14:paraId="4C634BCF" w14:textId="77777777" w:rsidR="00E31873" w:rsidRPr="00E31873" w:rsidRDefault="00E31873" w:rsidP="00711647">
            <w:pPr>
              <w:jc w:val="center"/>
              <w:rPr>
                <w:rFonts w:ascii="Aptos" w:eastAsia="Aptos" w:hAnsi="Aptos" w:cs="Times New Roman"/>
                <w:b/>
                <w:bCs/>
                <w:sz w:val="28"/>
                <w:szCs w:val="28"/>
              </w:rPr>
            </w:pPr>
          </w:p>
        </w:tc>
        <w:tc>
          <w:tcPr>
            <w:tcW w:w="720" w:type="dxa"/>
          </w:tcPr>
          <w:p w14:paraId="18602B61" w14:textId="77777777" w:rsidR="00E31873" w:rsidRPr="00E31873" w:rsidRDefault="00E31873" w:rsidP="00711647">
            <w:pPr>
              <w:jc w:val="center"/>
              <w:rPr>
                <w:rFonts w:ascii="Aptos" w:eastAsia="Aptos" w:hAnsi="Aptos" w:cs="Times New Roman"/>
                <w:b/>
                <w:bCs/>
                <w:sz w:val="28"/>
                <w:szCs w:val="28"/>
              </w:rPr>
            </w:pPr>
          </w:p>
        </w:tc>
        <w:tc>
          <w:tcPr>
            <w:tcW w:w="720" w:type="dxa"/>
          </w:tcPr>
          <w:p w14:paraId="3C6CE049" w14:textId="77777777" w:rsidR="00E31873" w:rsidRPr="00E31873" w:rsidRDefault="00E31873" w:rsidP="00711647">
            <w:pPr>
              <w:jc w:val="center"/>
              <w:rPr>
                <w:rFonts w:ascii="Aptos" w:eastAsia="Aptos" w:hAnsi="Aptos" w:cs="Times New Roman"/>
                <w:b/>
                <w:bCs/>
                <w:sz w:val="28"/>
                <w:szCs w:val="28"/>
              </w:rPr>
            </w:pPr>
          </w:p>
        </w:tc>
      </w:tr>
      <w:tr w:rsidR="00E31873" w:rsidRPr="00E31873" w14:paraId="04F89A8C" w14:textId="77777777" w:rsidTr="006A33D4">
        <w:tc>
          <w:tcPr>
            <w:tcW w:w="12865" w:type="dxa"/>
            <w:gridSpan w:val="16"/>
          </w:tcPr>
          <w:p w14:paraId="6CD365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Wear &amp; Tear</w:t>
            </w:r>
          </w:p>
        </w:tc>
      </w:tr>
      <w:tr w:rsidR="00E31873" w:rsidRPr="00E31873" w14:paraId="7EFD9D4B" w14:textId="77777777" w:rsidTr="006A33D4">
        <w:tc>
          <w:tcPr>
            <w:tcW w:w="2065" w:type="dxa"/>
          </w:tcPr>
          <w:p w14:paraId="504DA1AF"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TrafficCongest</w:t>
            </w:r>
            <w:proofErr w:type="spellEnd"/>
          </w:p>
        </w:tc>
        <w:tc>
          <w:tcPr>
            <w:tcW w:w="720" w:type="dxa"/>
          </w:tcPr>
          <w:p w14:paraId="4D409296" w14:textId="77777777" w:rsidR="00E31873" w:rsidRPr="00E31873" w:rsidRDefault="00E31873" w:rsidP="00711647">
            <w:pPr>
              <w:jc w:val="center"/>
              <w:rPr>
                <w:rFonts w:ascii="Aptos" w:eastAsia="Aptos" w:hAnsi="Aptos" w:cs="Times New Roman"/>
                <w:b/>
                <w:bCs/>
                <w:sz w:val="28"/>
                <w:szCs w:val="28"/>
              </w:rPr>
            </w:pPr>
          </w:p>
        </w:tc>
        <w:tc>
          <w:tcPr>
            <w:tcW w:w="720" w:type="dxa"/>
          </w:tcPr>
          <w:p w14:paraId="4144606E" w14:textId="77777777" w:rsidR="00E31873" w:rsidRPr="00E31873" w:rsidRDefault="00E31873" w:rsidP="00711647">
            <w:pPr>
              <w:jc w:val="center"/>
              <w:rPr>
                <w:rFonts w:ascii="Aptos" w:eastAsia="Aptos" w:hAnsi="Aptos" w:cs="Times New Roman"/>
                <w:b/>
                <w:bCs/>
                <w:sz w:val="28"/>
                <w:szCs w:val="28"/>
              </w:rPr>
            </w:pPr>
          </w:p>
        </w:tc>
        <w:tc>
          <w:tcPr>
            <w:tcW w:w="720" w:type="dxa"/>
          </w:tcPr>
          <w:p w14:paraId="773430ED" w14:textId="77777777" w:rsidR="00E31873" w:rsidRPr="00E31873" w:rsidRDefault="00E31873" w:rsidP="00711647">
            <w:pPr>
              <w:jc w:val="center"/>
              <w:rPr>
                <w:rFonts w:ascii="Aptos" w:eastAsia="Aptos" w:hAnsi="Aptos" w:cs="Times New Roman"/>
                <w:b/>
                <w:bCs/>
                <w:sz w:val="28"/>
                <w:szCs w:val="28"/>
              </w:rPr>
            </w:pPr>
          </w:p>
        </w:tc>
        <w:tc>
          <w:tcPr>
            <w:tcW w:w="720" w:type="dxa"/>
          </w:tcPr>
          <w:p w14:paraId="2845F38D"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1E9D4104" w14:textId="77777777" w:rsidR="00E31873" w:rsidRPr="00E31873" w:rsidRDefault="00E31873" w:rsidP="00711647">
            <w:pPr>
              <w:jc w:val="center"/>
              <w:rPr>
                <w:rFonts w:ascii="Aptos" w:eastAsia="Aptos" w:hAnsi="Aptos" w:cs="Times New Roman"/>
                <w:b/>
                <w:bCs/>
                <w:sz w:val="28"/>
                <w:szCs w:val="28"/>
              </w:rPr>
            </w:pPr>
          </w:p>
        </w:tc>
        <w:tc>
          <w:tcPr>
            <w:tcW w:w="720" w:type="dxa"/>
          </w:tcPr>
          <w:p w14:paraId="11D3F34C" w14:textId="77777777" w:rsidR="00E31873" w:rsidRPr="00E31873" w:rsidRDefault="00E31873" w:rsidP="00711647">
            <w:pPr>
              <w:jc w:val="center"/>
              <w:rPr>
                <w:rFonts w:ascii="Aptos" w:eastAsia="Aptos" w:hAnsi="Aptos" w:cs="Times New Roman"/>
                <w:b/>
                <w:bCs/>
                <w:sz w:val="28"/>
                <w:szCs w:val="28"/>
              </w:rPr>
            </w:pPr>
          </w:p>
        </w:tc>
        <w:tc>
          <w:tcPr>
            <w:tcW w:w="720" w:type="dxa"/>
          </w:tcPr>
          <w:p w14:paraId="0B2970F8" w14:textId="77777777" w:rsidR="00E31873" w:rsidRPr="00E31873" w:rsidRDefault="00E31873" w:rsidP="00711647">
            <w:pPr>
              <w:jc w:val="center"/>
              <w:rPr>
                <w:rFonts w:ascii="Aptos" w:eastAsia="Aptos" w:hAnsi="Aptos" w:cs="Times New Roman"/>
                <w:b/>
                <w:bCs/>
                <w:sz w:val="28"/>
                <w:szCs w:val="28"/>
              </w:rPr>
            </w:pPr>
          </w:p>
        </w:tc>
        <w:tc>
          <w:tcPr>
            <w:tcW w:w="720" w:type="dxa"/>
          </w:tcPr>
          <w:p w14:paraId="4FDFA313" w14:textId="77777777" w:rsidR="00E31873" w:rsidRPr="00E31873" w:rsidRDefault="00E31873" w:rsidP="00711647">
            <w:pPr>
              <w:jc w:val="center"/>
              <w:rPr>
                <w:rFonts w:ascii="Aptos" w:eastAsia="Aptos" w:hAnsi="Aptos" w:cs="Times New Roman"/>
                <w:b/>
                <w:bCs/>
                <w:sz w:val="28"/>
                <w:szCs w:val="28"/>
              </w:rPr>
            </w:pPr>
          </w:p>
        </w:tc>
        <w:tc>
          <w:tcPr>
            <w:tcW w:w="720" w:type="dxa"/>
          </w:tcPr>
          <w:p w14:paraId="517FE69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32BE3521" w14:textId="77777777" w:rsidR="00E31873" w:rsidRPr="00E31873" w:rsidRDefault="00E31873" w:rsidP="00711647">
            <w:pPr>
              <w:jc w:val="center"/>
              <w:rPr>
                <w:rFonts w:ascii="Aptos" w:eastAsia="Aptos" w:hAnsi="Aptos" w:cs="Times New Roman"/>
                <w:b/>
                <w:bCs/>
                <w:sz w:val="28"/>
                <w:szCs w:val="28"/>
              </w:rPr>
            </w:pPr>
          </w:p>
        </w:tc>
        <w:tc>
          <w:tcPr>
            <w:tcW w:w="720" w:type="dxa"/>
          </w:tcPr>
          <w:p w14:paraId="4608F9A5" w14:textId="77777777" w:rsidR="00E31873" w:rsidRPr="00E31873" w:rsidRDefault="00E31873" w:rsidP="00711647">
            <w:pPr>
              <w:jc w:val="center"/>
              <w:rPr>
                <w:rFonts w:ascii="Aptos" w:eastAsia="Aptos" w:hAnsi="Aptos" w:cs="Times New Roman"/>
                <w:b/>
                <w:bCs/>
                <w:sz w:val="28"/>
                <w:szCs w:val="28"/>
              </w:rPr>
            </w:pPr>
          </w:p>
        </w:tc>
        <w:tc>
          <w:tcPr>
            <w:tcW w:w="720" w:type="dxa"/>
          </w:tcPr>
          <w:p w14:paraId="615E13C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12A3F5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7CCBE7D4" w14:textId="77777777" w:rsidR="00E31873" w:rsidRPr="00E31873" w:rsidRDefault="00E31873" w:rsidP="00711647">
            <w:pPr>
              <w:jc w:val="center"/>
              <w:rPr>
                <w:rFonts w:ascii="Aptos" w:eastAsia="Aptos" w:hAnsi="Aptos" w:cs="Times New Roman"/>
                <w:b/>
                <w:bCs/>
                <w:sz w:val="28"/>
                <w:szCs w:val="28"/>
              </w:rPr>
            </w:pPr>
          </w:p>
        </w:tc>
        <w:tc>
          <w:tcPr>
            <w:tcW w:w="720" w:type="dxa"/>
          </w:tcPr>
          <w:p w14:paraId="3589B550" w14:textId="77777777" w:rsidR="00E31873" w:rsidRPr="00E31873" w:rsidRDefault="00E31873" w:rsidP="00711647">
            <w:pPr>
              <w:jc w:val="center"/>
              <w:rPr>
                <w:rFonts w:ascii="Aptos" w:eastAsia="Aptos" w:hAnsi="Aptos" w:cs="Times New Roman"/>
                <w:b/>
                <w:bCs/>
                <w:sz w:val="28"/>
                <w:szCs w:val="28"/>
              </w:rPr>
            </w:pPr>
          </w:p>
        </w:tc>
      </w:tr>
      <w:tr w:rsidR="00E31873" w:rsidRPr="00E31873" w14:paraId="4E242DC7" w14:textId="77777777" w:rsidTr="006A33D4">
        <w:tc>
          <w:tcPr>
            <w:tcW w:w="2065" w:type="dxa"/>
          </w:tcPr>
          <w:p w14:paraId="6288414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FatalityRate</w:t>
            </w:r>
            <w:proofErr w:type="spellEnd"/>
          </w:p>
        </w:tc>
        <w:tc>
          <w:tcPr>
            <w:tcW w:w="720" w:type="dxa"/>
          </w:tcPr>
          <w:p w14:paraId="203D2486" w14:textId="77777777" w:rsidR="00E31873" w:rsidRPr="00E31873" w:rsidRDefault="00E31873" w:rsidP="00711647">
            <w:pPr>
              <w:jc w:val="center"/>
              <w:rPr>
                <w:rFonts w:ascii="Aptos" w:eastAsia="Aptos" w:hAnsi="Aptos" w:cs="Times New Roman"/>
                <w:b/>
                <w:bCs/>
                <w:sz w:val="28"/>
                <w:szCs w:val="28"/>
              </w:rPr>
            </w:pPr>
          </w:p>
        </w:tc>
        <w:tc>
          <w:tcPr>
            <w:tcW w:w="720" w:type="dxa"/>
          </w:tcPr>
          <w:p w14:paraId="64AEF973" w14:textId="77777777" w:rsidR="00E31873" w:rsidRPr="00E31873" w:rsidRDefault="00E31873" w:rsidP="00711647">
            <w:pPr>
              <w:jc w:val="center"/>
              <w:rPr>
                <w:rFonts w:ascii="Aptos" w:eastAsia="Aptos" w:hAnsi="Aptos" w:cs="Times New Roman"/>
                <w:b/>
                <w:bCs/>
                <w:sz w:val="28"/>
                <w:szCs w:val="28"/>
              </w:rPr>
            </w:pPr>
          </w:p>
        </w:tc>
        <w:tc>
          <w:tcPr>
            <w:tcW w:w="720" w:type="dxa"/>
          </w:tcPr>
          <w:p w14:paraId="27A4A9A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730CAB8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81D47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65314B5" w14:textId="77777777" w:rsidR="00E31873" w:rsidRPr="00E31873" w:rsidRDefault="00E31873" w:rsidP="00711647">
            <w:pPr>
              <w:jc w:val="center"/>
              <w:rPr>
                <w:rFonts w:ascii="Aptos" w:eastAsia="Aptos" w:hAnsi="Aptos" w:cs="Times New Roman"/>
                <w:b/>
                <w:bCs/>
                <w:sz w:val="28"/>
                <w:szCs w:val="28"/>
              </w:rPr>
            </w:pPr>
          </w:p>
        </w:tc>
        <w:tc>
          <w:tcPr>
            <w:tcW w:w="720" w:type="dxa"/>
          </w:tcPr>
          <w:p w14:paraId="5C4E365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F86EE70"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67601D3"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6830CB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30B2500" w14:textId="77777777" w:rsidR="00E31873" w:rsidRPr="00E31873" w:rsidRDefault="00E31873" w:rsidP="00711647">
            <w:pPr>
              <w:jc w:val="center"/>
              <w:rPr>
                <w:rFonts w:ascii="Aptos" w:eastAsia="Aptos" w:hAnsi="Aptos" w:cs="Times New Roman"/>
                <w:b/>
                <w:bCs/>
                <w:sz w:val="28"/>
                <w:szCs w:val="28"/>
              </w:rPr>
            </w:pPr>
          </w:p>
        </w:tc>
        <w:tc>
          <w:tcPr>
            <w:tcW w:w="720" w:type="dxa"/>
          </w:tcPr>
          <w:p w14:paraId="4D9740C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E9DBD1B" w14:textId="77777777" w:rsidR="00E31873" w:rsidRPr="00E31873" w:rsidRDefault="00E31873" w:rsidP="00711647">
            <w:pPr>
              <w:jc w:val="center"/>
              <w:rPr>
                <w:rFonts w:ascii="Aptos" w:eastAsia="Aptos" w:hAnsi="Aptos" w:cs="Times New Roman"/>
                <w:b/>
                <w:bCs/>
                <w:sz w:val="28"/>
                <w:szCs w:val="28"/>
              </w:rPr>
            </w:pPr>
          </w:p>
        </w:tc>
        <w:tc>
          <w:tcPr>
            <w:tcW w:w="720" w:type="dxa"/>
          </w:tcPr>
          <w:p w14:paraId="446C9D55" w14:textId="77777777" w:rsidR="00E31873" w:rsidRPr="00E31873" w:rsidRDefault="00E31873" w:rsidP="00711647">
            <w:pPr>
              <w:jc w:val="center"/>
              <w:rPr>
                <w:rFonts w:ascii="Aptos" w:eastAsia="Aptos" w:hAnsi="Aptos" w:cs="Times New Roman"/>
                <w:b/>
                <w:bCs/>
                <w:sz w:val="28"/>
                <w:szCs w:val="28"/>
              </w:rPr>
            </w:pPr>
          </w:p>
        </w:tc>
        <w:tc>
          <w:tcPr>
            <w:tcW w:w="720" w:type="dxa"/>
          </w:tcPr>
          <w:p w14:paraId="15DCAEA2" w14:textId="77777777" w:rsidR="00E31873" w:rsidRPr="00E31873" w:rsidRDefault="00E31873" w:rsidP="00711647">
            <w:pPr>
              <w:jc w:val="center"/>
              <w:rPr>
                <w:rFonts w:ascii="Aptos" w:eastAsia="Aptos" w:hAnsi="Aptos" w:cs="Times New Roman"/>
                <w:b/>
                <w:bCs/>
                <w:sz w:val="28"/>
                <w:szCs w:val="28"/>
              </w:rPr>
            </w:pPr>
          </w:p>
        </w:tc>
      </w:tr>
      <w:tr w:rsidR="00E31873" w:rsidRPr="00E31873" w14:paraId="7B535C71" w14:textId="77777777" w:rsidTr="006A33D4">
        <w:tc>
          <w:tcPr>
            <w:tcW w:w="2065" w:type="dxa"/>
          </w:tcPr>
          <w:p w14:paraId="5CFD1C95" w14:textId="77777777" w:rsidR="00E31873" w:rsidRPr="00E31873" w:rsidRDefault="00E31873" w:rsidP="00711647">
            <w:pPr>
              <w:rPr>
                <w:rFonts w:ascii="Aptos" w:eastAsia="Aptos" w:hAnsi="Aptos" w:cs="Times New Roman"/>
              </w:rPr>
            </w:pPr>
            <w:r w:rsidRPr="00E31873">
              <w:rPr>
                <w:rFonts w:ascii="Aptos" w:eastAsia="Aptos" w:hAnsi="Aptos" w:cs="Times New Roman"/>
              </w:rPr>
              <w:t>Miles/Vehicle</w:t>
            </w:r>
          </w:p>
        </w:tc>
        <w:tc>
          <w:tcPr>
            <w:tcW w:w="720" w:type="dxa"/>
          </w:tcPr>
          <w:p w14:paraId="753E728B" w14:textId="77777777" w:rsidR="00E31873" w:rsidRPr="00E31873" w:rsidRDefault="00E31873" w:rsidP="00711647">
            <w:pPr>
              <w:jc w:val="center"/>
              <w:rPr>
                <w:rFonts w:ascii="Aptos" w:eastAsia="Aptos" w:hAnsi="Aptos" w:cs="Times New Roman"/>
                <w:b/>
                <w:bCs/>
                <w:sz w:val="28"/>
                <w:szCs w:val="28"/>
              </w:rPr>
            </w:pPr>
          </w:p>
        </w:tc>
        <w:tc>
          <w:tcPr>
            <w:tcW w:w="720" w:type="dxa"/>
          </w:tcPr>
          <w:p w14:paraId="77BD265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2E74F4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D9D9D9"/>
          </w:tcPr>
          <w:p w14:paraId="57E33FC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4122ED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89C2336" w14:textId="77777777" w:rsidR="00E31873" w:rsidRPr="00E31873" w:rsidRDefault="00E31873" w:rsidP="00711647">
            <w:pPr>
              <w:jc w:val="center"/>
              <w:rPr>
                <w:rFonts w:ascii="Aptos" w:eastAsia="Aptos" w:hAnsi="Aptos" w:cs="Times New Roman"/>
                <w:b/>
                <w:bCs/>
                <w:sz w:val="28"/>
                <w:szCs w:val="28"/>
              </w:rPr>
            </w:pPr>
          </w:p>
        </w:tc>
        <w:tc>
          <w:tcPr>
            <w:tcW w:w="720" w:type="dxa"/>
          </w:tcPr>
          <w:p w14:paraId="68FF831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2D5402B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0AF8CA4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auto"/>
          </w:tcPr>
          <w:p w14:paraId="057598B5" w14:textId="77777777" w:rsidR="00E31873" w:rsidRPr="00E31873" w:rsidRDefault="00E31873" w:rsidP="00711647">
            <w:pPr>
              <w:jc w:val="center"/>
              <w:rPr>
                <w:rFonts w:ascii="Aptos" w:eastAsia="Aptos" w:hAnsi="Aptos" w:cs="Times New Roman"/>
                <w:b/>
                <w:bCs/>
                <w:sz w:val="28"/>
                <w:szCs w:val="28"/>
              </w:rPr>
            </w:pPr>
          </w:p>
        </w:tc>
        <w:tc>
          <w:tcPr>
            <w:tcW w:w="720" w:type="dxa"/>
          </w:tcPr>
          <w:p w14:paraId="0B701C18" w14:textId="77777777" w:rsidR="00E31873" w:rsidRPr="00E31873" w:rsidRDefault="00E31873" w:rsidP="00711647">
            <w:pPr>
              <w:jc w:val="center"/>
              <w:rPr>
                <w:rFonts w:ascii="Aptos" w:eastAsia="Aptos" w:hAnsi="Aptos" w:cs="Times New Roman"/>
                <w:b/>
                <w:bCs/>
                <w:sz w:val="28"/>
                <w:szCs w:val="28"/>
              </w:rPr>
            </w:pPr>
          </w:p>
        </w:tc>
        <w:tc>
          <w:tcPr>
            <w:tcW w:w="720" w:type="dxa"/>
          </w:tcPr>
          <w:p w14:paraId="66F26B0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7CFFFE9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3D70961" w14:textId="77777777" w:rsidR="00E31873" w:rsidRPr="00E31873" w:rsidRDefault="00E31873" w:rsidP="00711647">
            <w:pPr>
              <w:jc w:val="center"/>
              <w:rPr>
                <w:rFonts w:ascii="Aptos" w:eastAsia="Aptos" w:hAnsi="Aptos" w:cs="Times New Roman"/>
                <w:b/>
                <w:bCs/>
                <w:sz w:val="28"/>
                <w:szCs w:val="28"/>
              </w:rPr>
            </w:pPr>
          </w:p>
        </w:tc>
        <w:tc>
          <w:tcPr>
            <w:tcW w:w="720" w:type="dxa"/>
          </w:tcPr>
          <w:p w14:paraId="6B8F80F6" w14:textId="77777777" w:rsidR="00E31873" w:rsidRPr="00E31873" w:rsidRDefault="00E31873" w:rsidP="00711647">
            <w:pPr>
              <w:jc w:val="center"/>
              <w:rPr>
                <w:rFonts w:ascii="Aptos" w:eastAsia="Aptos" w:hAnsi="Aptos" w:cs="Times New Roman"/>
                <w:b/>
                <w:bCs/>
                <w:sz w:val="28"/>
                <w:szCs w:val="28"/>
              </w:rPr>
            </w:pPr>
          </w:p>
        </w:tc>
      </w:tr>
      <w:tr w:rsidR="00E31873" w:rsidRPr="00E31873" w14:paraId="32910380" w14:textId="77777777" w:rsidTr="006A33D4">
        <w:tc>
          <w:tcPr>
            <w:tcW w:w="2065" w:type="dxa"/>
          </w:tcPr>
          <w:p w14:paraId="480E5DA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SaltUse</w:t>
            </w:r>
            <w:proofErr w:type="spellEnd"/>
          </w:p>
        </w:tc>
        <w:tc>
          <w:tcPr>
            <w:tcW w:w="720" w:type="dxa"/>
          </w:tcPr>
          <w:p w14:paraId="6A2B9A38" w14:textId="77777777" w:rsidR="00E31873" w:rsidRPr="00E31873" w:rsidRDefault="00E31873" w:rsidP="00711647">
            <w:pPr>
              <w:jc w:val="center"/>
              <w:rPr>
                <w:rFonts w:ascii="Aptos" w:eastAsia="Aptos" w:hAnsi="Aptos" w:cs="Times New Roman"/>
                <w:b/>
                <w:bCs/>
                <w:sz w:val="28"/>
                <w:szCs w:val="28"/>
              </w:rPr>
            </w:pPr>
          </w:p>
        </w:tc>
        <w:tc>
          <w:tcPr>
            <w:tcW w:w="720" w:type="dxa"/>
          </w:tcPr>
          <w:p w14:paraId="25C84C4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0233C4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2CB31C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841608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F220971" w14:textId="77777777" w:rsidR="00E31873" w:rsidRPr="00E31873" w:rsidRDefault="00E31873" w:rsidP="00711647">
            <w:pPr>
              <w:jc w:val="center"/>
              <w:rPr>
                <w:rFonts w:ascii="Aptos" w:eastAsia="Aptos" w:hAnsi="Aptos" w:cs="Times New Roman"/>
                <w:b/>
                <w:bCs/>
                <w:sz w:val="28"/>
                <w:szCs w:val="28"/>
              </w:rPr>
            </w:pPr>
          </w:p>
        </w:tc>
        <w:tc>
          <w:tcPr>
            <w:tcW w:w="720" w:type="dxa"/>
          </w:tcPr>
          <w:p w14:paraId="17D1166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4B5666C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CB0F06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3B0458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B749E8" w14:textId="77777777" w:rsidR="00E31873" w:rsidRPr="00E31873" w:rsidRDefault="00E31873" w:rsidP="00711647">
            <w:pPr>
              <w:jc w:val="center"/>
              <w:rPr>
                <w:rFonts w:ascii="Aptos" w:eastAsia="Aptos" w:hAnsi="Aptos" w:cs="Times New Roman"/>
                <w:b/>
                <w:bCs/>
                <w:sz w:val="28"/>
                <w:szCs w:val="28"/>
              </w:rPr>
            </w:pPr>
          </w:p>
        </w:tc>
        <w:tc>
          <w:tcPr>
            <w:tcW w:w="720" w:type="dxa"/>
          </w:tcPr>
          <w:p w14:paraId="029B0C6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13835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45AAE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15DF4CC6" w14:textId="77777777" w:rsidR="00E31873" w:rsidRPr="00E31873" w:rsidRDefault="00E31873" w:rsidP="00711647">
            <w:pPr>
              <w:jc w:val="center"/>
              <w:rPr>
                <w:rFonts w:ascii="Aptos" w:eastAsia="Aptos" w:hAnsi="Aptos" w:cs="Times New Roman"/>
                <w:b/>
                <w:bCs/>
                <w:sz w:val="28"/>
                <w:szCs w:val="28"/>
              </w:rPr>
            </w:pPr>
          </w:p>
        </w:tc>
      </w:tr>
    </w:tbl>
    <w:p w14:paraId="323D41F7" w14:textId="58CB3FE8" w:rsidR="00784711" w:rsidRDefault="00711647" w:rsidP="00B96D9F">
      <w:pPr>
        <w:jc w:val="center"/>
      </w:pPr>
      <w:r>
        <w:t>Table 1. Summary of lasso variable selection analysis of 2018-2019 state vehicle</w:t>
      </w:r>
      <w:r w:rsidR="0019563F">
        <w:t xml:space="preserve"> net</w:t>
      </w:r>
      <w:r>
        <w:t xml:space="preserve"> survival data.</w:t>
      </w:r>
    </w:p>
    <w:p w14:paraId="44D1CFFE" w14:textId="2802B471" w:rsidR="00711647" w:rsidRDefault="00711647" w:rsidP="00711647">
      <w:r>
        <w:t xml:space="preserve">Notes: a + sign indicates a positive effect on net survival, a – sign a negative effect. Shading, whether dark (+) or light (-) indicates both lasso runs selected the variable and both runs found the effect to have the same sign. </w:t>
      </w:r>
      <w:proofErr w:type="gramStart"/>
      <w:r>
        <w:t>Plus</w:t>
      </w:r>
      <w:proofErr w:type="gramEnd"/>
      <w:r>
        <w:t xml:space="preserve"> or minus signs with no shading indicate that only one of the </w:t>
      </w:r>
      <w:proofErr w:type="gramStart"/>
      <w:r>
        <w:t>lasso</w:t>
      </w:r>
      <w:proofErr w:type="gramEnd"/>
      <w:r>
        <w:t xml:space="preserve"> runs selected the variable.</w:t>
      </w:r>
    </w:p>
    <w:p w14:paraId="1BFFDEE4" w14:textId="77777777" w:rsidR="00AA6EEE" w:rsidRDefault="00AA6EEE">
      <w:pPr>
        <w:sectPr w:rsidR="00AA6EEE" w:rsidSect="00AA6EEE">
          <w:pgSz w:w="15840" w:h="12240" w:orient="landscape"/>
          <w:pgMar w:top="1440" w:right="1440" w:bottom="1440" w:left="1440" w:header="720" w:footer="720" w:gutter="0"/>
          <w:cols w:space="720"/>
          <w:docGrid w:linePitch="360"/>
        </w:sectPr>
      </w:pPr>
    </w:p>
    <w:p w14:paraId="5B34265C" w14:textId="3C41E124" w:rsidR="00E12433" w:rsidRDefault="00E12433" w:rsidP="00C51B83"/>
    <w:p w14:paraId="24E20A9D" w14:textId="37DFB2CF" w:rsidR="001E7598" w:rsidRDefault="00712883" w:rsidP="001E7598">
      <w:pPr>
        <w:pStyle w:val="ListParagraph"/>
        <w:numPr>
          <w:ilvl w:val="0"/>
          <w:numId w:val="1"/>
        </w:numPr>
      </w:pPr>
      <w:r>
        <w:t>Specification of</w:t>
      </w:r>
      <w:r w:rsidR="001E7598">
        <w:t xml:space="preserve"> Models of State Net Survival Rates</w:t>
      </w:r>
    </w:p>
    <w:p w14:paraId="7047E208" w14:textId="37737996" w:rsidR="00652C95" w:rsidRDefault="00AA70F3" w:rsidP="006E3A45">
      <w:r>
        <w:t>W</w:t>
      </w:r>
      <w:r w:rsidR="00FA2277">
        <w:t xml:space="preserve">e now </w:t>
      </w:r>
      <w:r>
        <w:t xml:space="preserve">extend our state net vehicle survival rate analysis by </w:t>
      </w:r>
      <w:r w:rsidR="00FA2277">
        <w:t>estimat</w:t>
      </w:r>
      <w:r>
        <w:t>ing</w:t>
      </w:r>
      <w:r w:rsidR="00FA2277">
        <w:t xml:space="preserve"> statistical models that could be useful for predicting the future evolution of used vehicle fleets at the state level. </w:t>
      </w:r>
      <w:r>
        <w:t>For practicality</w:t>
      </w:r>
      <w:r w:rsidR="00FA2277">
        <w:t xml:space="preserve">, such models should be driven by factors that are predictable with acceptable errors, or that can be reasonably </w:t>
      </w:r>
      <w:r w:rsidR="00675B2B">
        <w:t>constructed for scenario analysis.</w:t>
      </w:r>
      <w:r w:rsidR="008C235E" w:rsidRPr="008C235E">
        <w:t xml:space="preserve"> Variables like state population, income and employment will vary over time, and credible forecasts of these variables are available from various sources. </w:t>
      </w:r>
      <w:r w:rsidR="00675B2B">
        <w:t>Variables like percent of new car sales that are leases or percent of the population with a bachelor</w:t>
      </w:r>
      <w:r w:rsidR="006A7CAC">
        <w:t>’</w:t>
      </w:r>
      <w:r w:rsidR="00675B2B">
        <w:t>s degree or higher</w:t>
      </w:r>
      <w:r w:rsidR="006A7CAC">
        <w:t>,</w:t>
      </w:r>
      <w:r w:rsidR="00675B2B">
        <w:t xml:space="preserve"> could be forecasted, but state-level forecasts</w:t>
      </w:r>
      <w:r>
        <w:t xml:space="preserve"> of these variables</w:t>
      </w:r>
      <w:r w:rsidR="00675B2B">
        <w:t xml:space="preserve"> are not </w:t>
      </w:r>
      <w:r w:rsidR="006A7CAC">
        <w:t>readily</w:t>
      </w:r>
      <w:r w:rsidR="00675B2B">
        <w:t xml:space="preserve"> available</w:t>
      </w:r>
      <w:r w:rsidR="008C235E">
        <w:t xml:space="preserve">. </w:t>
      </w:r>
      <w:r w:rsidR="002D53E6">
        <w:t>Most such variables either vary little and slowly over time or may vary unpredictably around a mean</w:t>
      </w:r>
      <w:r w:rsidR="006A7CAC">
        <w:t xml:space="preserve"> value</w:t>
      </w:r>
      <w:r w:rsidR="002D53E6">
        <w:t xml:space="preserve"> that changes slowly over time (e.g., salt use on roadways). </w:t>
      </w:r>
      <w:r w:rsidR="008D7D85">
        <w:t>Th</w:t>
      </w:r>
      <w:r w:rsidR="002D53E6">
        <w:t>is</w:t>
      </w:r>
      <w:r w:rsidR="008D7D85">
        <w:t xml:space="preserve"> suggest</w:t>
      </w:r>
      <w:r w:rsidR="002D53E6">
        <w:t>s</w:t>
      </w:r>
      <w:r w:rsidR="00A50DFD">
        <w:t xml:space="preserve"> estimating state-level net survival functions</w:t>
      </w:r>
      <w:r w:rsidR="008D7D85">
        <w:t xml:space="preserve"> includ</w:t>
      </w:r>
      <w:r w:rsidR="002D53E6">
        <w:t>ing</w:t>
      </w:r>
      <w:r w:rsidR="00A50DFD">
        <w:t xml:space="preserve"> demographic and economic</w:t>
      </w:r>
      <w:r w:rsidR="008D7D85">
        <w:t xml:space="preserve"> factors </w:t>
      </w:r>
      <w:r w:rsidR="002D53E6">
        <w:t xml:space="preserve">for which forecasts are readily available </w:t>
      </w:r>
      <w:r w:rsidR="008D7D85">
        <w:t>as continuous</w:t>
      </w:r>
      <w:r w:rsidR="00A50DFD">
        <w:t xml:space="preserve"> variables</w:t>
      </w:r>
      <w:r w:rsidR="006A7CAC">
        <w:t>,</w:t>
      </w:r>
      <w:r w:rsidR="009D74C9">
        <w:t xml:space="preserve"> represent</w:t>
      </w:r>
      <w:r w:rsidR="002D53E6">
        <w:t>ing</w:t>
      </w:r>
      <w:r w:rsidR="009D74C9">
        <w:t xml:space="preserve"> persistent</w:t>
      </w:r>
      <w:r w:rsidR="002D53E6">
        <w:t xml:space="preserve"> state</w:t>
      </w:r>
      <w:r w:rsidR="009D74C9">
        <w:t xml:space="preserve"> </w:t>
      </w:r>
      <w:r w:rsidR="002D53E6">
        <w:t>attributes</w:t>
      </w:r>
      <w:r w:rsidR="00A50DFD">
        <w:t xml:space="preserve"> with state fixed effects</w:t>
      </w:r>
      <w:r w:rsidR="005111DD">
        <w:t xml:space="preserve"> and</w:t>
      </w:r>
      <w:r w:rsidR="006A7CAC">
        <w:t xml:space="preserve"> representing</w:t>
      </w:r>
      <w:r w:rsidR="005111DD">
        <w:t xml:space="preserve"> unsystematic temporal shocks</w:t>
      </w:r>
      <w:r w:rsidR="002D53E6">
        <w:t>, such as the COVID pandemic,</w:t>
      </w:r>
      <w:r w:rsidR="005111DD">
        <w:t xml:space="preserve"> with year fixed effects</w:t>
      </w:r>
      <w:r w:rsidR="00A50DFD">
        <w:t>.</w:t>
      </w:r>
      <w:r w:rsidR="002D1245">
        <w:t xml:space="preserve"> </w:t>
      </w:r>
      <w:r w:rsidR="00652C95">
        <w:t>In initial estimations</w:t>
      </w:r>
      <w:r w:rsidR="00412347">
        <w:t>, w</w:t>
      </w:r>
      <w:r w:rsidR="00BD7BCA">
        <w:t xml:space="preserve">e </w:t>
      </w:r>
      <w:r w:rsidR="00412347">
        <w:t xml:space="preserve">found that </w:t>
      </w:r>
      <w:r w:rsidR="00652C95">
        <w:t>given state and temporal fixed effects, only a</w:t>
      </w:r>
      <w:r w:rsidR="006A7CAC">
        <w:t xml:space="preserve"> few</w:t>
      </w:r>
      <w:r w:rsidR="00652C95">
        <w:t xml:space="preserve"> continuous variable</w:t>
      </w:r>
      <w:r w:rsidR="006A7CAC">
        <w:t>s</w:t>
      </w:r>
      <w:r w:rsidR="00652C95">
        <w:t xml:space="preserve"> could be </w:t>
      </w:r>
      <w:r w:rsidR="006A7CAC">
        <w:t>nominally</w:t>
      </w:r>
      <w:r w:rsidR="00652C95">
        <w:t xml:space="preserve"> statistically significant</w:t>
      </w:r>
      <w:r w:rsidR="008C235E">
        <w:t>.</w:t>
      </w:r>
      <w:r w:rsidR="008C235E">
        <w:rPr>
          <w:rStyle w:val="FootnoteReference"/>
        </w:rPr>
        <w:footnoteReference w:id="18"/>
      </w:r>
      <w:r w:rsidR="00652C95">
        <w:t xml:space="preserve"> </w:t>
      </w:r>
    </w:p>
    <w:p w14:paraId="76F23E14" w14:textId="519225E1" w:rsidR="00BD7BCA" w:rsidRDefault="00652C95" w:rsidP="006E3A45">
      <w:pPr>
        <w:rPr>
          <w:rFonts w:eastAsiaTheme="minorEastAsia"/>
        </w:rPr>
      </w:pPr>
      <w:r>
        <w:t xml:space="preserve">We </w:t>
      </w:r>
      <w:r w:rsidR="00C94123">
        <w:t>selected</w:t>
      </w:r>
      <w:r w:rsidR="00BD7BCA">
        <w:t xml:space="preserve"> the following state net survival model formulation which we estimated </w:t>
      </w:r>
      <w:r w:rsidR="004C29BC">
        <w:t xml:space="preserve">separately </w:t>
      </w:r>
      <w:r w:rsidR="00BD7BCA">
        <w:t xml:space="preserve">for </w:t>
      </w:r>
      <w:r w:rsidR="004C29BC">
        <w:t>the</w:t>
      </w:r>
      <w:r w:rsidR="00BD7BCA">
        <w:t xml:space="preserve"> three vehicle types, for vehicles</w:t>
      </w:r>
      <w:r w:rsidR="005111DD">
        <w:t xml:space="preserve"> more than </w:t>
      </w:r>
      <w:r w:rsidR="00363004">
        <w:t>1</w:t>
      </w:r>
      <w:r w:rsidR="005111DD">
        <w:t xml:space="preserve"> year old</w:t>
      </w:r>
      <w:r w:rsidR="004C29BC">
        <w:t xml:space="preserve"> and less than 41 years old</w:t>
      </w:r>
      <w:r w:rsidR="001113B5">
        <w:t>.</w:t>
      </w:r>
      <w:r w:rsidR="005111DD">
        <w:rPr>
          <w:rStyle w:val="FootnoteReference"/>
        </w:rPr>
        <w:footnoteReference w:id="19"/>
      </w:r>
      <w:r w:rsidR="005111DD">
        <w:t xml:space="preserve"> </w:t>
      </w:r>
      <w:r w:rsidR="00AA70F3">
        <w:t xml:space="preserve">In each model, the dependent variable is the net survival rate,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AA70F3">
        <w:rPr>
          <w:rFonts w:eastAsiaTheme="minorEastAsia"/>
        </w:rPr>
        <w:t xml:space="preserve">, </w:t>
      </w:r>
      <m:oMath>
        <m:r>
          <w:rPr>
            <w:rFonts w:ascii="Cambria Math" w:eastAsiaTheme="minorEastAsia" w:hAnsi="Cambria Math"/>
          </w:rPr>
          <m:t>j</m:t>
        </m:r>
      </m:oMath>
      <w:r w:rsidR="00AA70F3">
        <w:rPr>
          <w:rFonts w:eastAsiaTheme="minorEastAsia"/>
        </w:rPr>
        <w:t xml:space="preserve"> denotes vehicle body style </w:t>
      </w:r>
      <w:r w:rsidR="00AA70F3">
        <w:t>(car, SUV &amp; van, pickup),</w:t>
      </w:r>
      <w:r w:rsidR="00AA70F3">
        <w:rPr>
          <w:rFonts w:eastAsiaTheme="minorEastAsia"/>
        </w:rPr>
        <w:t xml:space="preserve"> </w:t>
      </w:r>
      <m:oMath>
        <m:r>
          <w:rPr>
            <w:rFonts w:ascii="Cambria Math" w:eastAsiaTheme="minorEastAsia" w:hAnsi="Cambria Math"/>
          </w:rPr>
          <m:t>a</m:t>
        </m:r>
      </m:oMath>
      <w:r w:rsidR="00AA70F3">
        <w:rPr>
          <w:rFonts w:eastAsiaTheme="minorEastAsia"/>
        </w:rPr>
        <w:t xml:space="preserve"> denotes vehicle age, </w:t>
      </w:r>
      <m:oMath>
        <m:r>
          <w:rPr>
            <w:rFonts w:ascii="Cambria Math" w:eastAsiaTheme="minorEastAsia" w:hAnsi="Cambria Math"/>
          </w:rPr>
          <m:t>s</m:t>
        </m:r>
      </m:oMath>
      <w:r w:rsidR="00AA70F3">
        <w:rPr>
          <w:rFonts w:eastAsiaTheme="minorEastAsia"/>
        </w:rPr>
        <w:t xml:space="preserve"> denotes state, and </w:t>
      </w:r>
      <m:oMath>
        <m:r>
          <w:rPr>
            <w:rFonts w:ascii="Cambria Math" w:eastAsiaTheme="minorEastAsia" w:hAnsi="Cambria Math"/>
          </w:rPr>
          <m:t>t</m:t>
        </m:r>
      </m:oMath>
      <w:r w:rsidR="00AA70F3">
        <w:rPr>
          <w:rFonts w:eastAsiaTheme="minorEastAsia"/>
        </w:rPr>
        <w:t xml:space="preserve"> is the year pair (2015/2014 to 2022/2021). We include the following explanatory variables:</w:t>
      </w:r>
    </w:p>
    <w:p w14:paraId="34B4557C" w14:textId="77777777" w:rsidR="00AA70F3" w:rsidRDefault="00AA70F3" w:rsidP="00AA70F3">
      <w:pPr>
        <w:spacing w:after="0"/>
        <w:ind w:left="720"/>
      </w:pPr>
      <w:r>
        <w:t>1) natural logarithm of vehicle age (</w:t>
      </w:r>
      <w:proofErr w:type="spellStart"/>
      <w:r w:rsidRPr="00842AE3">
        <w:rPr>
          <w:i/>
        </w:rPr>
        <w:t>ln</w:t>
      </w:r>
      <w:r w:rsidRPr="009D74C9">
        <w:rPr>
          <w:i/>
        </w:rPr>
        <w:t>Age</w:t>
      </w:r>
      <w:proofErr w:type="spellEnd"/>
      <w:r>
        <w:t xml:space="preserve">), </w:t>
      </w:r>
    </w:p>
    <w:p w14:paraId="05405702" w14:textId="77777777" w:rsidR="00AA70F3" w:rsidRDefault="00AA70F3" w:rsidP="00AA70F3">
      <w:pPr>
        <w:spacing w:after="0"/>
        <w:ind w:left="720"/>
      </w:pPr>
      <w:r>
        <w:t>2) state annual growth rate of population over 16 years of age (</w:t>
      </w:r>
      <w:r>
        <w:rPr>
          <w:i/>
        </w:rPr>
        <w:t>d</w:t>
      </w:r>
      <w:r w:rsidRPr="009D74C9">
        <w:rPr>
          <w:i/>
        </w:rPr>
        <w:t>Pop</w:t>
      </w:r>
      <w:r>
        <w:rPr>
          <w:i/>
        </w:rPr>
        <w:t>16</w:t>
      </w:r>
      <w:r>
        <w:t xml:space="preserve">), </w:t>
      </w:r>
    </w:p>
    <w:p w14:paraId="10569CDB" w14:textId="77777777" w:rsidR="00AA70F3" w:rsidRDefault="00AA70F3" w:rsidP="00AA70F3">
      <w:pPr>
        <w:spacing w:after="0"/>
        <w:ind w:left="720"/>
      </w:pPr>
      <w:r>
        <w:t>3) state annual employment growth rate (</w:t>
      </w:r>
      <w:proofErr w:type="spellStart"/>
      <w:r>
        <w:rPr>
          <w:i/>
        </w:rPr>
        <w:t>d</w:t>
      </w:r>
      <w:r w:rsidRPr="009D74C9">
        <w:rPr>
          <w:i/>
        </w:rPr>
        <w:t>Emp</w:t>
      </w:r>
      <w:proofErr w:type="spellEnd"/>
      <w:r>
        <w:t xml:space="preserve">), </w:t>
      </w:r>
    </w:p>
    <w:p w14:paraId="7517AEA5" w14:textId="62C27CDE" w:rsidR="00AA70F3" w:rsidRDefault="00AA70F3" w:rsidP="008C235E">
      <w:pPr>
        <w:spacing w:after="0"/>
        <w:ind w:left="720"/>
      </w:pPr>
      <w:r>
        <w:t xml:space="preserve">4) state annual population density </w:t>
      </w:r>
      <w:r>
        <w:rPr>
          <w:i/>
          <w:iCs/>
        </w:rPr>
        <w:t>(Density</w:t>
      </w:r>
      <w:r>
        <w:t xml:space="preserve">). </w:t>
      </w:r>
    </w:p>
    <w:p w14:paraId="5F9CA0A3" w14:textId="77777777" w:rsidR="00F72E67" w:rsidRDefault="00F72E67" w:rsidP="007A726C">
      <w:pPr>
        <w:spacing w:after="0"/>
        <w:ind w:left="720"/>
      </w:pPr>
    </w:p>
    <w:p w14:paraId="092BA9A8" w14:textId="6537BB9C" w:rsidR="00BD7BCA" w:rsidRDefault="00AA70F3" w:rsidP="006E3A45">
      <w:r>
        <w:t>We include the following fixed effects</w:t>
      </w:r>
      <w:r w:rsidR="004371F4">
        <w:t>:</w:t>
      </w:r>
      <w:r w:rsidR="00BD7BCA">
        <w:t xml:space="preserve"> age, state, yea</w:t>
      </w:r>
      <w:r w:rsidR="008C235E">
        <w:t>r</w:t>
      </w:r>
      <w:r w:rsidR="00BD7BCA">
        <w:t>.</w:t>
      </w:r>
      <w:r w:rsidR="0099279F">
        <w:t xml:space="preserve"> </w:t>
      </w:r>
      <w:r w:rsidR="008C235E">
        <w:t>W</w:t>
      </w:r>
      <w:r>
        <w:t xml:space="preserve">e include </w:t>
      </w:r>
      <w:r w:rsidR="00BC5680">
        <w:t xml:space="preserve">several interactions, including </w:t>
      </w:r>
      <w:r w:rsidR="00BD7BCA">
        <w:t>state fixed effect</w:t>
      </w:r>
      <w:r w:rsidR="001F0639">
        <w:t xml:space="preserve"> </w:t>
      </w:r>
      <m:oMath>
        <m:sSub>
          <m:sSubPr>
            <m:ctrlPr>
              <w:rPr>
                <w:rFonts w:ascii="Cambria Math" w:hAnsi="Cambria Math"/>
                <w:i/>
              </w:rPr>
            </m:ctrlPr>
          </m:sSubPr>
          <m:e>
            <m:r>
              <w:rPr>
                <w:rFonts w:ascii="Cambria Math" w:hAnsi="Cambria Math"/>
              </w:rPr>
              <m:t>c</m:t>
            </m:r>
          </m:e>
          <m:sub>
            <m:r>
              <w:rPr>
                <w:rFonts w:ascii="Cambria Math" w:hAnsi="Cambria Math"/>
              </w:rPr>
              <m:t>js</m:t>
            </m:r>
          </m:sub>
        </m:sSub>
      </m:oMath>
      <w:r w:rsidR="00BD7BCA">
        <w:t xml:space="preserve"> with log of vehicle age</w:t>
      </w:r>
      <w:r w:rsidR="001F0639">
        <w:t xml:space="preserve">, </w:t>
      </w:r>
      <m:oMath>
        <m:r>
          <w:rPr>
            <w:rFonts w:ascii="Cambria Math" w:hAnsi="Cambria Math"/>
          </w:rPr>
          <m:t>lnAg</m:t>
        </m:r>
        <m:sSub>
          <m:sSubPr>
            <m:ctrlPr>
              <w:rPr>
                <w:rFonts w:ascii="Cambria Math" w:hAnsi="Cambria Math"/>
                <w:i/>
                <w:iCs/>
              </w:rPr>
            </m:ctrlPr>
          </m:sSubPr>
          <m:e>
            <m:r>
              <w:rPr>
                <w:rFonts w:ascii="Cambria Math" w:hAnsi="Cambria Math"/>
              </w:rPr>
              <m:t>e</m:t>
            </m:r>
          </m:e>
          <m:sub>
            <m:r>
              <w:rPr>
                <w:rFonts w:ascii="Cambria Math" w:hAnsi="Cambria Math"/>
              </w:rPr>
              <m:t>jst</m:t>
            </m:r>
          </m:sub>
        </m:sSub>
      </m:oMath>
      <w:r w:rsidR="00C94123">
        <w:t xml:space="preserve"> and COVID with selected vehicle ages.</w:t>
      </w:r>
      <w:r w:rsidR="004A1775">
        <w:t xml:space="preserve"> This allows the marginal effect of the state-age interaction to decrease with increasing age.</w:t>
      </w:r>
      <w:r w:rsidR="004371F4">
        <w:t xml:space="preserve"> Our model is </w:t>
      </w:r>
    </w:p>
    <w:p w14:paraId="1EEFE32A" w14:textId="1163378B" w:rsidR="00871D3E" w:rsidRDefault="003A4544" w:rsidP="003A4544">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dGDP</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dPop16</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dEmp</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Density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js</m:t>
            </m:r>
          </m:sub>
        </m:sSub>
        <m:sSub>
          <m:sSubPr>
            <m:ctrlPr>
              <w:rPr>
                <w:rFonts w:ascii="Cambria Math" w:hAnsi="Cambria Math"/>
                <w:i/>
              </w:rPr>
            </m:ctrlPr>
          </m:sSubPr>
          <m:e>
            <m:r>
              <w:rPr>
                <w:rFonts w:ascii="Cambria Math" w:hAnsi="Cambria Math"/>
              </w:rPr>
              <m:t>lnAge</m:t>
            </m:r>
          </m:e>
          <m:sub>
            <m:r>
              <w:rPr>
                <w:rFonts w:ascii="Cambria Math" w:hAnsi="Cambria Math"/>
              </w:rPr>
              <m:t>jst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jast</m:t>
            </m:r>
          </m:sub>
        </m:sSub>
      </m:oMath>
      <w:r w:rsidR="00AA70F3">
        <w:rPr>
          <w:rFonts w:eastAsiaTheme="minorEastAsia"/>
        </w:rPr>
        <w:t xml:space="preserve"> </w:t>
      </w:r>
      <w:r w:rsidR="00633792">
        <w:rPr>
          <w:rFonts w:eastAsiaTheme="minorEastAsia"/>
        </w:rPr>
        <w:tab/>
        <w:t>(</w:t>
      </w:r>
      <w:r w:rsidR="00155093">
        <w:rPr>
          <w:rFonts w:eastAsiaTheme="minorEastAsia"/>
        </w:rPr>
        <w:t>3</w:t>
      </w:r>
      <w:r w:rsidR="00633792">
        <w:rPr>
          <w:rFonts w:eastAsiaTheme="minorEastAsia"/>
        </w:rPr>
        <w:t>)</w:t>
      </w:r>
    </w:p>
    <w:p w14:paraId="19BB1ED5" w14:textId="6E6D7976" w:rsidR="00FE0CDF" w:rsidRDefault="00B931FA" w:rsidP="003A4544">
      <w:r>
        <w:t>State GDP</w:t>
      </w:r>
      <w:r w:rsidR="00FE0CDF" w:rsidRPr="00205770">
        <w:t xml:space="preserve"> and employment data are from the U.S. Bureau of Economic Analysis (</w:t>
      </w:r>
      <w:r w:rsidR="0038367D">
        <w:t xml:space="preserve">BEA, </w:t>
      </w:r>
      <w:r w:rsidR="00FE0CDF" w:rsidRPr="00205770">
        <w:t>2024)</w:t>
      </w:r>
      <w:r w:rsidR="00887437">
        <w:t>,</w:t>
      </w:r>
      <w:r w:rsidR="00FE0CDF" w:rsidRPr="00205770">
        <w:t xml:space="preserve"> population</w:t>
      </w:r>
      <w:r>
        <w:t xml:space="preserve"> and land area</w:t>
      </w:r>
      <w:r w:rsidR="00FE0CDF" w:rsidRPr="00205770">
        <w:t xml:space="preserve"> </w:t>
      </w:r>
      <w:r>
        <w:t xml:space="preserve">data </w:t>
      </w:r>
      <w:r w:rsidR="00FE0CDF" w:rsidRPr="00205770">
        <w:t>are from the U.S. Census Bureau (2024a, 2024b</w:t>
      </w:r>
      <w:r>
        <w:t>, 2024c, 2024d</w:t>
      </w:r>
      <w:r w:rsidR="00FE0CDF" w:rsidRPr="00205770">
        <w:t>)</w:t>
      </w:r>
      <w:r w:rsidR="00887437">
        <w:t xml:space="preserve"> and</w:t>
      </w:r>
      <w:r w:rsidR="00FE0CDF" w:rsidRPr="00205770">
        <w:t xml:space="preserve"> </w:t>
      </w:r>
      <w:r w:rsidR="00887437">
        <w:t>p</w:t>
      </w:r>
      <w:r w:rsidR="001A53D1">
        <w:t>opulation d</w:t>
      </w:r>
      <w:r w:rsidR="00C94123">
        <w:t>ensity was calculated by dividing state population by land area</w:t>
      </w:r>
      <w:r w:rsidR="00FE0CDF" w:rsidRPr="00205770">
        <w:t xml:space="preserve">. </w:t>
      </w:r>
      <w:r w:rsidR="00650561" w:rsidRPr="00205770">
        <w:t xml:space="preserve">We expect income and employment </w:t>
      </w:r>
      <w:r w:rsidR="00650561" w:rsidRPr="00205770">
        <w:lastRenderedPageBreak/>
        <w:t>growth to increase</w:t>
      </w:r>
      <w:r w:rsidR="00C94123">
        <w:t xml:space="preserve"> migration of used vehicles into the state a</w:t>
      </w:r>
      <w:r w:rsidR="00887437">
        <w:t>s well as</w:t>
      </w:r>
      <w:r w:rsidR="00650561" w:rsidRPr="00205770">
        <w:t xml:space="preserve"> the demand for used vehicles and there</w:t>
      </w:r>
      <w:r w:rsidR="00887437">
        <w:t>fore</w:t>
      </w:r>
      <w:r w:rsidR="00650561" w:rsidRPr="00205770">
        <w:t xml:space="preserve"> increase</w:t>
      </w:r>
      <w:r w:rsidR="006B7125" w:rsidRPr="00205770">
        <w:t xml:space="preserve"> net</w:t>
      </w:r>
      <w:r w:rsidR="00650561" w:rsidRPr="00205770">
        <w:t xml:space="preserve"> survival rates. </w:t>
      </w:r>
    </w:p>
    <w:p w14:paraId="63BDDB56" w14:textId="4FEB3EB2" w:rsidR="00123F23" w:rsidRPr="00205770" w:rsidRDefault="00B931FA" w:rsidP="003A4544">
      <w:r>
        <w:t xml:space="preserve">We </w:t>
      </w:r>
      <w:r w:rsidR="00887437">
        <w:t>reasoned</w:t>
      </w:r>
      <w:r w:rsidR="00887437" w:rsidDel="00887437">
        <w:t xml:space="preserve"> </w:t>
      </w:r>
      <w:r>
        <w:t>that the effects of economic and demographic variables on net survival rates would decrease with increasing vehicle age. Used vehicle prices tend to decrease at approximately 10% per year and</w:t>
      </w:r>
      <w:r w:rsidR="009742A5">
        <w:t xml:space="preserve"> we </w:t>
      </w:r>
      <w:r w:rsidR="009F3F46">
        <w:t>hypothesiz</w:t>
      </w:r>
      <w:r w:rsidR="009742A5">
        <w:t>ed that</w:t>
      </w:r>
      <w:r>
        <w:t xml:space="preserve"> the </w:t>
      </w:r>
      <w:r w:rsidR="009742A5">
        <w:t>propensity to migrate with or ship a vehicle from state to state might vary with its value. The regression estimates indicated that weighting the demographic and economic variables by 0.9</w:t>
      </w:r>
      <w:r w:rsidR="009742A5">
        <w:rPr>
          <w:vertAlign w:val="superscript"/>
        </w:rPr>
        <w:t xml:space="preserve">age </w:t>
      </w:r>
      <w:r w:rsidR="009742A5">
        <w:t>did improve the fit of the model to the data.</w:t>
      </w:r>
      <w:r w:rsidR="009742A5">
        <w:rPr>
          <w:rStyle w:val="FootnoteReference"/>
        </w:rPr>
        <w:footnoteReference w:id="20"/>
      </w:r>
    </w:p>
    <w:p w14:paraId="31206B8E" w14:textId="16F59AD0" w:rsidR="005E11DE" w:rsidRDefault="00D2614D" w:rsidP="003A4544">
      <w:pPr>
        <w:rPr>
          <w:rFonts w:eastAsiaTheme="minorEastAsia"/>
        </w:rPr>
      </w:pPr>
      <w:r w:rsidRPr="00205770">
        <w:rPr>
          <w:rFonts w:eastAsiaTheme="minorEastAsia"/>
        </w:rPr>
        <w:t>The proposed model does not include used or new vehicle prices</w:t>
      </w:r>
      <w:r w:rsidR="00477F38">
        <w:rPr>
          <w:rFonts w:eastAsiaTheme="minorEastAsia"/>
        </w:rPr>
        <w:t xml:space="preserve"> because a</w:t>
      </w:r>
      <w:r w:rsidR="001742AA" w:rsidRPr="00205770">
        <w:rPr>
          <w:rFonts w:eastAsiaTheme="minorEastAsia"/>
        </w:rPr>
        <w:t xml:space="preserve"> time series of s</w:t>
      </w:r>
      <w:r w:rsidRPr="00205770">
        <w:rPr>
          <w:rFonts w:eastAsiaTheme="minorEastAsia"/>
        </w:rPr>
        <w:t>tate</w:t>
      </w:r>
      <w:r w:rsidR="001C42F8" w:rsidRPr="00205770">
        <w:rPr>
          <w:rFonts w:eastAsiaTheme="minorEastAsia"/>
        </w:rPr>
        <w:t>-</w:t>
      </w:r>
      <w:r w:rsidRPr="00205770">
        <w:rPr>
          <w:rFonts w:eastAsiaTheme="minorEastAsia"/>
        </w:rPr>
        <w:t>level prices</w:t>
      </w:r>
      <w:r w:rsidR="001742AA" w:rsidRPr="00205770">
        <w:rPr>
          <w:rFonts w:eastAsiaTheme="minorEastAsia"/>
        </w:rPr>
        <w:t xml:space="preserve"> for light-duty vehicles</w:t>
      </w:r>
      <w:r w:rsidRPr="00205770">
        <w:rPr>
          <w:rFonts w:eastAsiaTheme="minorEastAsia"/>
        </w:rPr>
        <w:t xml:space="preserve"> w</w:t>
      </w:r>
      <w:r w:rsidR="001742AA" w:rsidRPr="00205770">
        <w:rPr>
          <w:rFonts w:eastAsiaTheme="minorEastAsia"/>
        </w:rPr>
        <w:t>as</w:t>
      </w:r>
      <w:r w:rsidRPr="00205770">
        <w:rPr>
          <w:rFonts w:eastAsiaTheme="minorEastAsia"/>
        </w:rPr>
        <w:t xml:space="preserve"> not available. </w:t>
      </w:r>
      <w:r w:rsidR="00DD1409" w:rsidRPr="00205770">
        <w:rPr>
          <w:rFonts w:eastAsiaTheme="minorEastAsia"/>
        </w:rPr>
        <w:t>Instead, we included year fixed effects which preclude</w:t>
      </w:r>
      <w:r w:rsidR="00477F38">
        <w:rPr>
          <w:rFonts w:eastAsiaTheme="minorEastAsia"/>
        </w:rPr>
        <w:t>s</w:t>
      </w:r>
      <w:r w:rsidR="00DD1409" w:rsidRPr="00205770">
        <w:rPr>
          <w:rFonts w:eastAsiaTheme="minorEastAsia"/>
        </w:rPr>
        <w:t xml:space="preserve"> estimating price effects based on national data</w:t>
      </w:r>
      <w:r w:rsidR="00DD1409">
        <w:rPr>
          <w:rFonts w:eastAsiaTheme="minorEastAsia"/>
        </w:rPr>
        <w:t xml:space="preserve">. </w:t>
      </w:r>
    </w:p>
    <w:p w14:paraId="32CB4C42" w14:textId="5C819B92" w:rsidR="00D2614D" w:rsidRDefault="004371F4" w:rsidP="003A4544">
      <w:r>
        <w:rPr>
          <w:rFonts w:eastAsiaTheme="minorEastAsia"/>
        </w:rPr>
        <w:t>We do not include</w:t>
      </w:r>
      <w:r w:rsidR="00DD1409">
        <w:rPr>
          <w:rFonts w:eastAsiaTheme="minorEastAsia"/>
        </w:rPr>
        <w:t xml:space="preserve"> state-specific annual shock effects</w:t>
      </w:r>
      <w:r>
        <w:rPr>
          <w:rFonts w:eastAsiaTheme="minorEastAsia"/>
        </w:rPr>
        <w:t xml:space="preserve"> because</w:t>
      </w:r>
      <w:r w:rsidR="00DD1409">
        <w:rPr>
          <w:rFonts w:eastAsiaTheme="minorEastAsia"/>
        </w:rPr>
        <w:t xml:space="preserve"> including them would require adding 350 additional fixed effects to the </w:t>
      </w:r>
      <w:r w:rsidR="00887437">
        <w:rPr>
          <w:rFonts w:eastAsiaTheme="minorEastAsia"/>
        </w:rPr>
        <w:t>110 age, state, year and COVID</w:t>
      </w:r>
      <w:r w:rsidR="00DD1409">
        <w:rPr>
          <w:rFonts w:eastAsiaTheme="minorEastAsia"/>
        </w:rPr>
        <w:t xml:space="preserve"> fixed effects</w:t>
      </w:r>
      <w:r w:rsidR="00834AA1">
        <w:rPr>
          <w:rFonts w:eastAsiaTheme="minorEastAsia"/>
        </w:rPr>
        <w:t xml:space="preserve"> and would </w:t>
      </w:r>
      <w:r w:rsidR="00DD1409">
        <w:rPr>
          <w:rFonts w:eastAsiaTheme="minorEastAsia"/>
        </w:rPr>
        <w:t>creat</w:t>
      </w:r>
      <w:r w:rsidR="00834AA1">
        <w:rPr>
          <w:rFonts w:eastAsiaTheme="minorEastAsia"/>
        </w:rPr>
        <w:t>e</w:t>
      </w:r>
      <w:r w:rsidR="005E11DE">
        <w:rPr>
          <w:rFonts w:eastAsiaTheme="minorEastAsia"/>
        </w:rPr>
        <w:t xml:space="preserve"> identification and</w:t>
      </w:r>
      <w:r w:rsidR="00DD1409">
        <w:rPr>
          <w:rFonts w:eastAsiaTheme="minorEastAsia"/>
        </w:rPr>
        <w:t xml:space="preserve"> multicollinearity problems with the state demographic and economic variables</w:t>
      </w:r>
      <w:r w:rsidR="00834AA1">
        <w:rPr>
          <w:rFonts w:eastAsiaTheme="minorEastAsia"/>
        </w:rPr>
        <w:t xml:space="preserve"> that also vary with </w:t>
      </w:r>
      <w:r w:rsidR="00DE5A38">
        <w:rPr>
          <w:rFonts w:eastAsiaTheme="minorEastAsia"/>
        </w:rPr>
        <w:t>by</w:t>
      </w:r>
      <w:r w:rsidR="00834AA1">
        <w:rPr>
          <w:rFonts w:eastAsiaTheme="minorEastAsia"/>
        </w:rPr>
        <w:t xml:space="preserve"> and year</w:t>
      </w:r>
      <w:r w:rsidR="00DD1409">
        <w:rPr>
          <w:rFonts w:eastAsiaTheme="minorEastAsia"/>
        </w:rPr>
        <w:t xml:space="preserve">. </w:t>
      </w:r>
    </w:p>
    <w:p w14:paraId="6EC058FF" w14:textId="583E5CEC" w:rsidR="005E11DE" w:rsidRDefault="001F0639" w:rsidP="006E3A45">
      <w:r>
        <w:t xml:space="preserve">Inspection of residuals from the regression and the </w:t>
      </w:r>
      <w:r w:rsidR="00477F38">
        <w:t>corresponding net</w:t>
      </w:r>
      <w:r w:rsidR="00BD7BCA">
        <w:t xml:space="preserve"> survival data for the state of Tennessee </w:t>
      </w:r>
      <w:r>
        <w:t xml:space="preserve">revealed that the Tennessee data </w:t>
      </w:r>
      <w:r w:rsidR="00BD7BCA">
        <w:t>were outliers for the year</w:t>
      </w:r>
      <w:r w:rsidR="00633792">
        <w:t xml:space="preserve"> pair</w:t>
      </w:r>
      <w:r w:rsidR="00BD7BCA">
        <w:t xml:space="preserve"> 201</w:t>
      </w:r>
      <w:r w:rsidR="00A7767D">
        <w:t>5</w:t>
      </w:r>
      <w:r w:rsidR="00BD7BCA">
        <w:t>/201</w:t>
      </w:r>
      <w:r w:rsidR="00A7767D">
        <w:t>4</w:t>
      </w:r>
      <w:r w:rsidR="00BD7BCA">
        <w:t xml:space="preserve"> for every vehicle type</w:t>
      </w:r>
      <w:r w:rsidR="00633792">
        <w:t xml:space="preserve"> and age</w:t>
      </w:r>
      <w:r w:rsidR="005E11DE">
        <w:t xml:space="preserve"> and were inconsistent with the state’s</w:t>
      </w:r>
      <w:r w:rsidR="0019563F">
        <w:t xml:space="preserve"> net</w:t>
      </w:r>
      <w:r w:rsidR="005E11DE">
        <w:t xml:space="preserve"> survival rates in other years</w:t>
      </w:r>
      <w:r>
        <w:t>.</w:t>
      </w:r>
      <w:r w:rsidR="00BD7BCA">
        <w:t xml:space="preserve"> </w:t>
      </w:r>
      <w:r>
        <w:t>A</w:t>
      </w:r>
      <w:r w:rsidR="00BD7BCA">
        <w:t>n indicator variable was included for that year and state</w:t>
      </w:r>
      <w:r>
        <w:t xml:space="preserve"> in each vehicle type regression</w:t>
      </w:r>
      <w:r w:rsidR="00BD7BCA">
        <w:t>. In addition, data for the District of Columbia</w:t>
      </w:r>
      <w:r w:rsidR="005E11DE">
        <w:t xml:space="preserve"> appeared to be erratic,</w:t>
      </w:r>
      <w:r w:rsidR="00BD7BCA">
        <w:t xml:space="preserve"> frequently includ</w:t>
      </w:r>
      <w:r w:rsidR="005E11DE">
        <w:t>ing</w:t>
      </w:r>
      <w:r w:rsidR="00363004">
        <w:t xml:space="preserve"> extreme</w:t>
      </w:r>
      <w:r w:rsidR="00BD7BCA">
        <w:t xml:space="preserve"> outliers, and we </w:t>
      </w:r>
      <w:r w:rsidR="00D865A3">
        <w:t xml:space="preserve">excluded </w:t>
      </w:r>
      <w:r w:rsidR="00ED72D1">
        <w:t>DC</w:t>
      </w:r>
      <w:r w:rsidR="00BD7BCA">
        <w:t xml:space="preserve"> data from the state</w:t>
      </w:r>
      <w:r w:rsidR="001300F3">
        <w:t xml:space="preserve"> net survival function estimations</w:t>
      </w:r>
      <w:r w:rsidR="00BD7BCA">
        <w:t>.</w:t>
      </w:r>
      <w:r w:rsidR="00486B27">
        <w:t xml:space="preserve"> </w:t>
      </w:r>
    </w:p>
    <w:p w14:paraId="4895673C" w14:textId="5961A010" w:rsidR="0024004C" w:rsidRDefault="00486B27" w:rsidP="006E3A45">
      <w:r>
        <w:t>Although the</w:t>
      </w:r>
      <w:r w:rsidR="0019563F">
        <w:t xml:space="preserve"> net</w:t>
      </w:r>
      <w:r w:rsidR="00ED72D1">
        <w:t xml:space="preserve"> survival rate</w:t>
      </w:r>
      <w:r>
        <w:t xml:space="preserve"> data include vehicle ages up to</w:t>
      </w:r>
      <w:r w:rsidR="00477F38">
        <w:t xml:space="preserve"> at least</w:t>
      </w:r>
      <w:r>
        <w:t xml:space="preserve"> 50 years, vehicles </w:t>
      </w:r>
      <w:r w:rsidR="001F0639">
        <w:t>older than 40</w:t>
      </w:r>
      <w:r>
        <w:t xml:space="preserve"> years of age were excluded from the estimation of state-level </w:t>
      </w:r>
      <w:r w:rsidR="0019563F">
        <w:t xml:space="preserve">net </w:t>
      </w:r>
      <w:r>
        <w:t xml:space="preserve">survival functions for </w:t>
      </w:r>
      <w:r w:rsidR="005D4443">
        <w:t xml:space="preserve">several </w:t>
      </w:r>
      <w:r>
        <w:t>reasons</w:t>
      </w:r>
      <w:r w:rsidR="005D4443">
        <w:t>.</w:t>
      </w:r>
      <w:r>
        <w:t xml:space="preserve"> </w:t>
      </w:r>
      <w:r w:rsidR="005D4443">
        <w:t>T</w:t>
      </w:r>
      <w:r>
        <w:t xml:space="preserve">he variance of </w:t>
      </w:r>
      <w:r w:rsidR="0019563F">
        <w:t xml:space="preserve">net </w:t>
      </w:r>
      <w:r>
        <w:t xml:space="preserve">survival rates increases greatly as vehicle age increases while the number of vehicles in operation decreases greatly due to </w:t>
      </w:r>
      <w:r w:rsidR="005E11DE">
        <w:t>attrition</w:t>
      </w:r>
      <w:r w:rsidR="009742A5">
        <w:t xml:space="preserve"> (we include the older ages and outliers in the residual plots shown below)</w:t>
      </w:r>
      <w:r w:rsidR="005D4443">
        <w:t>.</w:t>
      </w:r>
      <w:r>
        <w:t xml:space="preserve"> </w:t>
      </w:r>
    </w:p>
    <w:p w14:paraId="071A87DA" w14:textId="081B97CB" w:rsidR="0024004C" w:rsidRDefault="0024004C" w:rsidP="006E3A45">
      <w:r>
        <w:t xml:space="preserve">Finally, graphical analysis of the national and state data revealed that </w:t>
      </w:r>
      <w:r w:rsidR="000114C7">
        <w:t xml:space="preserve">net </w:t>
      </w:r>
      <w:r>
        <w:t>survival rates for the year 202</w:t>
      </w:r>
      <w:r w:rsidR="005E11DE">
        <w:t>1</w:t>
      </w:r>
      <w:r>
        <w:t xml:space="preserve"> (from </w:t>
      </w:r>
      <w:r w:rsidR="00FE0CDF">
        <w:t>December</w:t>
      </w:r>
      <w:r>
        <w:t xml:space="preserve"> </w:t>
      </w:r>
      <w:r w:rsidR="00FE0CDF">
        <w:t>3</w:t>
      </w:r>
      <w:r>
        <w:t>1, 2020</w:t>
      </w:r>
      <w:r w:rsidR="00E724EB">
        <w:t>,</w:t>
      </w:r>
      <w:r>
        <w:t xml:space="preserve"> to </w:t>
      </w:r>
      <w:r w:rsidR="00FE0CDF">
        <w:t>December 3</w:t>
      </w:r>
      <w:r>
        <w:t>1, 2021) were</w:t>
      </w:r>
      <w:r w:rsidR="00073FB9">
        <w:t xml:space="preserve"> highly</w:t>
      </w:r>
      <w:r>
        <w:t xml:space="preserve"> unusual for vehicles older than 20 years. </w:t>
      </w:r>
      <w:r w:rsidR="000114C7">
        <w:t>Net s</w:t>
      </w:r>
      <w:r>
        <w:t>urvival rates for older vehicles dropped sharply, as illustrated</w:t>
      </w:r>
      <w:r w:rsidR="00C0519D">
        <w:t xml:space="preserve"> by the dashed line</w:t>
      </w:r>
      <w:r>
        <w:t xml:space="preserve"> in Figure </w:t>
      </w:r>
      <w:r w:rsidR="005D4443">
        <w:t>4</w:t>
      </w:r>
      <w:r>
        <w:t>.</w:t>
      </w:r>
      <w:r w:rsidR="00C0519D">
        <w:t xml:space="preserve"> Inspection of the state data indicated that this was not a problem of missing data from some states. All states showed similar</w:t>
      </w:r>
      <w:r w:rsidR="00073FB9">
        <w:t xml:space="preserve"> </w:t>
      </w:r>
      <w:r w:rsidR="00FD4A51">
        <w:t>though</w:t>
      </w:r>
      <w:r w:rsidR="00073FB9">
        <w:t xml:space="preserve"> not identical</w:t>
      </w:r>
      <w:r w:rsidR="00C0519D">
        <w:t xml:space="preserve"> unusual</w:t>
      </w:r>
      <w:r w:rsidR="00073FB9">
        <w:t xml:space="preserve"> decreases in</w:t>
      </w:r>
      <w:r w:rsidR="00C0519D">
        <w:t xml:space="preserve"> </w:t>
      </w:r>
      <w:r w:rsidR="000114C7">
        <w:t xml:space="preserve">net </w:t>
      </w:r>
      <w:r w:rsidR="00C0519D">
        <w:t>survival rates for older vehicles</w:t>
      </w:r>
      <w:r w:rsidR="00FD4A51">
        <w:t xml:space="preserve"> in 2021</w:t>
      </w:r>
      <w:r w:rsidR="00C0519D">
        <w:t>.</w:t>
      </w:r>
      <w:r w:rsidR="00FE0CDF">
        <w:t xml:space="preserve"> </w:t>
      </w:r>
      <w:r w:rsidR="00073FB9">
        <w:t xml:space="preserve">The year </w:t>
      </w:r>
      <w:r w:rsidR="00FE0CDF">
        <w:t>2021 was the height of the COVID-19 pandemic in the United States</w:t>
      </w:r>
      <w:r w:rsidR="004C29BC">
        <w:t>. The Center for Disease Control (2022) estimated that COVID-19 caused 460,513 deaths in that year.</w:t>
      </w:r>
      <w:r w:rsidR="00C0519D">
        <w:t xml:space="preserve"> </w:t>
      </w:r>
      <w:r w:rsidR="00073FB9">
        <w:t xml:space="preserve">We </w:t>
      </w:r>
      <w:r w:rsidR="00DE5A38">
        <w:t>reasoned</w:t>
      </w:r>
      <w:r w:rsidR="00073FB9">
        <w:t xml:space="preserve"> that</w:t>
      </w:r>
      <w:r w:rsidR="004A1775">
        <w:t>, in addition to the increased deaths of vehicle owners,</w:t>
      </w:r>
      <w:r w:rsidR="00FD4A51">
        <w:t xml:space="preserve"> the economic downturn and</w:t>
      </w:r>
      <w:r w:rsidR="00073FB9">
        <w:t xml:space="preserve"> financial uncertainties caused by the pandemic may have led many owners of older vehicles to elect not to register or insure vehicles not essential to their travel needs. U.S. vehicle travel statistics show a</w:t>
      </w:r>
      <w:r w:rsidR="00AE7280">
        <w:t>n unprecedented</w:t>
      </w:r>
      <w:r w:rsidR="00073FB9">
        <w:t xml:space="preserve"> </w:t>
      </w:r>
      <w:r w:rsidR="00AE7280">
        <w:t>decrease of 11%</w:t>
      </w:r>
      <w:r w:rsidR="00073FB9">
        <w:t xml:space="preserve"> in vehicle miles of travel </w:t>
      </w:r>
      <w:r w:rsidR="00AE7280">
        <w:t>from 2020 to 2021 (</w:t>
      </w:r>
      <w:r w:rsidR="00AE7280" w:rsidRPr="00C741AA">
        <w:t>FHWA, 202</w:t>
      </w:r>
      <w:r w:rsidR="00834AA1" w:rsidRPr="00C741AA">
        <w:t>3</w:t>
      </w:r>
      <w:r w:rsidR="00AE7280">
        <w:t xml:space="preserve">). </w:t>
      </w:r>
      <w:r w:rsidR="000114C7">
        <w:t>Based on an examination of residuals</w:t>
      </w:r>
      <w:r w:rsidR="00AE7280">
        <w:t>, we included fixed effects for</w:t>
      </w:r>
      <w:r w:rsidR="000114C7">
        <w:t xml:space="preserve"> 2021 for</w:t>
      </w:r>
      <w:r w:rsidR="00AE7280">
        <w:t xml:space="preserve"> ages 26 to 40</w:t>
      </w:r>
      <w:r w:rsidR="000114C7">
        <w:t xml:space="preserve"> for passenger cars, SUVs and vans, and 22 to 40 for pickup trucks</w:t>
      </w:r>
      <w:r w:rsidR="00AE7280">
        <w:t xml:space="preserve">. These coefficients </w:t>
      </w:r>
      <w:r w:rsidR="00DE5A38">
        <w:t>vary by vehicle type but not by</w:t>
      </w:r>
      <w:r w:rsidR="00AE7280">
        <w:t xml:space="preserve"> state</w:t>
      </w:r>
      <w:r w:rsidR="00DE5A38">
        <w:t>.</w:t>
      </w:r>
      <w:r w:rsidR="00073FB9">
        <w:t xml:space="preserve"> </w:t>
      </w:r>
    </w:p>
    <w:p w14:paraId="5579702E" w14:textId="3A1AFAA6" w:rsidR="00486B27" w:rsidRDefault="00C0519D" w:rsidP="00DE368B">
      <w:pPr>
        <w:jc w:val="center"/>
      </w:pPr>
      <w:r>
        <w:rPr>
          <w:noProof/>
        </w:rPr>
        <w:lastRenderedPageBreak/>
        <w:drawing>
          <wp:inline distT="0" distB="0" distL="0" distR="0" wp14:anchorId="3F0B70E2" wp14:editId="432F6031">
            <wp:extent cx="5900244" cy="3729355"/>
            <wp:effectExtent l="0" t="0" r="5715" b="4445"/>
            <wp:docPr id="1391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6617" cy="3764987"/>
                    </a:xfrm>
                    <a:prstGeom prst="rect">
                      <a:avLst/>
                    </a:prstGeom>
                    <a:noFill/>
                  </pic:spPr>
                </pic:pic>
              </a:graphicData>
            </a:graphic>
          </wp:inline>
        </w:drawing>
      </w:r>
    </w:p>
    <w:p w14:paraId="042BC1E0" w14:textId="600AE303" w:rsidR="004C29BC" w:rsidRPr="00D17906" w:rsidRDefault="004C29BC" w:rsidP="00DE368B">
      <w:pPr>
        <w:jc w:val="center"/>
      </w:pPr>
      <w:r w:rsidRPr="00D17906">
        <w:t xml:space="preserve">Figure </w:t>
      </w:r>
      <w:r w:rsidR="005D4443">
        <w:t>4</w:t>
      </w:r>
      <w:r w:rsidRPr="00D17906">
        <w:t xml:space="preserve">. National Passenger Car </w:t>
      </w:r>
      <w:r w:rsidR="0019563F">
        <w:t xml:space="preserve">Net </w:t>
      </w:r>
      <w:r w:rsidRPr="00D17906">
        <w:t>Su</w:t>
      </w:r>
      <w:r w:rsidRPr="00DE368B">
        <w:t>rvival Rates: 2015-2022.</w:t>
      </w:r>
    </w:p>
    <w:p w14:paraId="6937D272" w14:textId="77777777" w:rsidR="004C29BC" w:rsidRDefault="004C29BC" w:rsidP="006E3A45"/>
    <w:p w14:paraId="05EFB0BF" w14:textId="129A9C32" w:rsidR="00871D3E" w:rsidRDefault="004C29BC" w:rsidP="006E3A45">
      <w:r>
        <w:t>I</w:t>
      </w:r>
      <w:r w:rsidR="00486B27">
        <w:t>nitial estimation</w:t>
      </w:r>
      <w:r>
        <w:t xml:space="preserve">s of the </w:t>
      </w:r>
      <w:r w:rsidR="0019563F">
        <w:t xml:space="preserve">net </w:t>
      </w:r>
      <w:r>
        <w:t>survival functions</w:t>
      </w:r>
      <w:r w:rsidR="00486B27">
        <w:t xml:space="preserve"> w</w:t>
      </w:r>
      <w:r>
        <w:t>ere</w:t>
      </w:r>
      <w:r w:rsidR="00486B27">
        <w:t xml:space="preserve"> made including all data points</w:t>
      </w:r>
      <w:r w:rsidR="00363004">
        <w:t xml:space="preserve"> for the sample described above</w:t>
      </w:r>
      <w:r w:rsidR="005D4443">
        <w:t>.</w:t>
      </w:r>
      <w:r w:rsidR="00486B27">
        <w:t xml:space="preserve"> </w:t>
      </w:r>
      <w:r w:rsidR="00BD7BCA">
        <w:t>F</w:t>
      </w:r>
      <w:r w:rsidR="00486B27">
        <w:t>or the final estimations</w:t>
      </w:r>
      <w:r w:rsidR="00AE7280">
        <w:t>,</w:t>
      </w:r>
      <w:r w:rsidR="00486B27">
        <w:t xml:space="preserve"> </w:t>
      </w:r>
      <w:r w:rsidR="001300F3">
        <w:t>observations</w:t>
      </w:r>
      <w:r w:rsidR="00842AD8">
        <w:t xml:space="preserve"> with residuals greater than </w:t>
      </w:r>
      <w:r w:rsidR="00FE02CD">
        <w:t>5 times</w:t>
      </w:r>
      <w:r w:rsidR="001300F3">
        <w:t xml:space="preserve"> </w:t>
      </w:r>
      <w:r w:rsidR="00FE02CD">
        <w:t xml:space="preserve">the mean standard error </w:t>
      </w:r>
      <w:r w:rsidR="00AE7280">
        <w:t>in the initial estimation</w:t>
      </w:r>
      <w:r w:rsidR="001300F3">
        <w:t xml:space="preserve"> </w:t>
      </w:r>
      <w:r w:rsidR="00FD4A51">
        <w:t>(</w:t>
      </w:r>
      <w:r w:rsidR="00AC5DE2">
        <w:t>0.18 for passenger cars, 0.235 for SUVs and vans, 0.22 for pickup trucks</w:t>
      </w:r>
      <w:r w:rsidR="00FD4A51">
        <w:t>) were dropped from the sample</w:t>
      </w:r>
      <w:r w:rsidR="001300F3">
        <w:t>.</w:t>
      </w:r>
      <w:r w:rsidR="009D0B7E">
        <w:t xml:space="preserve"> </w:t>
      </w:r>
      <w:r w:rsidR="00AC5DE2">
        <w:t>The relatively</w:t>
      </w:r>
      <w:r w:rsidR="009D0B7E">
        <w:t xml:space="preserve"> large value</w:t>
      </w:r>
      <w:r w:rsidR="00AC5DE2">
        <w:t>s</w:t>
      </w:r>
      <w:r w:rsidR="009D0B7E">
        <w:t xml:space="preserve"> for screening outliers w</w:t>
      </w:r>
      <w:r w:rsidR="003869BD">
        <w:t>ere</w:t>
      </w:r>
      <w:r w:rsidR="009D0B7E">
        <w:t xml:space="preserve"> chosen because of the increasing variances of residuals with vehicle age.</w:t>
      </w:r>
      <w:r w:rsidR="00871D3E">
        <w:t xml:space="preserve"> </w:t>
      </w:r>
      <w:r w:rsidR="00C0628E">
        <w:t xml:space="preserve">Out of </w:t>
      </w:r>
      <w:r w:rsidR="00AC5DE2">
        <w:t>15,600</w:t>
      </w:r>
      <w:r w:rsidR="00C0628E">
        <w:t xml:space="preserve"> total observations for each vehicle type, t</w:t>
      </w:r>
      <w:r w:rsidR="00871D3E">
        <w:t>his resulted in d</w:t>
      </w:r>
      <w:r w:rsidR="001C42F8">
        <w:t>ropp</w:t>
      </w:r>
      <w:r w:rsidR="00871D3E">
        <w:t xml:space="preserve">ing </w:t>
      </w:r>
      <w:r w:rsidR="00AC5DE2">
        <w:t>54</w:t>
      </w:r>
      <w:r w:rsidR="00C0628E">
        <w:t xml:space="preserve"> observations for cars, </w:t>
      </w:r>
      <w:r w:rsidR="00AC5DE2">
        <w:t>71</w:t>
      </w:r>
      <w:r w:rsidR="00C0628E">
        <w:t xml:space="preserve"> for SUVs and vans, and </w:t>
      </w:r>
      <w:r w:rsidR="00AC5DE2">
        <w:t>29</w:t>
      </w:r>
      <w:r w:rsidR="00C0628E">
        <w:t xml:space="preserve"> for pickup trucks. </w:t>
      </w:r>
    </w:p>
    <w:p w14:paraId="744ABCEB" w14:textId="63A05B6A" w:rsidR="00CA7BB1" w:rsidRDefault="00520AE9" w:rsidP="00DE5A38">
      <w:pPr>
        <w:jc w:val="center"/>
      </w:pPr>
      <w:r>
        <w:t xml:space="preserve">  </w:t>
      </w:r>
    </w:p>
    <w:p w14:paraId="575C4974" w14:textId="77777777" w:rsidR="001300F3" w:rsidRDefault="00290067" w:rsidP="001300F3">
      <w:pPr>
        <w:pStyle w:val="ListParagraph"/>
        <w:numPr>
          <w:ilvl w:val="0"/>
          <w:numId w:val="1"/>
        </w:numPr>
      </w:pPr>
      <w:commentRangeStart w:id="12"/>
      <w:r>
        <w:t>Results</w:t>
      </w:r>
      <w:commentRangeEnd w:id="12"/>
      <w:r w:rsidR="000A7D39">
        <w:rPr>
          <w:rStyle w:val="CommentReference"/>
        </w:rPr>
        <w:commentReference w:id="12"/>
      </w:r>
    </w:p>
    <w:p w14:paraId="52AA7FA8" w14:textId="71B45972" w:rsidR="00555830" w:rsidRDefault="004B0E9F" w:rsidP="001300F3">
      <w:r>
        <w:t>We estimated t</w:t>
      </w:r>
      <w:r w:rsidR="001300F3">
        <w:t xml:space="preserve">he </w:t>
      </w:r>
      <w:r w:rsidR="000B0D1F">
        <w:t xml:space="preserve">three </w:t>
      </w:r>
      <w:r w:rsidR="001300F3">
        <w:t>state net survival models</w:t>
      </w:r>
      <w:r w:rsidR="000B0D1F">
        <w:t xml:space="preserve"> for passenger cars, SUVs </w:t>
      </w:r>
      <w:r w:rsidR="00903707">
        <w:t xml:space="preserve">and </w:t>
      </w:r>
      <w:r w:rsidR="000B0D1F">
        <w:t>vans, and pickups</w:t>
      </w:r>
      <w:r w:rsidR="001300F3">
        <w:t xml:space="preserve"> using OLS.</w:t>
      </w:r>
      <w:r w:rsidR="00842AD8">
        <w:t xml:space="preserve"> Because the variance of residuals increase</w:t>
      </w:r>
      <w:r w:rsidR="00712883">
        <w:t>s markedly</w:t>
      </w:r>
      <w:r w:rsidR="00842AD8">
        <w:t xml:space="preserve"> with age </w:t>
      </w:r>
      <w:r w:rsidR="00712883">
        <w:t>beyond</w:t>
      </w:r>
      <w:r w:rsidR="00842AD8">
        <w:t xml:space="preserve"> </w:t>
      </w:r>
      <w:r w:rsidR="00DE5A38">
        <w:t xml:space="preserve">30 </w:t>
      </w:r>
      <w:r w:rsidR="00842AD8">
        <w:t xml:space="preserve">years, </w:t>
      </w:r>
      <w:r>
        <w:t>we include</w:t>
      </w:r>
      <w:r w:rsidR="00DE5A38">
        <w:t>d</w:t>
      </w:r>
      <w:r>
        <w:t xml:space="preserve"> robust standard errors in </w:t>
      </w:r>
      <w:r w:rsidR="00842AD8">
        <w:t>all regressions.</w:t>
      </w:r>
      <w:r w:rsidR="001704A5">
        <w:t xml:space="preserve"> The estimation results appear in Table 2.</w:t>
      </w:r>
      <w:r w:rsidR="001300F3">
        <w:t xml:space="preserve"> In general, the estimated models statistically explained most of the variance in the </w:t>
      </w:r>
      <w:r w:rsidR="0019563F">
        <w:t xml:space="preserve">net </w:t>
      </w:r>
      <w:r w:rsidR="001300F3">
        <w:t>survival data, with adjusted R</w:t>
      </w:r>
      <w:r w:rsidR="001300F3">
        <w:rPr>
          <w:vertAlign w:val="superscript"/>
        </w:rPr>
        <w:t>2</w:t>
      </w:r>
      <w:r w:rsidR="001300F3">
        <w:t xml:space="preserve"> values and mean square errors of 0.</w:t>
      </w:r>
      <w:r w:rsidR="00842AD8">
        <w:t>8</w:t>
      </w:r>
      <w:r w:rsidR="00712883">
        <w:t>2</w:t>
      </w:r>
      <w:r w:rsidR="001300F3">
        <w:t xml:space="preserve"> and 0.0</w:t>
      </w:r>
      <w:r w:rsidR="00842AD8">
        <w:t>3</w:t>
      </w:r>
      <w:r w:rsidR="00712883">
        <w:t>0</w:t>
      </w:r>
      <w:r w:rsidR="00ED72D1">
        <w:t xml:space="preserve"> respectively</w:t>
      </w:r>
      <w:r w:rsidR="001300F3">
        <w:t xml:space="preserve"> for passenger cars, 0.</w:t>
      </w:r>
      <w:r w:rsidR="00842AD8">
        <w:t>7</w:t>
      </w:r>
      <w:r w:rsidR="00712883">
        <w:t>5</w:t>
      </w:r>
      <w:r w:rsidR="001300F3">
        <w:t xml:space="preserve"> and 0.0</w:t>
      </w:r>
      <w:r w:rsidR="00842AD8">
        <w:t>4</w:t>
      </w:r>
      <w:r w:rsidR="00712883">
        <w:t>1</w:t>
      </w:r>
      <w:r w:rsidR="001300F3">
        <w:t xml:space="preserve"> for SUVs and vans, and 0.</w:t>
      </w:r>
      <w:r w:rsidR="00712883">
        <w:t>92</w:t>
      </w:r>
      <w:r w:rsidR="001300F3">
        <w:t xml:space="preserve"> and 0.0</w:t>
      </w:r>
      <w:r w:rsidR="00712883">
        <w:t>35</w:t>
      </w:r>
      <w:r w:rsidR="001300F3">
        <w:t xml:space="preserve"> for pickup trucks.</w:t>
      </w:r>
      <w:r w:rsidR="00555830">
        <w:t xml:space="preserve"> The residual plots</w:t>
      </w:r>
      <w:r w:rsidR="001704A5">
        <w:t xml:space="preserve"> appearing in Figures 5a-5c </w:t>
      </w:r>
      <w:r w:rsidR="00E70BA2">
        <w:t>include outliers and</w:t>
      </w:r>
      <w:r w:rsidR="00555830">
        <w:t xml:space="preserve"> indicate that the models’ fit to the data is much better for ages up to 25-30 years than for older vehicles.</w:t>
      </w:r>
    </w:p>
    <w:p w14:paraId="2E6F941B" w14:textId="77777777" w:rsidR="001704A5" w:rsidRDefault="001704A5" w:rsidP="001704A5">
      <w:pPr>
        <w:jc w:val="center"/>
      </w:pPr>
      <w:r>
        <w:rPr>
          <w:noProof/>
        </w:rPr>
        <w:lastRenderedPageBreak/>
        <w:drawing>
          <wp:inline distT="0" distB="0" distL="0" distR="0" wp14:anchorId="6D19C794" wp14:editId="110A74ED">
            <wp:extent cx="5495925" cy="2950937"/>
            <wp:effectExtent l="0" t="0" r="0" b="19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2738" cy="2959964"/>
                    </a:xfrm>
                    <a:prstGeom prst="rect">
                      <a:avLst/>
                    </a:prstGeom>
                    <a:noFill/>
                  </pic:spPr>
                </pic:pic>
              </a:graphicData>
            </a:graphic>
          </wp:inline>
        </w:drawing>
      </w:r>
    </w:p>
    <w:p w14:paraId="099195F2" w14:textId="77777777" w:rsidR="001704A5" w:rsidRDefault="001704A5" w:rsidP="001704A5">
      <w:pPr>
        <w:jc w:val="center"/>
      </w:pPr>
      <w:r>
        <w:t>Figure 5a. Residuals from the State Passenger Car Net Survival Model</w:t>
      </w:r>
    </w:p>
    <w:p w14:paraId="69F584F7" w14:textId="77777777" w:rsidR="001704A5" w:rsidRDefault="001704A5" w:rsidP="00DE5A38"/>
    <w:p w14:paraId="0AFAD685" w14:textId="77777777" w:rsidR="001704A5" w:rsidRDefault="001704A5" w:rsidP="001704A5">
      <w:pPr>
        <w:jc w:val="center"/>
      </w:pPr>
    </w:p>
    <w:p w14:paraId="5404572D" w14:textId="77777777" w:rsidR="001704A5" w:rsidRDefault="001704A5" w:rsidP="001704A5">
      <w:pPr>
        <w:jc w:val="center"/>
      </w:pPr>
      <w:r>
        <w:rPr>
          <w:noProof/>
        </w:rPr>
        <w:drawing>
          <wp:inline distT="0" distB="0" distL="0" distR="0" wp14:anchorId="59345AD3" wp14:editId="488D295E">
            <wp:extent cx="5534025" cy="3022184"/>
            <wp:effectExtent l="0" t="0" r="0"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4913" cy="3039052"/>
                    </a:xfrm>
                    <a:prstGeom prst="rect">
                      <a:avLst/>
                    </a:prstGeom>
                    <a:noFill/>
                  </pic:spPr>
                </pic:pic>
              </a:graphicData>
            </a:graphic>
          </wp:inline>
        </w:drawing>
      </w:r>
    </w:p>
    <w:p w14:paraId="45912F4A" w14:textId="77777777" w:rsidR="001704A5" w:rsidRDefault="001704A5" w:rsidP="001704A5">
      <w:pPr>
        <w:jc w:val="center"/>
      </w:pPr>
      <w:r>
        <w:t>Figure 5b. Residuals from the State SUV and Van Net Survival Model</w:t>
      </w:r>
    </w:p>
    <w:p w14:paraId="6DD010D5" w14:textId="77777777" w:rsidR="001704A5" w:rsidRDefault="001704A5" w:rsidP="001704A5">
      <w:pPr>
        <w:jc w:val="center"/>
      </w:pPr>
    </w:p>
    <w:p w14:paraId="6222AB3F" w14:textId="77777777" w:rsidR="001704A5" w:rsidRDefault="001704A5" w:rsidP="001704A5">
      <w:pPr>
        <w:jc w:val="center"/>
      </w:pPr>
    </w:p>
    <w:p w14:paraId="67107111" w14:textId="77777777" w:rsidR="001704A5" w:rsidRDefault="001704A5" w:rsidP="001704A5"/>
    <w:p w14:paraId="7CCE8991" w14:textId="77777777" w:rsidR="001704A5" w:rsidRDefault="001704A5" w:rsidP="001704A5">
      <w:pPr>
        <w:jc w:val="center"/>
      </w:pPr>
    </w:p>
    <w:p w14:paraId="1A806B33" w14:textId="77777777" w:rsidR="001704A5" w:rsidRDefault="001704A5" w:rsidP="001704A5">
      <w:pPr>
        <w:jc w:val="center"/>
      </w:pPr>
      <w:r>
        <w:rPr>
          <w:noProof/>
        </w:rPr>
        <w:drawing>
          <wp:inline distT="0" distB="0" distL="0" distR="0" wp14:anchorId="6A78D762" wp14:editId="38EBBB72">
            <wp:extent cx="5715000" cy="3061026"/>
            <wp:effectExtent l="0" t="0" r="0" b="635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784" cy="3080728"/>
                    </a:xfrm>
                    <a:prstGeom prst="rect">
                      <a:avLst/>
                    </a:prstGeom>
                    <a:noFill/>
                  </pic:spPr>
                </pic:pic>
              </a:graphicData>
            </a:graphic>
          </wp:inline>
        </w:drawing>
      </w:r>
    </w:p>
    <w:p w14:paraId="70AEC974" w14:textId="0843D1BD" w:rsidR="001704A5" w:rsidRDefault="001704A5" w:rsidP="00BA4DED">
      <w:pPr>
        <w:jc w:val="center"/>
      </w:pPr>
      <w:r>
        <w:t>Figure 5c. Residuals from the State Pickup Truck Net Survival Model</w:t>
      </w:r>
    </w:p>
    <w:p w14:paraId="16889F98" w14:textId="4F6ECD9B" w:rsidR="002A7901" w:rsidRDefault="001E3447" w:rsidP="001300F3">
      <w:r>
        <w:t xml:space="preserve">As expected, </w:t>
      </w:r>
      <w:r w:rsidRPr="00075C42">
        <w:t xml:space="preserve">higher </w:t>
      </w:r>
      <w:r w:rsidR="00712883">
        <w:t>economic</w:t>
      </w:r>
      <w:r w:rsidRPr="00075C42">
        <w:t xml:space="preserve"> and employment growth rates, and </w:t>
      </w:r>
      <w:r w:rsidR="00712883">
        <w:t>faster population growth</w:t>
      </w:r>
      <w:r w:rsidRPr="00075C42">
        <w:t xml:space="preserve"> increased </w:t>
      </w:r>
      <w:r w:rsidR="0019563F">
        <w:t xml:space="preserve">net </w:t>
      </w:r>
      <w:r w:rsidRPr="00075C42">
        <w:t>survival rates.</w:t>
      </w:r>
      <w:r w:rsidR="00D20501">
        <w:t xml:space="preserve"> In the SUV and van model, GDP growth replaced population growth. </w:t>
      </w:r>
      <w:r w:rsidR="001A53D1">
        <w:t>Population d</w:t>
      </w:r>
      <w:r w:rsidR="00D20501">
        <w:t xml:space="preserve">ensity appears in all models, but with a positive sign in the presence of state fixed effects. Removing the state fixed effects changes the sign of population density, reflecting the correlation between density and state fixed effects. To the extent that the state fixed effects capture the effect of mean </w:t>
      </w:r>
      <w:r w:rsidR="001A53D1">
        <w:t xml:space="preserve">population </w:t>
      </w:r>
      <w:r w:rsidR="00D20501">
        <w:t>density, the density variable represent</w:t>
      </w:r>
      <w:r w:rsidR="007B6BFB">
        <w:t>s</w:t>
      </w:r>
      <w:r w:rsidR="00D20501">
        <w:t xml:space="preserve"> total population growth.</w:t>
      </w:r>
      <w:r w:rsidR="001452EF" w:rsidRPr="00075C42">
        <w:t xml:space="preserve"> </w:t>
      </w:r>
      <w:r w:rsidR="00D20501">
        <w:t>Recognizing that the significance levels are not valid for hypothesis testing, t</w:t>
      </w:r>
      <w:r>
        <w:t xml:space="preserve">he </w:t>
      </w:r>
      <w:r w:rsidR="00D20501">
        <w:t>co</w:t>
      </w:r>
      <w:r>
        <w:t>ntinuous variables</w:t>
      </w:r>
      <w:r w:rsidR="00D20501">
        <w:t xml:space="preserve"> in all models</w:t>
      </w:r>
      <w:r>
        <w:t xml:space="preserve"> </w:t>
      </w:r>
      <w:r w:rsidR="00D20501">
        <w:t>had estimated</w:t>
      </w:r>
      <w:r w:rsidR="001300F3">
        <w:t xml:space="preserve"> </w:t>
      </w:r>
      <w:r w:rsidR="00FD4A74">
        <w:t>p-values</w:t>
      </w:r>
      <w:r w:rsidR="00D20501">
        <w:t xml:space="preserve"> of </w:t>
      </w:r>
      <w:r w:rsidR="001300F3">
        <w:t xml:space="preserve">0.001 </w:t>
      </w:r>
      <w:r>
        <w:t>except</w:t>
      </w:r>
      <w:r w:rsidR="00D20501">
        <w:t xml:space="preserve"> for the growth of population over 16 years old</w:t>
      </w:r>
      <w:r>
        <w:t xml:space="preserve"> in the passenger car regression</w:t>
      </w:r>
      <w:r w:rsidR="00BA4DED">
        <w:t>,</w:t>
      </w:r>
      <w:r>
        <w:t xml:space="preserve"> whic</w:t>
      </w:r>
      <w:r w:rsidR="00D20501">
        <w:t>h</w:t>
      </w:r>
      <w:r>
        <w:t xml:space="preserve"> </w:t>
      </w:r>
      <w:r w:rsidR="00D20501">
        <w:t>has a</w:t>
      </w:r>
      <w:r w:rsidR="00BA4DED">
        <w:t xml:space="preserve"> p-value</w:t>
      </w:r>
      <w:r w:rsidR="00D20501">
        <w:t xml:space="preserve"> of</w:t>
      </w:r>
      <w:r>
        <w:t xml:space="preserve"> 0.05</w:t>
      </w:r>
      <w:r w:rsidR="001A53D1">
        <w:t>.</w:t>
      </w:r>
      <w:r w:rsidR="001452EF">
        <w:rPr>
          <w:rStyle w:val="FootnoteReference"/>
        </w:rPr>
        <w:footnoteReference w:id="21"/>
      </w:r>
      <w:r w:rsidR="00702162">
        <w:t xml:space="preserve"> </w:t>
      </w:r>
      <w:r w:rsidR="00473E01">
        <w:t>The Stata “</w:t>
      </w:r>
      <w:proofErr w:type="spellStart"/>
      <w:r w:rsidR="00473E01">
        <w:t>testparm</w:t>
      </w:r>
      <w:proofErr w:type="spellEnd"/>
      <w:r w:rsidR="00473E01">
        <w:t xml:space="preserve">” procedure </w:t>
      </w:r>
      <w:r w:rsidR="00D20501">
        <w:t>calculated</w:t>
      </w:r>
      <w:r w:rsidR="00726F85">
        <w:t xml:space="preserve"> </w:t>
      </w:r>
      <w:r w:rsidR="00702162">
        <w:t>the</w:t>
      </w:r>
      <w:r w:rsidR="00D20501">
        <w:t xml:space="preserve"> combined</w:t>
      </w:r>
      <w:r w:rsidR="00702162">
        <w:t xml:space="preserve"> age fixed effects </w:t>
      </w:r>
      <w:r w:rsidR="00726F85">
        <w:t>to be</w:t>
      </w:r>
      <w:r w:rsidR="00702162">
        <w:t xml:space="preserve"> significant at the 0.001 level, as were the state</w:t>
      </w:r>
      <w:r w:rsidR="00473E01">
        <w:t>,</w:t>
      </w:r>
      <w:r w:rsidR="00702162">
        <w:t xml:space="preserve"> year</w:t>
      </w:r>
      <w:r w:rsidR="00473E01">
        <w:t xml:space="preserve"> and COVID</w:t>
      </w:r>
      <w:r w:rsidR="00702162">
        <w:t xml:space="preserve"> fixed effects and the </w:t>
      </w:r>
      <w:r w:rsidR="006220DD">
        <w:t>(</w:t>
      </w:r>
      <w:r w:rsidR="00702162">
        <w:t>state</w:t>
      </w:r>
      <w:r w:rsidR="006220DD">
        <w:t>)</w:t>
      </w:r>
      <w:r w:rsidR="00E95B09" w:rsidRPr="001452EF">
        <w:rPr>
          <w:rFonts w:cstheme="minorHAnsi"/>
          <w:b/>
          <w:bCs/>
        </w:rPr>
        <w:t>x</w:t>
      </w:r>
      <w:r w:rsidR="006220DD">
        <w:rPr>
          <w:rFonts w:cstheme="minorHAnsi"/>
          <w:b/>
          <w:bCs/>
        </w:rPr>
        <w:t>(</w:t>
      </w:r>
      <w:r w:rsidR="00702162">
        <w:t>l</w:t>
      </w:r>
      <w:r w:rsidR="003869BD">
        <w:t>n</w:t>
      </w:r>
      <w:r w:rsidR="00E95B09">
        <w:t>(</w:t>
      </w:r>
      <w:r w:rsidR="00702162">
        <w:t>Age</w:t>
      </w:r>
      <w:r w:rsidR="00E95B09">
        <w:t>)</w:t>
      </w:r>
      <w:r w:rsidR="006220DD">
        <w:t>)</w:t>
      </w:r>
      <w:r w:rsidR="00702162">
        <w:t xml:space="preserve"> interactions.</w:t>
      </w:r>
      <w:r w:rsidR="002D1E33">
        <w:rPr>
          <w:rStyle w:val="FootnoteReference"/>
        </w:rPr>
        <w:footnoteReference w:id="22"/>
      </w:r>
      <w:r w:rsidR="00702162">
        <w:t xml:space="preserve"> </w:t>
      </w:r>
    </w:p>
    <w:p w14:paraId="0FFE2666" w14:textId="6AD98491" w:rsidR="003869BD" w:rsidRDefault="00A65905" w:rsidP="001300F3">
      <w:r>
        <w:t xml:space="preserve">Coefficient estimates for Employment, </w:t>
      </w:r>
      <w:r w:rsidR="00290CD7">
        <w:t>Pop&gt;16</w:t>
      </w:r>
      <w:r w:rsidR="002D1E33">
        <w:t xml:space="preserve"> (driving age population)</w:t>
      </w:r>
      <w:r>
        <w:t>,</w:t>
      </w:r>
      <w:r w:rsidR="00290CD7">
        <w:t xml:space="preserve"> GDP and</w:t>
      </w:r>
      <w:r>
        <w:t xml:space="preserve"> </w:t>
      </w:r>
      <w:r w:rsidR="00290CD7">
        <w:t>Density plus</w:t>
      </w:r>
      <w:r>
        <w:t xml:space="preserve"> the indicator variable for Tennessee in 2015 </w:t>
      </w:r>
      <w:r w:rsidR="00830033">
        <w:t xml:space="preserve">(TN2015) </w:t>
      </w:r>
      <w:r>
        <w:t>are shown in Table 2 for the Full Model and with individual fixed effects</w:t>
      </w:r>
      <w:r w:rsidR="003F55B7">
        <w:t xml:space="preserve"> (FE)</w:t>
      </w:r>
      <w:r>
        <w:t xml:space="preserve"> removed. In </w:t>
      </w:r>
      <w:r w:rsidR="002F6E25">
        <w:t>t</w:t>
      </w:r>
      <w:r>
        <w:t xml:space="preserve">he Full Model, all four variables </w:t>
      </w:r>
      <w:r w:rsidR="00290CD7">
        <w:t>have p-values</w:t>
      </w:r>
      <w:r>
        <w:t xml:space="preserve"> at the 0.001 </w:t>
      </w:r>
      <w:r w:rsidR="00E67D84">
        <w:t>level</w:t>
      </w:r>
      <w:r>
        <w:t xml:space="preserve"> with the exceptions of </w:t>
      </w:r>
      <w:r w:rsidR="00290CD7">
        <w:t>Pop&gt;16</w:t>
      </w:r>
      <w:r>
        <w:t xml:space="preserve"> (</w:t>
      </w:r>
      <w:r w:rsidR="004D7AE7">
        <w:t xml:space="preserve">p = </w:t>
      </w:r>
      <w:r>
        <w:t>0.05) in the Passenger Car model.</w:t>
      </w:r>
      <w:r w:rsidR="000333A4">
        <w:rPr>
          <w:vertAlign w:val="superscript"/>
        </w:rPr>
        <w:t>9</w:t>
      </w:r>
      <w:r>
        <w:t xml:space="preserve"> Removing the Year FE has the </w:t>
      </w:r>
      <w:r>
        <w:lastRenderedPageBreak/>
        <w:t xml:space="preserve">greatest impact on the </w:t>
      </w:r>
      <w:r w:rsidR="00FD4A74">
        <w:t>p-values</w:t>
      </w:r>
      <w:r>
        <w:t xml:space="preserve"> and signs of the estimates (except for TN2015) because Year represents the national impacts of changes in those variables</w:t>
      </w:r>
      <w:r w:rsidR="00290CD7">
        <w:t xml:space="preserve"> and</w:t>
      </w:r>
      <w:r w:rsidR="004D7AE7">
        <w:t xml:space="preserve"> </w:t>
      </w:r>
      <w:r>
        <w:t>other</w:t>
      </w:r>
      <w:r w:rsidR="00FD4A74">
        <w:t xml:space="preserve"> omitted</w:t>
      </w:r>
      <w:r w:rsidR="004D7AE7">
        <w:t xml:space="preserve"> variable</w:t>
      </w:r>
      <w:r>
        <w:t>s</w:t>
      </w:r>
      <w:r w:rsidR="004D7AE7">
        <w:t>, such as prices,</w:t>
      </w:r>
      <w:r>
        <w:t xml:space="preserve"> that change over time. When Year FEs are included</w:t>
      </w:r>
      <w:r w:rsidR="00885916">
        <w:t xml:space="preserve"> the</w:t>
      </w:r>
      <w:r w:rsidR="00290CD7">
        <w:t xml:space="preserve"> economic</w:t>
      </w:r>
      <w:r w:rsidR="004D7AE7">
        <w:t xml:space="preserve"> and demographic</w:t>
      </w:r>
      <w:r w:rsidR="00885916">
        <w:t xml:space="preserve"> variables represent state differences in those variables</w:t>
      </w:r>
      <w:r w:rsidR="004D7AE7">
        <w:t xml:space="preserve"> from the national trends</w:t>
      </w:r>
      <w:r w:rsidR="00885916">
        <w:t>. When the Year FEs are removed, the</w:t>
      </w:r>
      <w:r w:rsidR="004D7AE7">
        <w:t xml:space="preserve"> correlations of the</w:t>
      </w:r>
      <w:r w:rsidR="00885916">
        <w:t xml:space="preserve"> variables </w:t>
      </w:r>
      <w:r w:rsidR="004D7AE7">
        <w:t>with</w:t>
      </w:r>
      <w:r w:rsidR="00885916">
        <w:t xml:space="preserve"> the national </w:t>
      </w:r>
      <w:r w:rsidR="004D7AE7">
        <w:t>trends affect their coefficient estimates,</w:t>
      </w:r>
      <w:r w:rsidR="00885916">
        <w:t xml:space="preserve"> resulting in reduced statistical significance and a few sign changes</w:t>
      </w:r>
      <w:r w:rsidR="00AE683D">
        <w:t>, for example, the negative effect of employment</w:t>
      </w:r>
      <w:r w:rsidR="003869BD">
        <w:t>.</w:t>
      </w:r>
      <w:r w:rsidR="00885916">
        <w:t xml:space="preserve"> The impacts of removing the State fixed effects are small</w:t>
      </w:r>
      <w:r w:rsidR="00C63C7F">
        <w:t>er</w:t>
      </w:r>
      <w:r w:rsidR="00885916">
        <w:t xml:space="preserve"> because the model still includes the natural log of age interacted with the State FEs, which adjust</w:t>
      </w:r>
      <w:r w:rsidR="003869BD">
        <w:t>s</w:t>
      </w:r>
      <w:r w:rsidR="00885916">
        <w:t xml:space="preserve"> to absorb most of the effect of the State FEs. </w:t>
      </w:r>
      <w:r w:rsidR="00B61BFC">
        <w:t>R</w:t>
      </w:r>
      <w:r w:rsidR="00885916">
        <w:t xml:space="preserve">emoving the Age FEs has </w:t>
      </w:r>
      <w:r w:rsidR="00B61BFC">
        <w:t>a</w:t>
      </w:r>
      <w:r w:rsidR="002D1E33">
        <w:t xml:space="preserve"> large</w:t>
      </w:r>
      <w:r w:rsidR="00885916">
        <w:t xml:space="preserve"> </w:t>
      </w:r>
      <w:r w:rsidR="00B61BFC">
        <w:t xml:space="preserve">effect </w:t>
      </w:r>
      <w:r w:rsidR="00885916">
        <w:t>on the R</w:t>
      </w:r>
      <w:r w:rsidR="00885916">
        <w:rPr>
          <w:vertAlign w:val="superscript"/>
        </w:rPr>
        <w:t>2</w:t>
      </w:r>
      <w:r w:rsidR="00885916">
        <w:t xml:space="preserve"> values because the Age FEs describe the </w:t>
      </w:r>
      <w:r w:rsidR="00BA4DED">
        <w:t>general</w:t>
      </w:r>
      <w:r w:rsidR="00885916">
        <w:t xml:space="preserve"> tendency for </w:t>
      </w:r>
      <w:r w:rsidR="00C63C7F">
        <w:t>net s</w:t>
      </w:r>
      <w:r w:rsidR="00885916">
        <w:t>urvival rates to vary with vehicle age</w:t>
      </w:r>
      <w:r w:rsidR="00C63C7F">
        <w:t xml:space="preserve"> and therefore the general shape of the net survival function</w:t>
      </w:r>
      <w:r w:rsidR="00885916">
        <w:t xml:space="preserve">. Removing the COVID FEs also has a large </w:t>
      </w:r>
      <w:r w:rsidR="00B61BFC">
        <w:t xml:space="preserve">effect </w:t>
      </w:r>
      <w:r w:rsidR="00885916">
        <w:t>on R</w:t>
      </w:r>
      <w:r w:rsidR="00885916">
        <w:rPr>
          <w:vertAlign w:val="superscript"/>
        </w:rPr>
        <w:t>2</w:t>
      </w:r>
      <w:r w:rsidR="00885916">
        <w:t xml:space="preserve"> because the </w:t>
      </w:r>
      <w:r w:rsidR="00C63C7F">
        <w:t xml:space="preserve">net </w:t>
      </w:r>
      <w:r w:rsidR="00885916">
        <w:t>survival rates for older vehicles during 2021 were so different from those of other years. Removal of the COVID FEs also magnifies the</w:t>
      </w:r>
      <w:r w:rsidR="004D7AE7">
        <w:t xml:space="preserve"> coefficients of the</w:t>
      </w:r>
      <w:r w:rsidR="00885916">
        <w:t xml:space="preserve"> economic variables because of COVID’s effect on the economy in 202</w:t>
      </w:r>
      <w:r w:rsidR="00FD5E06">
        <w:t>1.</w:t>
      </w:r>
    </w:p>
    <w:p w14:paraId="008780CC" w14:textId="0B2CF74F" w:rsidR="00FD5E06" w:rsidRDefault="00FD5E06" w:rsidP="00B96D9F">
      <w:pPr>
        <w:jc w:val="center"/>
      </w:pPr>
      <w:r>
        <w:t xml:space="preserve">Table 2. Coefficients of the State </w:t>
      </w:r>
      <w:r w:rsidR="0019563F">
        <w:t xml:space="preserve">Net </w:t>
      </w:r>
      <w:r>
        <w:t>Survival Model and the Impacts of Fixed Effects.</w:t>
      </w:r>
    </w:p>
    <w:tbl>
      <w:tblPr>
        <w:tblStyle w:val="TableGrid"/>
        <w:tblW w:w="0" w:type="auto"/>
        <w:jc w:val="center"/>
        <w:tblLook w:val="04A0" w:firstRow="1" w:lastRow="0" w:firstColumn="1" w:lastColumn="0" w:noHBand="0" w:noVBand="1"/>
      </w:tblPr>
      <w:tblGrid>
        <w:gridCol w:w="1356"/>
        <w:gridCol w:w="1335"/>
        <w:gridCol w:w="1336"/>
        <w:gridCol w:w="1458"/>
        <w:gridCol w:w="1350"/>
        <w:gridCol w:w="1350"/>
      </w:tblGrid>
      <w:tr w:rsidR="00F710A6" w14:paraId="70A56713" w14:textId="77777777" w:rsidTr="006A33D4">
        <w:trPr>
          <w:jc w:val="center"/>
        </w:trPr>
        <w:tc>
          <w:tcPr>
            <w:tcW w:w="1356" w:type="dxa"/>
            <w:vMerge w:val="restart"/>
            <w:shd w:val="clear" w:color="auto" w:fill="BFBFBF" w:themeFill="background1" w:themeFillShade="BF"/>
            <w:vAlign w:val="center"/>
          </w:tcPr>
          <w:p w14:paraId="462F07F7" w14:textId="77777777" w:rsidR="00F710A6" w:rsidRPr="00B96D9F" w:rsidRDefault="00F710A6" w:rsidP="00FA2277">
            <w:pPr>
              <w:jc w:val="center"/>
              <w:rPr>
                <w:b/>
                <w:bCs/>
              </w:rPr>
            </w:pPr>
            <w:r w:rsidRPr="00B96D9F">
              <w:rPr>
                <w:b/>
                <w:bCs/>
              </w:rPr>
              <w:t>Variable</w:t>
            </w:r>
          </w:p>
        </w:tc>
        <w:tc>
          <w:tcPr>
            <w:tcW w:w="1335" w:type="dxa"/>
            <w:vMerge w:val="restart"/>
            <w:shd w:val="clear" w:color="auto" w:fill="BFBFBF" w:themeFill="background1" w:themeFillShade="BF"/>
            <w:vAlign w:val="center"/>
          </w:tcPr>
          <w:p w14:paraId="15515B29" w14:textId="77777777" w:rsidR="00F710A6" w:rsidRPr="00B96D9F" w:rsidRDefault="00F710A6" w:rsidP="00FA2277">
            <w:pPr>
              <w:jc w:val="center"/>
              <w:rPr>
                <w:b/>
                <w:bCs/>
              </w:rPr>
            </w:pPr>
            <w:r w:rsidRPr="00B96D9F">
              <w:rPr>
                <w:b/>
                <w:bCs/>
              </w:rPr>
              <w:t>Full Model</w:t>
            </w:r>
          </w:p>
        </w:tc>
        <w:tc>
          <w:tcPr>
            <w:tcW w:w="5494" w:type="dxa"/>
            <w:gridSpan w:val="4"/>
            <w:tcBorders>
              <w:bottom w:val="single" w:sz="4" w:space="0" w:color="auto"/>
            </w:tcBorders>
            <w:shd w:val="clear" w:color="auto" w:fill="BFBFBF" w:themeFill="background1" w:themeFillShade="BF"/>
          </w:tcPr>
          <w:p w14:paraId="6D22F1DC" w14:textId="750120C4" w:rsidR="00F710A6" w:rsidRPr="00B96D9F" w:rsidRDefault="00F710A6" w:rsidP="00FA2277">
            <w:pPr>
              <w:jc w:val="center"/>
              <w:rPr>
                <w:b/>
                <w:bCs/>
              </w:rPr>
            </w:pPr>
            <w:r w:rsidRPr="00B96D9F">
              <w:rPr>
                <w:b/>
                <w:bCs/>
              </w:rPr>
              <w:t>Alternative Specifications</w:t>
            </w:r>
            <w:r w:rsidR="003869BD">
              <w:rPr>
                <w:b/>
                <w:bCs/>
              </w:rPr>
              <w:t xml:space="preserve"> Removing</w:t>
            </w:r>
          </w:p>
        </w:tc>
      </w:tr>
      <w:tr w:rsidR="00F710A6" w14:paraId="069ADE29" w14:textId="77777777" w:rsidTr="006A33D4">
        <w:trPr>
          <w:jc w:val="center"/>
        </w:trPr>
        <w:tc>
          <w:tcPr>
            <w:tcW w:w="1356" w:type="dxa"/>
            <w:vMerge/>
          </w:tcPr>
          <w:p w14:paraId="1470424F" w14:textId="77777777" w:rsidR="00F710A6" w:rsidRDefault="00F710A6" w:rsidP="00FA2277"/>
        </w:tc>
        <w:tc>
          <w:tcPr>
            <w:tcW w:w="1335" w:type="dxa"/>
            <w:vMerge/>
          </w:tcPr>
          <w:p w14:paraId="31AC94A9" w14:textId="77777777" w:rsidR="00F710A6" w:rsidRDefault="00F710A6" w:rsidP="00FA2277"/>
        </w:tc>
        <w:tc>
          <w:tcPr>
            <w:tcW w:w="1336" w:type="dxa"/>
            <w:shd w:val="clear" w:color="auto" w:fill="D9D9D9" w:themeFill="background1" w:themeFillShade="D9"/>
          </w:tcPr>
          <w:p w14:paraId="44CFE791" w14:textId="671A598B" w:rsidR="00F710A6" w:rsidRPr="003869BD" w:rsidRDefault="00F710A6" w:rsidP="00FA2277">
            <w:pPr>
              <w:jc w:val="center"/>
              <w:rPr>
                <w:b/>
                <w:bCs/>
              </w:rPr>
            </w:pPr>
            <w:r w:rsidRPr="003869BD">
              <w:rPr>
                <w:b/>
                <w:bCs/>
              </w:rPr>
              <w:t>Year FE</w:t>
            </w:r>
          </w:p>
        </w:tc>
        <w:tc>
          <w:tcPr>
            <w:tcW w:w="1458" w:type="dxa"/>
            <w:shd w:val="clear" w:color="auto" w:fill="D9D9D9" w:themeFill="background1" w:themeFillShade="D9"/>
          </w:tcPr>
          <w:p w14:paraId="76F38D26" w14:textId="78EA0894" w:rsidR="00F710A6" w:rsidRPr="003869BD" w:rsidRDefault="00F710A6" w:rsidP="00FA2277">
            <w:pPr>
              <w:jc w:val="center"/>
              <w:rPr>
                <w:b/>
                <w:bCs/>
              </w:rPr>
            </w:pPr>
            <w:r w:rsidRPr="003869BD">
              <w:rPr>
                <w:b/>
                <w:bCs/>
              </w:rPr>
              <w:t>State FE</w:t>
            </w:r>
          </w:p>
        </w:tc>
        <w:tc>
          <w:tcPr>
            <w:tcW w:w="1350" w:type="dxa"/>
            <w:shd w:val="clear" w:color="auto" w:fill="D9D9D9" w:themeFill="background1" w:themeFillShade="D9"/>
          </w:tcPr>
          <w:p w14:paraId="787AE516" w14:textId="77777777" w:rsidR="00F710A6" w:rsidRPr="003869BD" w:rsidRDefault="00F710A6" w:rsidP="00FA2277">
            <w:pPr>
              <w:jc w:val="center"/>
              <w:rPr>
                <w:b/>
                <w:bCs/>
              </w:rPr>
            </w:pPr>
            <w:r w:rsidRPr="003869BD">
              <w:rPr>
                <w:b/>
                <w:bCs/>
              </w:rPr>
              <w:t>-Age FE</w:t>
            </w:r>
          </w:p>
        </w:tc>
        <w:tc>
          <w:tcPr>
            <w:tcW w:w="1350" w:type="dxa"/>
            <w:shd w:val="clear" w:color="auto" w:fill="D9D9D9" w:themeFill="background1" w:themeFillShade="D9"/>
          </w:tcPr>
          <w:p w14:paraId="1DB3679E" w14:textId="77777777" w:rsidR="00F710A6" w:rsidRPr="003869BD" w:rsidRDefault="00F710A6" w:rsidP="00FA2277">
            <w:pPr>
              <w:jc w:val="center"/>
              <w:rPr>
                <w:b/>
                <w:bCs/>
              </w:rPr>
            </w:pPr>
            <w:r w:rsidRPr="003869BD">
              <w:rPr>
                <w:b/>
                <w:bCs/>
              </w:rPr>
              <w:t>-COVID FE</w:t>
            </w:r>
          </w:p>
        </w:tc>
      </w:tr>
      <w:tr w:rsidR="00F710A6" w14:paraId="0B1EAF64" w14:textId="77777777" w:rsidTr="006A33D4">
        <w:trPr>
          <w:jc w:val="center"/>
        </w:trPr>
        <w:tc>
          <w:tcPr>
            <w:tcW w:w="1356" w:type="dxa"/>
          </w:tcPr>
          <w:p w14:paraId="7E49827D" w14:textId="77777777" w:rsidR="00F710A6" w:rsidRDefault="00F710A6" w:rsidP="00FA2277">
            <w:r>
              <w:t>Age</w:t>
            </w:r>
          </w:p>
        </w:tc>
        <w:tc>
          <w:tcPr>
            <w:tcW w:w="1335" w:type="dxa"/>
          </w:tcPr>
          <w:p w14:paraId="651FED12" w14:textId="77777777" w:rsidR="00F710A6" w:rsidRDefault="00F710A6" w:rsidP="00FA2277">
            <w:pPr>
              <w:jc w:val="center"/>
            </w:pPr>
            <w:r>
              <w:t>X</w:t>
            </w:r>
          </w:p>
        </w:tc>
        <w:tc>
          <w:tcPr>
            <w:tcW w:w="1336" w:type="dxa"/>
          </w:tcPr>
          <w:p w14:paraId="14D6A887" w14:textId="77777777" w:rsidR="00F710A6" w:rsidRDefault="00F710A6" w:rsidP="00FA2277">
            <w:pPr>
              <w:jc w:val="center"/>
            </w:pPr>
            <w:r>
              <w:t>X</w:t>
            </w:r>
          </w:p>
        </w:tc>
        <w:tc>
          <w:tcPr>
            <w:tcW w:w="1458" w:type="dxa"/>
          </w:tcPr>
          <w:p w14:paraId="0A0C067B" w14:textId="77777777" w:rsidR="00F710A6" w:rsidRDefault="00F710A6" w:rsidP="00FA2277">
            <w:pPr>
              <w:jc w:val="center"/>
            </w:pPr>
            <w:r>
              <w:t>X</w:t>
            </w:r>
          </w:p>
        </w:tc>
        <w:tc>
          <w:tcPr>
            <w:tcW w:w="1350" w:type="dxa"/>
          </w:tcPr>
          <w:p w14:paraId="0A616272" w14:textId="77777777" w:rsidR="00F710A6" w:rsidRDefault="00F710A6" w:rsidP="00FA2277">
            <w:pPr>
              <w:jc w:val="center"/>
            </w:pPr>
          </w:p>
        </w:tc>
        <w:tc>
          <w:tcPr>
            <w:tcW w:w="1350" w:type="dxa"/>
          </w:tcPr>
          <w:p w14:paraId="550A6703" w14:textId="77777777" w:rsidR="00F710A6" w:rsidRDefault="00F710A6" w:rsidP="00FA2277">
            <w:pPr>
              <w:jc w:val="center"/>
            </w:pPr>
            <w:r>
              <w:t>X</w:t>
            </w:r>
          </w:p>
        </w:tc>
      </w:tr>
      <w:tr w:rsidR="00F710A6" w14:paraId="663CB4C5" w14:textId="77777777" w:rsidTr="006A33D4">
        <w:trPr>
          <w:jc w:val="center"/>
        </w:trPr>
        <w:tc>
          <w:tcPr>
            <w:tcW w:w="1356" w:type="dxa"/>
          </w:tcPr>
          <w:p w14:paraId="333B45E1" w14:textId="77777777" w:rsidR="00F710A6" w:rsidRDefault="00F710A6" w:rsidP="00FA2277">
            <w:r>
              <w:t>State</w:t>
            </w:r>
          </w:p>
        </w:tc>
        <w:tc>
          <w:tcPr>
            <w:tcW w:w="1335" w:type="dxa"/>
          </w:tcPr>
          <w:p w14:paraId="03F48536" w14:textId="77777777" w:rsidR="00F710A6" w:rsidRDefault="00F710A6" w:rsidP="00FA2277">
            <w:pPr>
              <w:jc w:val="center"/>
            </w:pPr>
            <w:r>
              <w:t>X</w:t>
            </w:r>
          </w:p>
        </w:tc>
        <w:tc>
          <w:tcPr>
            <w:tcW w:w="1336" w:type="dxa"/>
          </w:tcPr>
          <w:p w14:paraId="56A70C22" w14:textId="77777777" w:rsidR="00F710A6" w:rsidRDefault="00F710A6" w:rsidP="00FA2277">
            <w:pPr>
              <w:jc w:val="center"/>
            </w:pPr>
            <w:r>
              <w:t>X</w:t>
            </w:r>
          </w:p>
        </w:tc>
        <w:tc>
          <w:tcPr>
            <w:tcW w:w="1458" w:type="dxa"/>
          </w:tcPr>
          <w:p w14:paraId="618951EF" w14:textId="77777777" w:rsidR="00F710A6" w:rsidRDefault="00F710A6" w:rsidP="00FA2277">
            <w:pPr>
              <w:jc w:val="center"/>
            </w:pPr>
          </w:p>
        </w:tc>
        <w:tc>
          <w:tcPr>
            <w:tcW w:w="1350" w:type="dxa"/>
          </w:tcPr>
          <w:p w14:paraId="6C193901" w14:textId="77777777" w:rsidR="00F710A6" w:rsidRDefault="00F710A6" w:rsidP="00FA2277">
            <w:pPr>
              <w:jc w:val="center"/>
            </w:pPr>
            <w:r>
              <w:t>X</w:t>
            </w:r>
          </w:p>
        </w:tc>
        <w:tc>
          <w:tcPr>
            <w:tcW w:w="1350" w:type="dxa"/>
          </w:tcPr>
          <w:p w14:paraId="1EACCCE2" w14:textId="77777777" w:rsidR="00F710A6" w:rsidRDefault="00F710A6" w:rsidP="00FA2277">
            <w:pPr>
              <w:jc w:val="center"/>
            </w:pPr>
            <w:r>
              <w:t>X</w:t>
            </w:r>
          </w:p>
        </w:tc>
      </w:tr>
      <w:tr w:rsidR="00F710A6" w14:paraId="08A2590F" w14:textId="77777777" w:rsidTr="006A33D4">
        <w:trPr>
          <w:jc w:val="center"/>
        </w:trPr>
        <w:tc>
          <w:tcPr>
            <w:tcW w:w="1356" w:type="dxa"/>
          </w:tcPr>
          <w:p w14:paraId="41EFCC06" w14:textId="77777777" w:rsidR="00F710A6" w:rsidRDefault="00F710A6" w:rsidP="00FA2277">
            <w:r>
              <w:t>Year</w:t>
            </w:r>
          </w:p>
        </w:tc>
        <w:tc>
          <w:tcPr>
            <w:tcW w:w="1335" w:type="dxa"/>
          </w:tcPr>
          <w:p w14:paraId="2772CF95" w14:textId="77777777" w:rsidR="00F710A6" w:rsidRDefault="00F710A6" w:rsidP="00FA2277">
            <w:pPr>
              <w:jc w:val="center"/>
            </w:pPr>
            <w:r>
              <w:t>X</w:t>
            </w:r>
          </w:p>
        </w:tc>
        <w:tc>
          <w:tcPr>
            <w:tcW w:w="1336" w:type="dxa"/>
          </w:tcPr>
          <w:p w14:paraId="7A9252F4" w14:textId="77777777" w:rsidR="00F710A6" w:rsidRDefault="00F710A6" w:rsidP="00FA2277">
            <w:pPr>
              <w:jc w:val="center"/>
            </w:pPr>
          </w:p>
        </w:tc>
        <w:tc>
          <w:tcPr>
            <w:tcW w:w="1458" w:type="dxa"/>
          </w:tcPr>
          <w:p w14:paraId="5A8553F3" w14:textId="77777777" w:rsidR="00F710A6" w:rsidRDefault="00F710A6" w:rsidP="00FA2277">
            <w:pPr>
              <w:jc w:val="center"/>
            </w:pPr>
            <w:r>
              <w:t>X</w:t>
            </w:r>
          </w:p>
        </w:tc>
        <w:tc>
          <w:tcPr>
            <w:tcW w:w="1350" w:type="dxa"/>
          </w:tcPr>
          <w:p w14:paraId="47F26E1D" w14:textId="77777777" w:rsidR="00F710A6" w:rsidRDefault="00F710A6" w:rsidP="00FA2277">
            <w:pPr>
              <w:jc w:val="center"/>
            </w:pPr>
            <w:r>
              <w:t>X</w:t>
            </w:r>
          </w:p>
        </w:tc>
        <w:tc>
          <w:tcPr>
            <w:tcW w:w="1350" w:type="dxa"/>
          </w:tcPr>
          <w:p w14:paraId="3A772A66" w14:textId="77777777" w:rsidR="00F710A6" w:rsidRDefault="00F710A6" w:rsidP="00FA2277">
            <w:pPr>
              <w:jc w:val="center"/>
            </w:pPr>
            <w:r>
              <w:t>X</w:t>
            </w:r>
          </w:p>
        </w:tc>
      </w:tr>
      <w:tr w:rsidR="00F710A6" w14:paraId="78386556" w14:textId="77777777" w:rsidTr="006A33D4">
        <w:trPr>
          <w:jc w:val="center"/>
        </w:trPr>
        <w:tc>
          <w:tcPr>
            <w:tcW w:w="1356" w:type="dxa"/>
            <w:tcBorders>
              <w:bottom w:val="single" w:sz="4" w:space="0" w:color="auto"/>
            </w:tcBorders>
          </w:tcPr>
          <w:p w14:paraId="573F4B4C" w14:textId="77777777" w:rsidR="00F710A6" w:rsidRDefault="00F710A6" w:rsidP="00FA2277">
            <w:r>
              <w:t>COVID</w:t>
            </w:r>
          </w:p>
        </w:tc>
        <w:tc>
          <w:tcPr>
            <w:tcW w:w="1335" w:type="dxa"/>
            <w:tcBorders>
              <w:bottom w:val="single" w:sz="4" w:space="0" w:color="auto"/>
            </w:tcBorders>
          </w:tcPr>
          <w:p w14:paraId="32387AF3" w14:textId="77777777" w:rsidR="00F710A6" w:rsidRDefault="00F710A6" w:rsidP="00FA2277">
            <w:pPr>
              <w:jc w:val="center"/>
            </w:pPr>
            <w:r>
              <w:t>X</w:t>
            </w:r>
          </w:p>
        </w:tc>
        <w:tc>
          <w:tcPr>
            <w:tcW w:w="1336" w:type="dxa"/>
            <w:tcBorders>
              <w:bottom w:val="single" w:sz="4" w:space="0" w:color="auto"/>
            </w:tcBorders>
          </w:tcPr>
          <w:p w14:paraId="3BD19C09" w14:textId="77777777" w:rsidR="00F710A6" w:rsidRDefault="00F710A6" w:rsidP="00FA2277">
            <w:pPr>
              <w:jc w:val="center"/>
            </w:pPr>
            <w:r>
              <w:t>X</w:t>
            </w:r>
          </w:p>
        </w:tc>
        <w:tc>
          <w:tcPr>
            <w:tcW w:w="1458" w:type="dxa"/>
            <w:tcBorders>
              <w:bottom w:val="single" w:sz="4" w:space="0" w:color="auto"/>
            </w:tcBorders>
          </w:tcPr>
          <w:p w14:paraId="735BE45A" w14:textId="77777777" w:rsidR="00F710A6" w:rsidRDefault="00F710A6" w:rsidP="00FA2277">
            <w:pPr>
              <w:jc w:val="center"/>
            </w:pPr>
            <w:r>
              <w:t>X</w:t>
            </w:r>
          </w:p>
        </w:tc>
        <w:tc>
          <w:tcPr>
            <w:tcW w:w="1350" w:type="dxa"/>
            <w:tcBorders>
              <w:bottom w:val="single" w:sz="4" w:space="0" w:color="auto"/>
            </w:tcBorders>
          </w:tcPr>
          <w:p w14:paraId="27543DCB" w14:textId="77777777" w:rsidR="00F710A6" w:rsidRDefault="00F710A6" w:rsidP="00FA2277">
            <w:pPr>
              <w:jc w:val="center"/>
            </w:pPr>
            <w:r>
              <w:t>X</w:t>
            </w:r>
          </w:p>
        </w:tc>
        <w:tc>
          <w:tcPr>
            <w:tcW w:w="1350" w:type="dxa"/>
            <w:tcBorders>
              <w:bottom w:val="single" w:sz="4" w:space="0" w:color="auto"/>
            </w:tcBorders>
          </w:tcPr>
          <w:p w14:paraId="65D35A34" w14:textId="77777777" w:rsidR="00F710A6" w:rsidRDefault="00F710A6" w:rsidP="00FA2277">
            <w:pPr>
              <w:jc w:val="center"/>
            </w:pPr>
          </w:p>
        </w:tc>
      </w:tr>
      <w:tr w:rsidR="00F710A6" w:rsidRPr="002B73C3" w14:paraId="2E405D74" w14:textId="77777777" w:rsidTr="006A33D4">
        <w:trPr>
          <w:jc w:val="center"/>
        </w:trPr>
        <w:tc>
          <w:tcPr>
            <w:tcW w:w="8185" w:type="dxa"/>
            <w:gridSpan w:val="6"/>
            <w:shd w:val="clear" w:color="auto" w:fill="D9D9D9" w:themeFill="background1" w:themeFillShade="D9"/>
          </w:tcPr>
          <w:p w14:paraId="26949C64" w14:textId="77777777" w:rsidR="00F710A6" w:rsidRPr="00B96D9F" w:rsidRDefault="00F710A6" w:rsidP="00FA2277">
            <w:pPr>
              <w:jc w:val="center"/>
              <w:rPr>
                <w:b/>
                <w:bCs/>
              </w:rPr>
            </w:pPr>
            <w:r w:rsidRPr="00B96D9F">
              <w:rPr>
                <w:b/>
                <w:bCs/>
              </w:rPr>
              <w:t>Passenger Cars</w:t>
            </w:r>
          </w:p>
        </w:tc>
      </w:tr>
      <w:tr w:rsidR="00F710A6" w14:paraId="6085FAFB" w14:textId="77777777" w:rsidTr="006A33D4">
        <w:trPr>
          <w:jc w:val="center"/>
        </w:trPr>
        <w:tc>
          <w:tcPr>
            <w:tcW w:w="1356" w:type="dxa"/>
          </w:tcPr>
          <w:p w14:paraId="764DFCA9" w14:textId="77777777" w:rsidR="00F710A6" w:rsidRDefault="00F710A6" w:rsidP="00FA2277">
            <w:r>
              <w:t>Employment</w:t>
            </w:r>
          </w:p>
        </w:tc>
        <w:tc>
          <w:tcPr>
            <w:tcW w:w="1335" w:type="dxa"/>
          </w:tcPr>
          <w:p w14:paraId="28E2D136" w14:textId="77777777" w:rsidR="00F710A6" w:rsidRDefault="00F710A6" w:rsidP="00FA2277">
            <w:r>
              <w:t>0.3807***</w:t>
            </w:r>
          </w:p>
        </w:tc>
        <w:tc>
          <w:tcPr>
            <w:tcW w:w="1336" w:type="dxa"/>
          </w:tcPr>
          <w:p w14:paraId="2080DB29" w14:textId="77777777" w:rsidR="00F710A6" w:rsidRDefault="00F710A6" w:rsidP="00FA2277">
            <w:r>
              <w:t>-0.1619***</w:t>
            </w:r>
          </w:p>
        </w:tc>
        <w:tc>
          <w:tcPr>
            <w:tcW w:w="1458" w:type="dxa"/>
          </w:tcPr>
          <w:p w14:paraId="0A6485DF" w14:textId="77777777" w:rsidR="00F710A6" w:rsidRDefault="00F710A6" w:rsidP="00FA2277">
            <w:r>
              <w:t>0.5881***</w:t>
            </w:r>
          </w:p>
        </w:tc>
        <w:tc>
          <w:tcPr>
            <w:tcW w:w="1350" w:type="dxa"/>
          </w:tcPr>
          <w:p w14:paraId="4D70648C" w14:textId="77777777" w:rsidR="00F710A6" w:rsidRDefault="00F710A6" w:rsidP="00FA2277">
            <w:r>
              <w:t>0.9470***</w:t>
            </w:r>
          </w:p>
        </w:tc>
        <w:tc>
          <w:tcPr>
            <w:tcW w:w="1350" w:type="dxa"/>
          </w:tcPr>
          <w:p w14:paraId="6BCE32F6" w14:textId="77777777" w:rsidR="00F710A6" w:rsidRDefault="00F710A6" w:rsidP="00FA2277">
            <w:r>
              <w:t>0.9798***</w:t>
            </w:r>
          </w:p>
        </w:tc>
      </w:tr>
      <w:tr w:rsidR="00F710A6" w14:paraId="0512FF55" w14:textId="77777777" w:rsidTr="006A33D4">
        <w:trPr>
          <w:jc w:val="center"/>
        </w:trPr>
        <w:tc>
          <w:tcPr>
            <w:tcW w:w="1356" w:type="dxa"/>
          </w:tcPr>
          <w:p w14:paraId="0EFA5384" w14:textId="77777777" w:rsidR="00F710A6" w:rsidRDefault="00F710A6" w:rsidP="00FA2277">
            <w:r>
              <w:t>Pop &gt; 16</w:t>
            </w:r>
          </w:p>
        </w:tc>
        <w:tc>
          <w:tcPr>
            <w:tcW w:w="1335" w:type="dxa"/>
          </w:tcPr>
          <w:p w14:paraId="3462AABF" w14:textId="77777777" w:rsidR="00F710A6" w:rsidRDefault="00F710A6" w:rsidP="00FA2277">
            <w:r>
              <w:t>0.0123***</w:t>
            </w:r>
          </w:p>
        </w:tc>
        <w:tc>
          <w:tcPr>
            <w:tcW w:w="1336" w:type="dxa"/>
          </w:tcPr>
          <w:p w14:paraId="483D3947" w14:textId="77777777" w:rsidR="00F710A6" w:rsidRDefault="00F710A6" w:rsidP="00FA2277">
            <w:r>
              <w:t>0.0071*</w:t>
            </w:r>
          </w:p>
        </w:tc>
        <w:tc>
          <w:tcPr>
            <w:tcW w:w="1458" w:type="dxa"/>
          </w:tcPr>
          <w:p w14:paraId="6FCB351A" w14:textId="77777777" w:rsidR="00F710A6" w:rsidRDefault="00F710A6" w:rsidP="00FA2277">
            <w:r>
              <w:t>0.0180***</w:t>
            </w:r>
          </w:p>
        </w:tc>
        <w:tc>
          <w:tcPr>
            <w:tcW w:w="1350" w:type="dxa"/>
          </w:tcPr>
          <w:p w14:paraId="61C11E41" w14:textId="77777777" w:rsidR="00F710A6" w:rsidRDefault="00F710A6" w:rsidP="00FA2277">
            <w:r>
              <w:t>0.0162***</w:t>
            </w:r>
          </w:p>
        </w:tc>
        <w:tc>
          <w:tcPr>
            <w:tcW w:w="1350" w:type="dxa"/>
          </w:tcPr>
          <w:p w14:paraId="48B28E89" w14:textId="77777777" w:rsidR="00F710A6" w:rsidRDefault="00F710A6" w:rsidP="00FA2277">
            <w:r>
              <w:t>0.0153***</w:t>
            </w:r>
          </w:p>
        </w:tc>
      </w:tr>
      <w:tr w:rsidR="00F710A6" w14:paraId="0DCBCE40" w14:textId="77777777" w:rsidTr="006A33D4">
        <w:trPr>
          <w:jc w:val="center"/>
        </w:trPr>
        <w:tc>
          <w:tcPr>
            <w:tcW w:w="1356" w:type="dxa"/>
          </w:tcPr>
          <w:p w14:paraId="44DA0006" w14:textId="77777777" w:rsidR="00F710A6" w:rsidRPr="008D6A7E" w:rsidRDefault="00F710A6" w:rsidP="00FA2277">
            <w:pPr>
              <w:rPr>
                <w:i/>
                <w:iCs/>
              </w:rPr>
            </w:pPr>
            <w:r w:rsidRPr="008D6A7E">
              <w:rPr>
                <w:i/>
                <w:iCs/>
              </w:rPr>
              <w:t>Density</w:t>
            </w:r>
          </w:p>
        </w:tc>
        <w:tc>
          <w:tcPr>
            <w:tcW w:w="1335" w:type="dxa"/>
          </w:tcPr>
          <w:p w14:paraId="7A3FBD18" w14:textId="77777777" w:rsidR="00F710A6" w:rsidRPr="008D6A7E" w:rsidRDefault="00F710A6" w:rsidP="00FA2277">
            <w:pPr>
              <w:rPr>
                <w:i/>
                <w:iCs/>
              </w:rPr>
            </w:pPr>
            <w:r w:rsidRPr="008D6A7E">
              <w:rPr>
                <w:i/>
                <w:iCs/>
              </w:rPr>
              <w:t>0.00058***</w:t>
            </w:r>
          </w:p>
        </w:tc>
        <w:tc>
          <w:tcPr>
            <w:tcW w:w="1336" w:type="dxa"/>
          </w:tcPr>
          <w:p w14:paraId="7A463687" w14:textId="77777777" w:rsidR="00F710A6" w:rsidRPr="00772C96" w:rsidRDefault="00F710A6" w:rsidP="00FA2277">
            <w:pPr>
              <w:rPr>
                <w:i/>
                <w:iCs/>
              </w:rPr>
            </w:pPr>
            <w:r w:rsidRPr="00772C96">
              <w:rPr>
                <w:i/>
                <w:iCs/>
              </w:rPr>
              <w:t>0.00054***</w:t>
            </w:r>
          </w:p>
        </w:tc>
        <w:tc>
          <w:tcPr>
            <w:tcW w:w="1458" w:type="dxa"/>
          </w:tcPr>
          <w:p w14:paraId="72A6E023" w14:textId="77777777" w:rsidR="00F710A6" w:rsidRPr="0018088E" w:rsidRDefault="00F710A6" w:rsidP="00FA2277">
            <w:pPr>
              <w:rPr>
                <w:i/>
                <w:iCs/>
              </w:rPr>
            </w:pPr>
            <w:r w:rsidRPr="0018088E">
              <w:rPr>
                <w:i/>
                <w:iCs/>
              </w:rPr>
              <w:t>-0.000</w:t>
            </w:r>
            <w:r>
              <w:rPr>
                <w:i/>
                <w:iCs/>
              </w:rPr>
              <w:t>09</w:t>
            </w:r>
            <w:r w:rsidRPr="0018088E">
              <w:rPr>
                <w:i/>
                <w:iCs/>
              </w:rPr>
              <w:t>***</w:t>
            </w:r>
          </w:p>
        </w:tc>
        <w:tc>
          <w:tcPr>
            <w:tcW w:w="1350" w:type="dxa"/>
          </w:tcPr>
          <w:p w14:paraId="06F18BBD" w14:textId="77777777" w:rsidR="00F710A6" w:rsidRPr="0018088E" w:rsidRDefault="00F710A6" w:rsidP="00FA2277">
            <w:pPr>
              <w:rPr>
                <w:i/>
                <w:iCs/>
              </w:rPr>
            </w:pPr>
            <w:r w:rsidRPr="0018088E">
              <w:rPr>
                <w:i/>
                <w:iCs/>
              </w:rPr>
              <w:t>0.00273***</w:t>
            </w:r>
          </w:p>
        </w:tc>
        <w:tc>
          <w:tcPr>
            <w:tcW w:w="1350" w:type="dxa"/>
          </w:tcPr>
          <w:p w14:paraId="7B8A9039" w14:textId="77777777" w:rsidR="00F710A6" w:rsidRPr="00A32330" w:rsidRDefault="00F710A6" w:rsidP="00FA2277">
            <w:pPr>
              <w:rPr>
                <w:i/>
                <w:iCs/>
              </w:rPr>
            </w:pPr>
            <w:r w:rsidRPr="00A32330">
              <w:rPr>
                <w:i/>
                <w:iCs/>
              </w:rPr>
              <w:t>0.00062***</w:t>
            </w:r>
          </w:p>
        </w:tc>
      </w:tr>
      <w:tr w:rsidR="00F710A6" w14:paraId="128761D4" w14:textId="77777777" w:rsidTr="006A33D4">
        <w:trPr>
          <w:jc w:val="center"/>
        </w:trPr>
        <w:tc>
          <w:tcPr>
            <w:tcW w:w="1356" w:type="dxa"/>
          </w:tcPr>
          <w:p w14:paraId="5EB42452" w14:textId="77777777" w:rsidR="00F710A6" w:rsidRDefault="00F710A6" w:rsidP="00FA2277">
            <w:r>
              <w:t>TN2015</w:t>
            </w:r>
          </w:p>
        </w:tc>
        <w:tc>
          <w:tcPr>
            <w:tcW w:w="1335" w:type="dxa"/>
          </w:tcPr>
          <w:p w14:paraId="3FE24B09" w14:textId="77777777" w:rsidR="00F710A6" w:rsidRDefault="00F710A6" w:rsidP="00FA2277">
            <w:r>
              <w:t>0.3187***</w:t>
            </w:r>
          </w:p>
        </w:tc>
        <w:tc>
          <w:tcPr>
            <w:tcW w:w="1336" w:type="dxa"/>
          </w:tcPr>
          <w:p w14:paraId="67656BAA" w14:textId="77777777" w:rsidR="00F710A6" w:rsidRDefault="00F710A6" w:rsidP="00FA2277">
            <w:r>
              <w:t>0.3261***</w:t>
            </w:r>
          </w:p>
        </w:tc>
        <w:tc>
          <w:tcPr>
            <w:tcW w:w="1458" w:type="dxa"/>
          </w:tcPr>
          <w:p w14:paraId="38E038F7" w14:textId="77777777" w:rsidR="00F710A6" w:rsidRDefault="00F710A6" w:rsidP="00FA2277">
            <w:r>
              <w:t>0.3230***</w:t>
            </w:r>
          </w:p>
        </w:tc>
        <w:tc>
          <w:tcPr>
            <w:tcW w:w="1350" w:type="dxa"/>
          </w:tcPr>
          <w:p w14:paraId="0CF63E44" w14:textId="77777777" w:rsidR="00F710A6" w:rsidRDefault="00F710A6" w:rsidP="00FA2277">
            <w:r>
              <w:t>0.3199***</w:t>
            </w:r>
          </w:p>
        </w:tc>
        <w:tc>
          <w:tcPr>
            <w:tcW w:w="1350" w:type="dxa"/>
          </w:tcPr>
          <w:p w14:paraId="5DBF64B5" w14:textId="77777777" w:rsidR="00F710A6" w:rsidRDefault="00F710A6" w:rsidP="00FA2277">
            <w:r>
              <w:t>0.3192***</w:t>
            </w:r>
          </w:p>
        </w:tc>
      </w:tr>
      <w:tr w:rsidR="00F710A6" w14:paraId="66BA4572" w14:textId="77777777" w:rsidTr="006A33D4">
        <w:trPr>
          <w:trHeight w:val="70"/>
          <w:jc w:val="center"/>
        </w:trPr>
        <w:tc>
          <w:tcPr>
            <w:tcW w:w="1356" w:type="dxa"/>
          </w:tcPr>
          <w:p w14:paraId="6EC0AEF8" w14:textId="77777777" w:rsidR="00F710A6" w:rsidRPr="00DE368B" w:rsidRDefault="00F710A6" w:rsidP="00FA2277">
            <w:pPr>
              <w:rPr>
                <w:vertAlign w:val="superscript"/>
              </w:rPr>
            </w:pPr>
            <w:r>
              <w:t>R</w:t>
            </w:r>
            <w:r>
              <w:rPr>
                <w:vertAlign w:val="superscript"/>
              </w:rPr>
              <w:t>2</w:t>
            </w:r>
          </w:p>
        </w:tc>
        <w:tc>
          <w:tcPr>
            <w:tcW w:w="1335" w:type="dxa"/>
          </w:tcPr>
          <w:p w14:paraId="71055FB2" w14:textId="77777777" w:rsidR="00F710A6" w:rsidRDefault="00F710A6" w:rsidP="00FA2277">
            <w:pPr>
              <w:jc w:val="center"/>
            </w:pPr>
            <w:r>
              <w:t>0.8240</w:t>
            </w:r>
          </w:p>
        </w:tc>
        <w:tc>
          <w:tcPr>
            <w:tcW w:w="1336" w:type="dxa"/>
          </w:tcPr>
          <w:p w14:paraId="76351663" w14:textId="77777777" w:rsidR="00F710A6" w:rsidRDefault="00F710A6" w:rsidP="00FA2277">
            <w:pPr>
              <w:jc w:val="center"/>
            </w:pPr>
            <w:r>
              <w:t>0.8152</w:t>
            </w:r>
          </w:p>
        </w:tc>
        <w:tc>
          <w:tcPr>
            <w:tcW w:w="1458" w:type="dxa"/>
          </w:tcPr>
          <w:p w14:paraId="6DA8D55D" w14:textId="77777777" w:rsidR="00F710A6" w:rsidRDefault="00F710A6" w:rsidP="00FA2277">
            <w:pPr>
              <w:jc w:val="center"/>
            </w:pPr>
            <w:r>
              <w:t>0.7937</w:t>
            </w:r>
          </w:p>
        </w:tc>
        <w:tc>
          <w:tcPr>
            <w:tcW w:w="1350" w:type="dxa"/>
          </w:tcPr>
          <w:p w14:paraId="010E454E" w14:textId="77777777" w:rsidR="00F710A6" w:rsidRDefault="00F710A6" w:rsidP="00FA2277">
            <w:pPr>
              <w:jc w:val="center"/>
            </w:pPr>
            <w:r>
              <w:t>0.5791</w:t>
            </w:r>
          </w:p>
        </w:tc>
        <w:tc>
          <w:tcPr>
            <w:tcW w:w="1350" w:type="dxa"/>
          </w:tcPr>
          <w:p w14:paraId="1B855FD6" w14:textId="77777777" w:rsidR="00F710A6" w:rsidRDefault="00F710A6" w:rsidP="00FA2277">
            <w:pPr>
              <w:jc w:val="center"/>
            </w:pPr>
            <w:r>
              <w:t>0.7567</w:t>
            </w:r>
          </w:p>
        </w:tc>
      </w:tr>
      <w:tr w:rsidR="00F710A6" w14:paraId="6F61BD01" w14:textId="77777777" w:rsidTr="006A33D4">
        <w:trPr>
          <w:jc w:val="center"/>
        </w:trPr>
        <w:tc>
          <w:tcPr>
            <w:tcW w:w="1356" w:type="dxa"/>
            <w:tcBorders>
              <w:bottom w:val="single" w:sz="4" w:space="0" w:color="auto"/>
            </w:tcBorders>
          </w:tcPr>
          <w:p w14:paraId="13070E4E" w14:textId="77777777" w:rsidR="00F710A6" w:rsidRDefault="00F710A6" w:rsidP="00FA2277">
            <w:r>
              <w:t>RMSE</w:t>
            </w:r>
          </w:p>
        </w:tc>
        <w:tc>
          <w:tcPr>
            <w:tcW w:w="1335" w:type="dxa"/>
            <w:tcBorders>
              <w:bottom w:val="single" w:sz="4" w:space="0" w:color="auto"/>
            </w:tcBorders>
          </w:tcPr>
          <w:p w14:paraId="10BC8714" w14:textId="77777777" w:rsidR="00F710A6" w:rsidRDefault="00F710A6" w:rsidP="00FA2277">
            <w:pPr>
              <w:jc w:val="center"/>
            </w:pPr>
            <w:r>
              <w:t>0.03016</w:t>
            </w:r>
          </w:p>
        </w:tc>
        <w:tc>
          <w:tcPr>
            <w:tcW w:w="1336" w:type="dxa"/>
            <w:tcBorders>
              <w:bottom w:val="single" w:sz="4" w:space="0" w:color="auto"/>
            </w:tcBorders>
          </w:tcPr>
          <w:p w14:paraId="2B96BB58" w14:textId="77777777" w:rsidR="00F710A6" w:rsidRDefault="00F710A6" w:rsidP="00FA2277">
            <w:pPr>
              <w:jc w:val="center"/>
            </w:pPr>
            <w:r>
              <w:t>0.03091</w:t>
            </w:r>
          </w:p>
        </w:tc>
        <w:tc>
          <w:tcPr>
            <w:tcW w:w="1458" w:type="dxa"/>
            <w:tcBorders>
              <w:bottom w:val="single" w:sz="4" w:space="0" w:color="auto"/>
            </w:tcBorders>
          </w:tcPr>
          <w:p w14:paraId="509DF7D5" w14:textId="77777777" w:rsidR="00F710A6" w:rsidRDefault="00F710A6" w:rsidP="00FA2277">
            <w:pPr>
              <w:jc w:val="center"/>
            </w:pPr>
            <w:r>
              <w:t>0.03261</w:t>
            </w:r>
          </w:p>
        </w:tc>
        <w:tc>
          <w:tcPr>
            <w:tcW w:w="1350" w:type="dxa"/>
            <w:tcBorders>
              <w:bottom w:val="single" w:sz="4" w:space="0" w:color="auto"/>
            </w:tcBorders>
          </w:tcPr>
          <w:p w14:paraId="5739908D" w14:textId="77777777" w:rsidR="00F710A6" w:rsidRDefault="00F710A6" w:rsidP="00FA2277">
            <w:pPr>
              <w:jc w:val="center"/>
            </w:pPr>
            <w:r>
              <w:t>0.04659</w:t>
            </w:r>
          </w:p>
        </w:tc>
        <w:tc>
          <w:tcPr>
            <w:tcW w:w="1350" w:type="dxa"/>
            <w:tcBorders>
              <w:bottom w:val="single" w:sz="4" w:space="0" w:color="auto"/>
            </w:tcBorders>
          </w:tcPr>
          <w:p w14:paraId="566B59D2" w14:textId="77777777" w:rsidR="00F710A6" w:rsidRDefault="00F710A6" w:rsidP="00FA2277">
            <w:pPr>
              <w:jc w:val="center"/>
            </w:pPr>
            <w:r>
              <w:t>0.03545</w:t>
            </w:r>
          </w:p>
        </w:tc>
      </w:tr>
      <w:tr w:rsidR="00F710A6" w:rsidRPr="002B73C3" w14:paraId="00D3EB03" w14:textId="77777777" w:rsidTr="006A33D4">
        <w:trPr>
          <w:jc w:val="center"/>
        </w:trPr>
        <w:tc>
          <w:tcPr>
            <w:tcW w:w="8185" w:type="dxa"/>
            <w:gridSpan w:val="6"/>
            <w:shd w:val="clear" w:color="auto" w:fill="D9D9D9" w:themeFill="background1" w:themeFillShade="D9"/>
          </w:tcPr>
          <w:p w14:paraId="139CC8E6" w14:textId="77777777" w:rsidR="00F710A6" w:rsidRPr="00B96D9F" w:rsidRDefault="00F710A6" w:rsidP="00FA2277">
            <w:pPr>
              <w:jc w:val="center"/>
              <w:rPr>
                <w:b/>
                <w:bCs/>
              </w:rPr>
            </w:pPr>
            <w:r w:rsidRPr="00B96D9F">
              <w:rPr>
                <w:b/>
                <w:bCs/>
              </w:rPr>
              <w:t>SUVs and Vans</w:t>
            </w:r>
          </w:p>
        </w:tc>
      </w:tr>
      <w:tr w:rsidR="00F710A6" w14:paraId="5F2BB3C8" w14:textId="77777777" w:rsidTr="006A33D4">
        <w:trPr>
          <w:jc w:val="center"/>
        </w:trPr>
        <w:tc>
          <w:tcPr>
            <w:tcW w:w="1356" w:type="dxa"/>
          </w:tcPr>
          <w:p w14:paraId="5CEB8231" w14:textId="77777777" w:rsidR="00F710A6" w:rsidRDefault="00F710A6" w:rsidP="00FA2277">
            <w:r>
              <w:t>Employment</w:t>
            </w:r>
          </w:p>
        </w:tc>
        <w:tc>
          <w:tcPr>
            <w:tcW w:w="1335" w:type="dxa"/>
          </w:tcPr>
          <w:p w14:paraId="51EE832B" w14:textId="77777777" w:rsidR="00F710A6" w:rsidRDefault="00F710A6" w:rsidP="00FA2277">
            <w:r>
              <w:t>0.3705***</w:t>
            </w:r>
          </w:p>
        </w:tc>
        <w:tc>
          <w:tcPr>
            <w:tcW w:w="1336" w:type="dxa"/>
          </w:tcPr>
          <w:p w14:paraId="462AE71B" w14:textId="77777777" w:rsidR="00F710A6" w:rsidRDefault="00F710A6" w:rsidP="00FA2277">
            <w:r>
              <w:t>-0.3098***</w:t>
            </w:r>
          </w:p>
        </w:tc>
        <w:tc>
          <w:tcPr>
            <w:tcW w:w="1458" w:type="dxa"/>
          </w:tcPr>
          <w:p w14:paraId="76F0D285" w14:textId="77777777" w:rsidR="00F710A6" w:rsidRDefault="00F710A6" w:rsidP="00FA2277">
            <w:r>
              <w:t>0.4396***</w:t>
            </w:r>
          </w:p>
        </w:tc>
        <w:tc>
          <w:tcPr>
            <w:tcW w:w="1350" w:type="dxa"/>
          </w:tcPr>
          <w:p w14:paraId="0FC91EBF" w14:textId="77777777" w:rsidR="00F710A6" w:rsidRDefault="00F710A6" w:rsidP="00FA2277">
            <w:r>
              <w:t>0.5289***</w:t>
            </w:r>
          </w:p>
        </w:tc>
        <w:tc>
          <w:tcPr>
            <w:tcW w:w="1350" w:type="dxa"/>
          </w:tcPr>
          <w:p w14:paraId="31AD448D" w14:textId="77777777" w:rsidR="00F710A6" w:rsidRDefault="00F710A6" w:rsidP="00FA2277">
            <w:r>
              <w:t>0.5626***</w:t>
            </w:r>
          </w:p>
        </w:tc>
      </w:tr>
      <w:tr w:rsidR="00F710A6" w14:paraId="3469E7D2" w14:textId="77777777" w:rsidTr="006A33D4">
        <w:trPr>
          <w:jc w:val="center"/>
        </w:trPr>
        <w:tc>
          <w:tcPr>
            <w:tcW w:w="1356" w:type="dxa"/>
          </w:tcPr>
          <w:p w14:paraId="2A9CE257" w14:textId="77777777" w:rsidR="00F710A6" w:rsidRDefault="00F710A6" w:rsidP="00FA2277">
            <w:r>
              <w:t>GDP</w:t>
            </w:r>
          </w:p>
        </w:tc>
        <w:tc>
          <w:tcPr>
            <w:tcW w:w="1335" w:type="dxa"/>
          </w:tcPr>
          <w:p w14:paraId="5FA3DF8C" w14:textId="77777777" w:rsidR="00F710A6" w:rsidRDefault="00F710A6" w:rsidP="00FA2277">
            <w:r>
              <w:t>0.5434***</w:t>
            </w:r>
          </w:p>
        </w:tc>
        <w:tc>
          <w:tcPr>
            <w:tcW w:w="1336" w:type="dxa"/>
          </w:tcPr>
          <w:p w14:paraId="2CC3E3B0" w14:textId="77777777" w:rsidR="00F710A6" w:rsidRDefault="00F710A6" w:rsidP="00FA2277">
            <w:r>
              <w:t>0.0656</w:t>
            </w:r>
          </w:p>
        </w:tc>
        <w:tc>
          <w:tcPr>
            <w:tcW w:w="1458" w:type="dxa"/>
          </w:tcPr>
          <w:p w14:paraId="7202AB01" w14:textId="77777777" w:rsidR="00F710A6" w:rsidRDefault="00F710A6" w:rsidP="00FA2277">
            <w:r>
              <w:t>0.4669***</w:t>
            </w:r>
          </w:p>
        </w:tc>
        <w:tc>
          <w:tcPr>
            <w:tcW w:w="1350" w:type="dxa"/>
          </w:tcPr>
          <w:p w14:paraId="6B673DEC" w14:textId="77777777" w:rsidR="00F710A6" w:rsidRDefault="00F710A6" w:rsidP="00FA2277">
            <w:r>
              <w:t>0.9528***</w:t>
            </w:r>
          </w:p>
        </w:tc>
        <w:tc>
          <w:tcPr>
            <w:tcW w:w="1350" w:type="dxa"/>
          </w:tcPr>
          <w:p w14:paraId="72BF6A9C" w14:textId="77777777" w:rsidR="00F710A6" w:rsidRDefault="00F710A6" w:rsidP="00FA2277">
            <w:r>
              <w:t>1.2708***</w:t>
            </w:r>
          </w:p>
        </w:tc>
      </w:tr>
      <w:tr w:rsidR="00F710A6" w14:paraId="78C23EDB" w14:textId="77777777" w:rsidTr="006A33D4">
        <w:trPr>
          <w:jc w:val="center"/>
        </w:trPr>
        <w:tc>
          <w:tcPr>
            <w:tcW w:w="1356" w:type="dxa"/>
          </w:tcPr>
          <w:p w14:paraId="5DEF3496" w14:textId="77777777" w:rsidR="00F710A6" w:rsidRPr="008D6A7E" w:rsidRDefault="00F710A6" w:rsidP="00FA2277">
            <w:pPr>
              <w:rPr>
                <w:i/>
                <w:iCs/>
              </w:rPr>
            </w:pPr>
            <w:r w:rsidRPr="008D6A7E">
              <w:rPr>
                <w:i/>
                <w:iCs/>
              </w:rPr>
              <w:t>Density</w:t>
            </w:r>
          </w:p>
        </w:tc>
        <w:tc>
          <w:tcPr>
            <w:tcW w:w="1335" w:type="dxa"/>
          </w:tcPr>
          <w:p w14:paraId="3CC13B67" w14:textId="77777777" w:rsidR="00F710A6" w:rsidRPr="00B9517A" w:rsidRDefault="00F710A6" w:rsidP="00FA2277">
            <w:pPr>
              <w:rPr>
                <w:i/>
                <w:iCs/>
              </w:rPr>
            </w:pPr>
            <w:r w:rsidRPr="00B9517A">
              <w:rPr>
                <w:i/>
                <w:iCs/>
              </w:rPr>
              <w:t>0.00108***</w:t>
            </w:r>
          </w:p>
        </w:tc>
        <w:tc>
          <w:tcPr>
            <w:tcW w:w="1336" w:type="dxa"/>
          </w:tcPr>
          <w:p w14:paraId="5C10C13F" w14:textId="77777777" w:rsidR="00F710A6" w:rsidRPr="00B9517A" w:rsidRDefault="00F710A6" w:rsidP="00FA2277">
            <w:pPr>
              <w:rPr>
                <w:i/>
                <w:iCs/>
              </w:rPr>
            </w:pPr>
            <w:r w:rsidRPr="00B9517A">
              <w:rPr>
                <w:i/>
                <w:iCs/>
              </w:rPr>
              <w:t>0.00102***</w:t>
            </w:r>
          </w:p>
        </w:tc>
        <w:tc>
          <w:tcPr>
            <w:tcW w:w="1458" w:type="dxa"/>
          </w:tcPr>
          <w:p w14:paraId="09D27E22" w14:textId="77777777" w:rsidR="00F710A6" w:rsidRPr="00B9517A" w:rsidRDefault="00F710A6" w:rsidP="00FA2277">
            <w:pPr>
              <w:rPr>
                <w:i/>
                <w:iCs/>
              </w:rPr>
            </w:pPr>
            <w:r w:rsidRPr="00B9517A">
              <w:rPr>
                <w:i/>
                <w:iCs/>
              </w:rPr>
              <w:t>-0.0001***</w:t>
            </w:r>
          </w:p>
        </w:tc>
        <w:tc>
          <w:tcPr>
            <w:tcW w:w="1350" w:type="dxa"/>
          </w:tcPr>
          <w:p w14:paraId="6B3D9592" w14:textId="77777777" w:rsidR="00F710A6" w:rsidRPr="00B9517A" w:rsidRDefault="00F710A6" w:rsidP="00FA2277">
            <w:pPr>
              <w:rPr>
                <w:i/>
                <w:iCs/>
              </w:rPr>
            </w:pPr>
            <w:r w:rsidRPr="00B9517A">
              <w:rPr>
                <w:i/>
                <w:iCs/>
              </w:rPr>
              <w:t>0.00268***</w:t>
            </w:r>
          </w:p>
        </w:tc>
        <w:tc>
          <w:tcPr>
            <w:tcW w:w="1350" w:type="dxa"/>
          </w:tcPr>
          <w:p w14:paraId="349FFD39" w14:textId="77777777" w:rsidR="00F710A6" w:rsidRPr="00B9517A" w:rsidRDefault="00F710A6" w:rsidP="00FA2277">
            <w:pPr>
              <w:rPr>
                <w:i/>
                <w:iCs/>
              </w:rPr>
            </w:pPr>
            <w:r w:rsidRPr="00B9517A">
              <w:rPr>
                <w:i/>
                <w:iCs/>
              </w:rPr>
              <w:t>0.00129***</w:t>
            </w:r>
          </w:p>
        </w:tc>
      </w:tr>
      <w:tr w:rsidR="00F710A6" w14:paraId="70E148AA" w14:textId="77777777" w:rsidTr="006A33D4">
        <w:trPr>
          <w:jc w:val="center"/>
        </w:trPr>
        <w:tc>
          <w:tcPr>
            <w:tcW w:w="1356" w:type="dxa"/>
          </w:tcPr>
          <w:p w14:paraId="4EF25EE1" w14:textId="77777777" w:rsidR="00F710A6" w:rsidRDefault="00F710A6" w:rsidP="00FA2277">
            <w:r>
              <w:t>TN2015</w:t>
            </w:r>
          </w:p>
        </w:tc>
        <w:tc>
          <w:tcPr>
            <w:tcW w:w="1335" w:type="dxa"/>
          </w:tcPr>
          <w:p w14:paraId="432EB960" w14:textId="77777777" w:rsidR="00F710A6" w:rsidRDefault="00F710A6" w:rsidP="00FA2277">
            <w:r>
              <w:t>0.3320***</w:t>
            </w:r>
          </w:p>
        </w:tc>
        <w:tc>
          <w:tcPr>
            <w:tcW w:w="1336" w:type="dxa"/>
          </w:tcPr>
          <w:p w14:paraId="728A7755" w14:textId="77777777" w:rsidR="00F710A6" w:rsidRDefault="00F710A6" w:rsidP="00FA2277">
            <w:r>
              <w:t>0.3397***</w:t>
            </w:r>
          </w:p>
        </w:tc>
        <w:tc>
          <w:tcPr>
            <w:tcW w:w="1458" w:type="dxa"/>
          </w:tcPr>
          <w:p w14:paraId="4510E174" w14:textId="77777777" w:rsidR="00F710A6" w:rsidRDefault="00F710A6" w:rsidP="00FA2277">
            <w:r>
              <w:t>0.3368***</w:t>
            </w:r>
          </w:p>
        </w:tc>
        <w:tc>
          <w:tcPr>
            <w:tcW w:w="1350" w:type="dxa"/>
          </w:tcPr>
          <w:p w14:paraId="33A5F66F" w14:textId="77777777" w:rsidR="00F710A6" w:rsidRDefault="00F710A6" w:rsidP="00FA2277">
            <w:r>
              <w:t>0.3328***</w:t>
            </w:r>
          </w:p>
        </w:tc>
        <w:tc>
          <w:tcPr>
            <w:tcW w:w="1350" w:type="dxa"/>
          </w:tcPr>
          <w:p w14:paraId="00EBCB42" w14:textId="77777777" w:rsidR="00F710A6" w:rsidRDefault="00F710A6" w:rsidP="00FA2277">
            <w:r>
              <w:t>0.3323***</w:t>
            </w:r>
          </w:p>
        </w:tc>
      </w:tr>
      <w:tr w:rsidR="00F710A6" w14:paraId="0E5A06AB" w14:textId="77777777" w:rsidTr="006A33D4">
        <w:trPr>
          <w:jc w:val="center"/>
        </w:trPr>
        <w:tc>
          <w:tcPr>
            <w:tcW w:w="1356" w:type="dxa"/>
          </w:tcPr>
          <w:p w14:paraId="0DAD899D" w14:textId="77777777" w:rsidR="00F710A6" w:rsidRPr="00DE368B" w:rsidRDefault="00F710A6" w:rsidP="00FA2277">
            <w:pPr>
              <w:rPr>
                <w:vertAlign w:val="superscript"/>
              </w:rPr>
            </w:pPr>
            <w:r>
              <w:t>R</w:t>
            </w:r>
            <w:r>
              <w:rPr>
                <w:vertAlign w:val="superscript"/>
              </w:rPr>
              <w:t>2</w:t>
            </w:r>
          </w:p>
        </w:tc>
        <w:tc>
          <w:tcPr>
            <w:tcW w:w="1335" w:type="dxa"/>
          </w:tcPr>
          <w:p w14:paraId="5585019C" w14:textId="77777777" w:rsidR="00F710A6" w:rsidRDefault="00F710A6" w:rsidP="00FA2277">
            <w:pPr>
              <w:jc w:val="center"/>
            </w:pPr>
            <w:r>
              <w:t>0.7577</w:t>
            </w:r>
          </w:p>
        </w:tc>
        <w:tc>
          <w:tcPr>
            <w:tcW w:w="1336" w:type="dxa"/>
          </w:tcPr>
          <w:p w14:paraId="6A9B92A3" w14:textId="77777777" w:rsidR="00F710A6" w:rsidRDefault="00F710A6" w:rsidP="00FA2277">
            <w:pPr>
              <w:jc w:val="center"/>
            </w:pPr>
            <w:r>
              <w:t>0.7420</w:t>
            </w:r>
          </w:p>
        </w:tc>
        <w:tc>
          <w:tcPr>
            <w:tcW w:w="1458" w:type="dxa"/>
          </w:tcPr>
          <w:p w14:paraId="6D5576AA" w14:textId="77777777" w:rsidR="00F710A6" w:rsidRDefault="00F710A6" w:rsidP="00FA2277">
            <w:pPr>
              <w:jc w:val="center"/>
            </w:pPr>
            <w:r>
              <w:t>0.7230</w:t>
            </w:r>
          </w:p>
        </w:tc>
        <w:tc>
          <w:tcPr>
            <w:tcW w:w="1350" w:type="dxa"/>
          </w:tcPr>
          <w:p w14:paraId="02B656D7" w14:textId="77777777" w:rsidR="00F710A6" w:rsidRDefault="00F710A6" w:rsidP="00FA2277">
            <w:pPr>
              <w:jc w:val="center"/>
            </w:pPr>
            <w:r>
              <w:t>0.6352</w:t>
            </w:r>
          </w:p>
        </w:tc>
        <w:tc>
          <w:tcPr>
            <w:tcW w:w="1350" w:type="dxa"/>
          </w:tcPr>
          <w:p w14:paraId="282E2BFB" w14:textId="77777777" w:rsidR="00F710A6" w:rsidRDefault="00F710A6" w:rsidP="00FA2277">
            <w:pPr>
              <w:jc w:val="center"/>
            </w:pPr>
            <w:r>
              <w:t>0.6606</w:t>
            </w:r>
          </w:p>
        </w:tc>
      </w:tr>
      <w:tr w:rsidR="00F710A6" w14:paraId="4B74CC14" w14:textId="77777777" w:rsidTr="006A33D4">
        <w:trPr>
          <w:jc w:val="center"/>
        </w:trPr>
        <w:tc>
          <w:tcPr>
            <w:tcW w:w="1356" w:type="dxa"/>
            <w:tcBorders>
              <w:bottom w:val="single" w:sz="4" w:space="0" w:color="auto"/>
            </w:tcBorders>
          </w:tcPr>
          <w:p w14:paraId="2EBE875E" w14:textId="77777777" w:rsidR="00F710A6" w:rsidRDefault="00F710A6" w:rsidP="00FA2277">
            <w:r>
              <w:t>RMSE</w:t>
            </w:r>
          </w:p>
        </w:tc>
        <w:tc>
          <w:tcPr>
            <w:tcW w:w="1335" w:type="dxa"/>
            <w:tcBorders>
              <w:bottom w:val="single" w:sz="4" w:space="0" w:color="auto"/>
            </w:tcBorders>
          </w:tcPr>
          <w:p w14:paraId="5E5BF24B" w14:textId="77777777" w:rsidR="00F710A6" w:rsidRDefault="00F710A6" w:rsidP="00FA2277">
            <w:pPr>
              <w:jc w:val="center"/>
            </w:pPr>
            <w:r>
              <w:t>0.04079</w:t>
            </w:r>
          </w:p>
        </w:tc>
        <w:tc>
          <w:tcPr>
            <w:tcW w:w="1336" w:type="dxa"/>
            <w:tcBorders>
              <w:bottom w:val="single" w:sz="4" w:space="0" w:color="auto"/>
            </w:tcBorders>
          </w:tcPr>
          <w:p w14:paraId="086B1C96" w14:textId="77777777" w:rsidR="00F710A6" w:rsidRDefault="00F710A6" w:rsidP="00FA2277">
            <w:pPr>
              <w:jc w:val="center"/>
            </w:pPr>
            <w:r>
              <w:t>0.04209</w:t>
            </w:r>
          </w:p>
        </w:tc>
        <w:tc>
          <w:tcPr>
            <w:tcW w:w="1458" w:type="dxa"/>
            <w:tcBorders>
              <w:bottom w:val="single" w:sz="4" w:space="0" w:color="auto"/>
            </w:tcBorders>
          </w:tcPr>
          <w:p w14:paraId="10346B34" w14:textId="77777777" w:rsidR="00F710A6" w:rsidRDefault="00F710A6" w:rsidP="00FA2277">
            <w:pPr>
              <w:jc w:val="center"/>
            </w:pPr>
            <w:r>
              <w:t>0.04355</w:t>
            </w:r>
          </w:p>
        </w:tc>
        <w:tc>
          <w:tcPr>
            <w:tcW w:w="1350" w:type="dxa"/>
            <w:tcBorders>
              <w:bottom w:val="single" w:sz="4" w:space="0" w:color="auto"/>
            </w:tcBorders>
          </w:tcPr>
          <w:p w14:paraId="46017305" w14:textId="77777777" w:rsidR="00F710A6" w:rsidRDefault="00F710A6" w:rsidP="00FA2277">
            <w:pPr>
              <w:jc w:val="center"/>
            </w:pPr>
            <w:r>
              <w:t>0.05000</w:t>
            </w:r>
          </w:p>
        </w:tc>
        <w:tc>
          <w:tcPr>
            <w:tcW w:w="1350" w:type="dxa"/>
            <w:tcBorders>
              <w:bottom w:val="single" w:sz="4" w:space="0" w:color="auto"/>
            </w:tcBorders>
          </w:tcPr>
          <w:p w14:paraId="40A66B72" w14:textId="77777777" w:rsidR="00F710A6" w:rsidRDefault="00F710A6" w:rsidP="00FA2277">
            <w:pPr>
              <w:jc w:val="center"/>
            </w:pPr>
            <w:r>
              <w:t>0.04826</w:t>
            </w:r>
          </w:p>
        </w:tc>
      </w:tr>
      <w:tr w:rsidR="00F710A6" w:rsidRPr="002B73C3" w14:paraId="7A557C14" w14:textId="77777777" w:rsidTr="006A33D4">
        <w:trPr>
          <w:jc w:val="center"/>
        </w:trPr>
        <w:tc>
          <w:tcPr>
            <w:tcW w:w="8185" w:type="dxa"/>
            <w:gridSpan w:val="6"/>
            <w:shd w:val="clear" w:color="auto" w:fill="D9D9D9" w:themeFill="background1" w:themeFillShade="D9"/>
          </w:tcPr>
          <w:p w14:paraId="5AC60909" w14:textId="77777777" w:rsidR="00F710A6" w:rsidRPr="00B96D9F" w:rsidRDefault="00F710A6" w:rsidP="00FA2277">
            <w:pPr>
              <w:jc w:val="center"/>
              <w:rPr>
                <w:b/>
                <w:bCs/>
              </w:rPr>
            </w:pPr>
            <w:r w:rsidRPr="00B96D9F">
              <w:rPr>
                <w:b/>
                <w:bCs/>
              </w:rPr>
              <w:t>Pickups</w:t>
            </w:r>
          </w:p>
        </w:tc>
      </w:tr>
      <w:tr w:rsidR="00F710A6" w14:paraId="1487C5D5" w14:textId="77777777" w:rsidTr="006A33D4">
        <w:trPr>
          <w:jc w:val="center"/>
        </w:trPr>
        <w:tc>
          <w:tcPr>
            <w:tcW w:w="1356" w:type="dxa"/>
          </w:tcPr>
          <w:p w14:paraId="3C85F4FD" w14:textId="77777777" w:rsidR="00F710A6" w:rsidRDefault="00F710A6" w:rsidP="00FA2277">
            <w:r>
              <w:t>Employment</w:t>
            </w:r>
          </w:p>
        </w:tc>
        <w:tc>
          <w:tcPr>
            <w:tcW w:w="1335" w:type="dxa"/>
          </w:tcPr>
          <w:p w14:paraId="7A147323" w14:textId="77777777" w:rsidR="00F710A6" w:rsidRDefault="00F710A6" w:rsidP="00FA2277">
            <w:pPr>
              <w:jc w:val="center"/>
            </w:pPr>
            <w:r>
              <w:t>0.5191***</w:t>
            </w:r>
          </w:p>
        </w:tc>
        <w:tc>
          <w:tcPr>
            <w:tcW w:w="1336" w:type="dxa"/>
          </w:tcPr>
          <w:p w14:paraId="7D91EEC3" w14:textId="77777777" w:rsidR="00F710A6" w:rsidRDefault="00F710A6" w:rsidP="00FA2277">
            <w:pPr>
              <w:jc w:val="center"/>
            </w:pPr>
            <w:r>
              <w:t>-0.1207***</w:t>
            </w:r>
          </w:p>
        </w:tc>
        <w:tc>
          <w:tcPr>
            <w:tcW w:w="1458" w:type="dxa"/>
          </w:tcPr>
          <w:p w14:paraId="6281A227" w14:textId="77777777" w:rsidR="00F710A6" w:rsidRDefault="00F710A6" w:rsidP="00FA2277">
            <w:pPr>
              <w:jc w:val="center"/>
            </w:pPr>
            <w:r>
              <w:t>0.7288***</w:t>
            </w:r>
          </w:p>
        </w:tc>
        <w:tc>
          <w:tcPr>
            <w:tcW w:w="1350" w:type="dxa"/>
          </w:tcPr>
          <w:p w14:paraId="2236A0FD" w14:textId="77777777" w:rsidR="00F710A6" w:rsidRDefault="00F710A6" w:rsidP="00FA2277">
            <w:pPr>
              <w:jc w:val="center"/>
            </w:pPr>
            <w:r>
              <w:t>0.5397***</w:t>
            </w:r>
          </w:p>
        </w:tc>
        <w:tc>
          <w:tcPr>
            <w:tcW w:w="1350" w:type="dxa"/>
          </w:tcPr>
          <w:p w14:paraId="24CAD630" w14:textId="77777777" w:rsidR="00F710A6" w:rsidRDefault="00F710A6" w:rsidP="00FA2277">
            <w:pPr>
              <w:jc w:val="center"/>
            </w:pPr>
            <w:r>
              <w:t>3.7680***</w:t>
            </w:r>
          </w:p>
        </w:tc>
      </w:tr>
      <w:tr w:rsidR="00F710A6" w14:paraId="6ABE9110" w14:textId="77777777" w:rsidTr="006A33D4">
        <w:trPr>
          <w:jc w:val="center"/>
        </w:trPr>
        <w:tc>
          <w:tcPr>
            <w:tcW w:w="1356" w:type="dxa"/>
          </w:tcPr>
          <w:p w14:paraId="37BD406A" w14:textId="77777777" w:rsidR="00F710A6" w:rsidRDefault="00F710A6" w:rsidP="00FA2277">
            <w:r>
              <w:t>Pop &gt; 16</w:t>
            </w:r>
          </w:p>
        </w:tc>
        <w:tc>
          <w:tcPr>
            <w:tcW w:w="1335" w:type="dxa"/>
          </w:tcPr>
          <w:p w14:paraId="725CF9A6" w14:textId="77777777" w:rsidR="00F710A6" w:rsidRDefault="00F710A6" w:rsidP="00FA2277">
            <w:pPr>
              <w:jc w:val="center"/>
            </w:pPr>
            <w:r>
              <w:t>0.00578*</w:t>
            </w:r>
          </w:p>
        </w:tc>
        <w:tc>
          <w:tcPr>
            <w:tcW w:w="1336" w:type="dxa"/>
          </w:tcPr>
          <w:p w14:paraId="73E238A8" w14:textId="77777777" w:rsidR="00F710A6" w:rsidRDefault="00F710A6" w:rsidP="00FA2277">
            <w:pPr>
              <w:jc w:val="center"/>
            </w:pPr>
            <w:r>
              <w:t>0.00021</w:t>
            </w:r>
          </w:p>
        </w:tc>
        <w:tc>
          <w:tcPr>
            <w:tcW w:w="1458" w:type="dxa"/>
          </w:tcPr>
          <w:p w14:paraId="48A47FD7" w14:textId="77777777" w:rsidR="00F710A6" w:rsidRDefault="00F710A6" w:rsidP="00FA2277">
            <w:pPr>
              <w:jc w:val="center"/>
            </w:pPr>
            <w:r>
              <w:t>0.01220***</w:t>
            </w:r>
          </w:p>
        </w:tc>
        <w:tc>
          <w:tcPr>
            <w:tcW w:w="1350" w:type="dxa"/>
          </w:tcPr>
          <w:p w14:paraId="69C929DA" w14:textId="77777777" w:rsidR="00F710A6" w:rsidRDefault="00F710A6" w:rsidP="00FA2277">
            <w:pPr>
              <w:jc w:val="center"/>
            </w:pPr>
            <w:r>
              <w:t>0.00606</w:t>
            </w:r>
          </w:p>
        </w:tc>
        <w:tc>
          <w:tcPr>
            <w:tcW w:w="1350" w:type="dxa"/>
          </w:tcPr>
          <w:p w14:paraId="65578CB9" w14:textId="77777777" w:rsidR="00F710A6" w:rsidRDefault="00F710A6" w:rsidP="00FA2277">
            <w:pPr>
              <w:jc w:val="center"/>
            </w:pPr>
            <w:r>
              <w:t>0.02178*</w:t>
            </w:r>
          </w:p>
        </w:tc>
      </w:tr>
      <w:tr w:rsidR="00F710A6" w14:paraId="6FA0A88D" w14:textId="77777777" w:rsidTr="006A33D4">
        <w:trPr>
          <w:jc w:val="center"/>
        </w:trPr>
        <w:tc>
          <w:tcPr>
            <w:tcW w:w="1356" w:type="dxa"/>
          </w:tcPr>
          <w:p w14:paraId="2BCFF652" w14:textId="77777777" w:rsidR="00F710A6" w:rsidRPr="008D6A7E" w:rsidRDefault="00F710A6" w:rsidP="00FA2277">
            <w:pPr>
              <w:rPr>
                <w:i/>
                <w:iCs/>
              </w:rPr>
            </w:pPr>
            <w:r w:rsidRPr="008D6A7E">
              <w:rPr>
                <w:i/>
                <w:iCs/>
              </w:rPr>
              <w:t>Density</w:t>
            </w:r>
          </w:p>
        </w:tc>
        <w:tc>
          <w:tcPr>
            <w:tcW w:w="1335" w:type="dxa"/>
          </w:tcPr>
          <w:p w14:paraId="642963A8" w14:textId="77777777" w:rsidR="00F710A6" w:rsidRPr="00B9517A" w:rsidRDefault="00F710A6" w:rsidP="00FA2277">
            <w:pPr>
              <w:jc w:val="center"/>
              <w:rPr>
                <w:i/>
                <w:iCs/>
              </w:rPr>
            </w:pPr>
            <w:r w:rsidRPr="00B9517A">
              <w:rPr>
                <w:i/>
                <w:iCs/>
              </w:rPr>
              <w:t>0.00080***</w:t>
            </w:r>
          </w:p>
        </w:tc>
        <w:tc>
          <w:tcPr>
            <w:tcW w:w="1336" w:type="dxa"/>
          </w:tcPr>
          <w:p w14:paraId="22E102E4" w14:textId="77777777" w:rsidR="00F710A6" w:rsidRPr="00B9517A" w:rsidRDefault="00F710A6" w:rsidP="00FA2277">
            <w:pPr>
              <w:jc w:val="center"/>
              <w:rPr>
                <w:i/>
                <w:iCs/>
              </w:rPr>
            </w:pPr>
            <w:r w:rsidRPr="00B9517A">
              <w:rPr>
                <w:i/>
                <w:iCs/>
              </w:rPr>
              <w:t>0.00076***</w:t>
            </w:r>
          </w:p>
        </w:tc>
        <w:tc>
          <w:tcPr>
            <w:tcW w:w="1458" w:type="dxa"/>
          </w:tcPr>
          <w:p w14:paraId="2D38BD05" w14:textId="77777777" w:rsidR="00F710A6" w:rsidRPr="00B9517A" w:rsidRDefault="00F710A6" w:rsidP="00FA2277">
            <w:pPr>
              <w:jc w:val="center"/>
              <w:rPr>
                <w:i/>
                <w:iCs/>
              </w:rPr>
            </w:pPr>
            <w:r>
              <w:rPr>
                <w:i/>
                <w:iCs/>
              </w:rPr>
              <w:t>-0.00006***</w:t>
            </w:r>
          </w:p>
        </w:tc>
        <w:tc>
          <w:tcPr>
            <w:tcW w:w="1350" w:type="dxa"/>
          </w:tcPr>
          <w:p w14:paraId="74B83AA3" w14:textId="77777777" w:rsidR="00F710A6" w:rsidRPr="00B9517A" w:rsidRDefault="00F710A6" w:rsidP="00FA2277">
            <w:pPr>
              <w:jc w:val="center"/>
              <w:rPr>
                <w:i/>
                <w:iCs/>
              </w:rPr>
            </w:pPr>
            <w:r>
              <w:rPr>
                <w:i/>
                <w:iCs/>
              </w:rPr>
              <w:t>0.00124***</w:t>
            </w:r>
          </w:p>
        </w:tc>
        <w:tc>
          <w:tcPr>
            <w:tcW w:w="1350" w:type="dxa"/>
          </w:tcPr>
          <w:p w14:paraId="5AAE668A" w14:textId="77777777" w:rsidR="00F710A6" w:rsidRPr="00B9517A" w:rsidRDefault="00F710A6" w:rsidP="00FA2277">
            <w:pPr>
              <w:jc w:val="center"/>
              <w:rPr>
                <w:i/>
                <w:iCs/>
              </w:rPr>
            </w:pPr>
            <w:r>
              <w:rPr>
                <w:i/>
                <w:iCs/>
              </w:rPr>
              <w:t>0.00101***</w:t>
            </w:r>
          </w:p>
        </w:tc>
      </w:tr>
      <w:tr w:rsidR="00F710A6" w14:paraId="158C128A" w14:textId="77777777" w:rsidTr="006A33D4">
        <w:trPr>
          <w:jc w:val="center"/>
        </w:trPr>
        <w:tc>
          <w:tcPr>
            <w:tcW w:w="1356" w:type="dxa"/>
          </w:tcPr>
          <w:p w14:paraId="016F230F" w14:textId="77777777" w:rsidR="00F710A6" w:rsidRDefault="00F710A6" w:rsidP="00FA2277">
            <w:r>
              <w:t>TN2015</w:t>
            </w:r>
          </w:p>
        </w:tc>
        <w:tc>
          <w:tcPr>
            <w:tcW w:w="1335" w:type="dxa"/>
          </w:tcPr>
          <w:p w14:paraId="1FA0B76A" w14:textId="77777777" w:rsidR="00F710A6" w:rsidRDefault="00F710A6" w:rsidP="00FA2277">
            <w:pPr>
              <w:jc w:val="center"/>
            </w:pPr>
            <w:r>
              <w:t>0.3012***</w:t>
            </w:r>
          </w:p>
        </w:tc>
        <w:tc>
          <w:tcPr>
            <w:tcW w:w="1336" w:type="dxa"/>
          </w:tcPr>
          <w:p w14:paraId="73A9237D" w14:textId="77777777" w:rsidR="00F710A6" w:rsidRDefault="00F710A6" w:rsidP="00FA2277">
            <w:pPr>
              <w:jc w:val="center"/>
            </w:pPr>
            <w:r>
              <w:t>0.3012***</w:t>
            </w:r>
          </w:p>
        </w:tc>
        <w:tc>
          <w:tcPr>
            <w:tcW w:w="1458" w:type="dxa"/>
          </w:tcPr>
          <w:p w14:paraId="3AC370C7" w14:textId="77777777" w:rsidR="00F710A6" w:rsidRDefault="00F710A6" w:rsidP="00FA2277">
            <w:pPr>
              <w:jc w:val="center"/>
            </w:pPr>
            <w:r>
              <w:t>0.3055***</w:t>
            </w:r>
          </w:p>
        </w:tc>
        <w:tc>
          <w:tcPr>
            <w:tcW w:w="1350" w:type="dxa"/>
          </w:tcPr>
          <w:p w14:paraId="76CA55FC" w14:textId="77777777" w:rsidR="00F710A6" w:rsidRDefault="00F710A6" w:rsidP="00FA2277">
            <w:pPr>
              <w:jc w:val="center"/>
            </w:pPr>
            <w:r>
              <w:t>0.3013***</w:t>
            </w:r>
          </w:p>
        </w:tc>
        <w:tc>
          <w:tcPr>
            <w:tcW w:w="1350" w:type="dxa"/>
          </w:tcPr>
          <w:p w14:paraId="4B51A0A1" w14:textId="77777777" w:rsidR="00F710A6" w:rsidRDefault="00F710A6" w:rsidP="00FA2277">
            <w:pPr>
              <w:jc w:val="center"/>
            </w:pPr>
            <w:r>
              <w:t>0.3035***</w:t>
            </w:r>
          </w:p>
        </w:tc>
      </w:tr>
      <w:tr w:rsidR="00F710A6" w14:paraId="7DA27A97" w14:textId="77777777" w:rsidTr="006A33D4">
        <w:trPr>
          <w:jc w:val="center"/>
        </w:trPr>
        <w:tc>
          <w:tcPr>
            <w:tcW w:w="1356" w:type="dxa"/>
          </w:tcPr>
          <w:p w14:paraId="39AFE7A3" w14:textId="77777777" w:rsidR="00F710A6" w:rsidRPr="00DE368B" w:rsidRDefault="00F710A6" w:rsidP="00FA2277">
            <w:pPr>
              <w:rPr>
                <w:vertAlign w:val="superscript"/>
              </w:rPr>
            </w:pPr>
            <w:r>
              <w:t>R</w:t>
            </w:r>
            <w:r>
              <w:rPr>
                <w:vertAlign w:val="superscript"/>
              </w:rPr>
              <w:t>2</w:t>
            </w:r>
          </w:p>
        </w:tc>
        <w:tc>
          <w:tcPr>
            <w:tcW w:w="1335" w:type="dxa"/>
          </w:tcPr>
          <w:p w14:paraId="2C563833" w14:textId="77777777" w:rsidR="00F710A6" w:rsidRDefault="00F710A6" w:rsidP="00FA2277">
            <w:pPr>
              <w:jc w:val="center"/>
            </w:pPr>
            <w:r>
              <w:t>0.9184</w:t>
            </w:r>
          </w:p>
        </w:tc>
        <w:tc>
          <w:tcPr>
            <w:tcW w:w="1336" w:type="dxa"/>
          </w:tcPr>
          <w:p w14:paraId="02B6CA28" w14:textId="77777777" w:rsidR="00F710A6" w:rsidRDefault="00F710A6" w:rsidP="00FA2277">
            <w:pPr>
              <w:jc w:val="center"/>
            </w:pPr>
            <w:r>
              <w:t>0.9141</w:t>
            </w:r>
          </w:p>
        </w:tc>
        <w:tc>
          <w:tcPr>
            <w:tcW w:w="1458" w:type="dxa"/>
          </w:tcPr>
          <w:p w14:paraId="39761AE7" w14:textId="77777777" w:rsidR="00F710A6" w:rsidRDefault="00F710A6" w:rsidP="00FA2277">
            <w:pPr>
              <w:jc w:val="center"/>
            </w:pPr>
            <w:r>
              <w:t>0.9073</w:t>
            </w:r>
          </w:p>
        </w:tc>
        <w:tc>
          <w:tcPr>
            <w:tcW w:w="1350" w:type="dxa"/>
          </w:tcPr>
          <w:p w14:paraId="02F2D682" w14:textId="77777777" w:rsidR="00F710A6" w:rsidRDefault="00F710A6" w:rsidP="00FA2277">
            <w:pPr>
              <w:jc w:val="center"/>
            </w:pPr>
            <w:r>
              <w:t>0.9023</w:t>
            </w:r>
          </w:p>
        </w:tc>
        <w:tc>
          <w:tcPr>
            <w:tcW w:w="1350" w:type="dxa"/>
          </w:tcPr>
          <w:p w14:paraId="391BE164" w14:textId="77777777" w:rsidR="00F710A6" w:rsidRDefault="00F710A6" w:rsidP="00FA2277">
            <w:pPr>
              <w:jc w:val="center"/>
            </w:pPr>
            <w:r>
              <w:t>0.5907</w:t>
            </w:r>
          </w:p>
        </w:tc>
      </w:tr>
      <w:tr w:rsidR="00F710A6" w14:paraId="0263BF7D" w14:textId="77777777" w:rsidTr="006A33D4">
        <w:trPr>
          <w:jc w:val="center"/>
        </w:trPr>
        <w:tc>
          <w:tcPr>
            <w:tcW w:w="1356" w:type="dxa"/>
          </w:tcPr>
          <w:p w14:paraId="5D45EBB7" w14:textId="77777777" w:rsidR="00F710A6" w:rsidRDefault="00F710A6" w:rsidP="00FA2277">
            <w:r>
              <w:t>RMSE</w:t>
            </w:r>
          </w:p>
        </w:tc>
        <w:tc>
          <w:tcPr>
            <w:tcW w:w="1335" w:type="dxa"/>
          </w:tcPr>
          <w:p w14:paraId="5E70A4DE" w14:textId="77777777" w:rsidR="00F710A6" w:rsidRDefault="00F710A6" w:rsidP="00FA2277">
            <w:pPr>
              <w:jc w:val="center"/>
            </w:pPr>
            <w:r>
              <w:t>0.03477</w:t>
            </w:r>
          </w:p>
        </w:tc>
        <w:tc>
          <w:tcPr>
            <w:tcW w:w="1336" w:type="dxa"/>
          </w:tcPr>
          <w:p w14:paraId="2271CD3D" w14:textId="77777777" w:rsidR="00F710A6" w:rsidRDefault="00F710A6" w:rsidP="00FA2277">
            <w:pPr>
              <w:jc w:val="center"/>
            </w:pPr>
            <w:r>
              <w:t>0.03565</w:t>
            </w:r>
          </w:p>
        </w:tc>
        <w:tc>
          <w:tcPr>
            <w:tcW w:w="1458" w:type="dxa"/>
          </w:tcPr>
          <w:p w14:paraId="02DB68EB" w14:textId="77777777" w:rsidR="00F710A6" w:rsidRDefault="00F710A6" w:rsidP="00FA2277">
            <w:pPr>
              <w:jc w:val="center"/>
            </w:pPr>
            <w:r>
              <w:t>0.03700</w:t>
            </w:r>
          </w:p>
        </w:tc>
        <w:tc>
          <w:tcPr>
            <w:tcW w:w="1350" w:type="dxa"/>
          </w:tcPr>
          <w:p w14:paraId="3654A4FC" w14:textId="77777777" w:rsidR="00F710A6" w:rsidRDefault="00F710A6" w:rsidP="00FA2277">
            <w:pPr>
              <w:jc w:val="center"/>
            </w:pPr>
            <w:r>
              <w:t>0.03799</w:t>
            </w:r>
          </w:p>
        </w:tc>
        <w:tc>
          <w:tcPr>
            <w:tcW w:w="1350" w:type="dxa"/>
          </w:tcPr>
          <w:p w14:paraId="684A386E" w14:textId="77777777" w:rsidR="00F710A6" w:rsidRDefault="00F710A6" w:rsidP="00FA2277">
            <w:pPr>
              <w:jc w:val="center"/>
            </w:pPr>
            <w:r>
              <w:t>0.07781</w:t>
            </w:r>
          </w:p>
        </w:tc>
      </w:tr>
    </w:tbl>
    <w:p w14:paraId="55CD0EA1" w14:textId="17554F6A" w:rsidR="006174F8" w:rsidRDefault="00D0103F" w:rsidP="001300F3">
      <w:r>
        <w:t>Note: RMSE – root mean square error</w:t>
      </w:r>
      <w:r w:rsidR="002B73C3">
        <w:t>; FE – fixed effects.</w:t>
      </w:r>
      <w:r w:rsidR="00F22409">
        <w:t xml:space="preserve"> ***p&lt;0.001, **p&lt;0.01, *P&lt;0.05</w:t>
      </w:r>
    </w:p>
    <w:p w14:paraId="5E1E5CC0" w14:textId="77777777" w:rsidR="00BA4DED" w:rsidRDefault="00BA4DED" w:rsidP="001300F3"/>
    <w:p w14:paraId="23142DD4" w14:textId="0D284CFE" w:rsidR="00FC134B" w:rsidRDefault="00D2514C" w:rsidP="001300F3">
      <w:r>
        <w:lastRenderedPageBreak/>
        <w:t>The result</w:t>
      </w:r>
      <w:r w:rsidR="001333F0">
        <w:t>ing models reflect</w:t>
      </w:r>
      <w:r>
        <w:t xml:space="preserve"> important differences in net survival rates across states that could be </w:t>
      </w:r>
      <w:r w:rsidR="006220DD">
        <w:t>us</w:t>
      </w:r>
      <w:r>
        <w:t xml:space="preserve">ed </w:t>
      </w:r>
      <w:r w:rsidR="006220DD">
        <w:t>t</w:t>
      </w:r>
      <w:r>
        <w:t xml:space="preserve">o </w:t>
      </w:r>
      <w:r w:rsidR="0037171F">
        <w:t xml:space="preserve">forecast </w:t>
      </w:r>
      <w:r w:rsidR="001333F0">
        <w:t>future vehicle migrations</w:t>
      </w:r>
      <w:r>
        <w:t xml:space="preserve">. </w:t>
      </w:r>
      <w:r w:rsidR="001333F0">
        <w:t>E</w:t>
      </w:r>
      <w:r w:rsidR="001452EF">
        <w:t xml:space="preserve">stimated state </w:t>
      </w:r>
      <w:r>
        <w:t xml:space="preserve">net </w:t>
      </w:r>
      <w:r w:rsidR="001452EF">
        <w:t>survival functions</w:t>
      </w:r>
      <w:r w:rsidR="002A7901">
        <w:t xml:space="preserve"> </w:t>
      </w:r>
      <w:r w:rsidR="003A3642">
        <w:t>for</w:t>
      </w:r>
      <w:r w:rsidR="001333F0">
        <w:t xml:space="preserve"> the fi</w:t>
      </w:r>
      <w:r w:rsidR="00662B52">
        <w:t>fteen</w:t>
      </w:r>
      <w:r w:rsidR="001333F0">
        <w:t xml:space="preserve"> most populous states</w:t>
      </w:r>
      <w:r w:rsidR="008367CA">
        <w:t xml:space="preserve"> in 202</w:t>
      </w:r>
      <w:r w:rsidR="00662B52">
        <w:t>4</w:t>
      </w:r>
      <w:r w:rsidR="001452EF">
        <w:t xml:space="preserve"> are illustrated in </w:t>
      </w:r>
      <w:r w:rsidR="004C712F">
        <w:t>F</w:t>
      </w:r>
      <w:r w:rsidR="001452EF">
        <w:t xml:space="preserve">igures </w:t>
      </w:r>
      <w:r w:rsidR="004C712F">
        <w:t>6</w:t>
      </w:r>
      <w:r w:rsidR="0037171F">
        <w:t>a-6c</w:t>
      </w:r>
      <w:r w:rsidR="001333F0">
        <w:t xml:space="preserve">, </w:t>
      </w:r>
      <w:r w:rsidR="00662B52">
        <w:t>showing the</w:t>
      </w:r>
      <w:r w:rsidR="001333F0">
        <w:t xml:space="preserve"> passenger car</w:t>
      </w:r>
      <w:r w:rsidR="00662B52">
        <w:t xml:space="preserve"> functions for the top 5</w:t>
      </w:r>
      <w:r w:rsidR="001333F0">
        <w:t>, SUVs and vans</w:t>
      </w:r>
      <w:r w:rsidR="00662B52">
        <w:t xml:space="preserve"> for the next 5,</w:t>
      </w:r>
      <w:r w:rsidR="001333F0">
        <w:t xml:space="preserve"> and pickups</w:t>
      </w:r>
      <w:r w:rsidR="00662B52">
        <w:t xml:space="preserve"> for 11 to 15</w:t>
      </w:r>
      <w:r w:rsidR="00A7767D">
        <w:t>.</w:t>
      </w:r>
      <w:r w:rsidR="001333F0">
        <w:rPr>
          <w:rStyle w:val="FootnoteReference"/>
        </w:rPr>
        <w:footnoteReference w:id="23"/>
      </w:r>
      <w:r w:rsidR="003A3642">
        <w:t xml:space="preserve"> The graphs show </w:t>
      </w:r>
      <w:r w:rsidR="00662B52">
        <w:t>estimated</w:t>
      </w:r>
      <w:r w:rsidR="003A3642">
        <w:t xml:space="preserve"> annual</w:t>
      </w:r>
      <w:r w:rsidR="00662B52">
        <w:t xml:space="preserve"> net</w:t>
      </w:r>
      <w:r w:rsidR="003A3642">
        <w:t xml:space="preserve"> survival rates and cumulative</w:t>
      </w:r>
      <w:r w:rsidR="00662B52">
        <w:t xml:space="preserve"> net</w:t>
      </w:r>
      <w:r w:rsidR="003A3642">
        <w:t xml:space="preserve"> survival, the cumulative product of the annual rates.</w:t>
      </w:r>
      <w:r w:rsidR="008367CA">
        <w:t xml:space="preserve"> </w:t>
      </w:r>
      <w:r w:rsidR="001333F0">
        <w:t>The cumulative curves must be interpreted with caution because they assume that the conditions existing in the year in question will continue indefinitely, which is not the case</w:t>
      </w:r>
      <w:r w:rsidR="00662B52">
        <w:t xml:space="preserve"> in general</w:t>
      </w:r>
      <w:r w:rsidR="001333F0">
        <w:t xml:space="preserve">. </w:t>
      </w:r>
      <w:r w:rsidR="002A7901">
        <w:t xml:space="preserve">While many states’ functions are similar, </w:t>
      </w:r>
      <w:r w:rsidR="003A3642">
        <w:t>some</w:t>
      </w:r>
      <w:r w:rsidR="002A7901">
        <w:t xml:space="preserve"> important differences</w:t>
      </w:r>
      <w:r w:rsidR="003A3642">
        <w:t xml:space="preserve"> are evident</w:t>
      </w:r>
      <w:r w:rsidR="002A7901">
        <w:t xml:space="preserve">. </w:t>
      </w:r>
      <w:r w:rsidR="008367CA">
        <w:t>Some</w:t>
      </w:r>
      <w:r w:rsidR="00662B52">
        <w:t xml:space="preserve"> states</w:t>
      </w:r>
      <w:r w:rsidR="008367CA">
        <w:t xml:space="preserve"> appear to be importers of younger used vehicles</w:t>
      </w:r>
      <w:r w:rsidR="00662B52">
        <w:t xml:space="preserve"> (e.g., Georgia and North Carolina, Figure </w:t>
      </w:r>
      <w:r w:rsidR="0037171F">
        <w:t>6b</w:t>
      </w:r>
      <w:r w:rsidR="00662B52">
        <w:t xml:space="preserve">, and Tennessee and Virginia, Figure </w:t>
      </w:r>
      <w:r w:rsidR="0037171F">
        <w:t>6c</w:t>
      </w:r>
      <w:r w:rsidR="00662B52">
        <w:t>)</w:t>
      </w:r>
      <w:r w:rsidR="008367CA">
        <w:t xml:space="preserve">, with </w:t>
      </w:r>
      <w:r w:rsidR="00586F09">
        <w:t xml:space="preserve">net </w:t>
      </w:r>
      <w:r w:rsidR="008367CA">
        <w:t xml:space="preserve">survival rates close to or exceeding 1.0, while other states appear to be exporters with unrealistically low </w:t>
      </w:r>
      <w:r w:rsidR="00586F09">
        <w:t xml:space="preserve">net </w:t>
      </w:r>
      <w:r w:rsidR="008367CA">
        <w:t xml:space="preserve">survival rates for </w:t>
      </w:r>
      <w:r w:rsidR="00586F09">
        <w:t>2</w:t>
      </w:r>
      <w:r w:rsidR="008367CA">
        <w:t>-10-year-old cars</w:t>
      </w:r>
      <w:r w:rsidR="00662B52">
        <w:t xml:space="preserve"> (e.g., New York for cars, Figure 6)</w:t>
      </w:r>
      <w:r w:rsidR="008367CA">
        <w:t>.</w:t>
      </w:r>
      <w:r w:rsidR="003A3642">
        <w:t xml:space="preserve"> The cumulative rates </w:t>
      </w:r>
      <w:r w:rsidR="00586F09">
        <w:t>better illustrate tendencies to import or export</w:t>
      </w:r>
      <w:r w:rsidR="003A3642">
        <w:t xml:space="preserve"> vehicles</w:t>
      </w:r>
      <w:r w:rsidR="00FC134B">
        <w:t>.</w:t>
      </w:r>
      <w:r w:rsidR="00E17224">
        <w:t xml:space="preserve"> W</w:t>
      </w:r>
      <w:r w:rsidR="00FC134B">
        <w:t>hile there are some kinks in the annual rates, the effects are smoothed out considerably in the cumulative curves. Detailed examination of the state data indicates that the kinks in the estimated curves are not artifacts of the estimation but reflect the empirical data.</w:t>
      </w:r>
      <w:r w:rsidR="001452EF">
        <w:t xml:space="preserve"> </w:t>
      </w:r>
      <w:r w:rsidR="008251E4">
        <w:t>Estimated net survival curves for 2016 for the states ranked 16-30</w:t>
      </w:r>
      <w:r w:rsidR="008251E4" w:rsidRPr="006A33D4">
        <w:rPr>
          <w:vertAlign w:val="superscript"/>
        </w:rPr>
        <w:t>th</w:t>
      </w:r>
      <w:r w:rsidR="008251E4">
        <w:t xml:space="preserve"> in population are compared in Figures </w:t>
      </w:r>
      <w:r w:rsidR="0037171F">
        <w:t>7a-7c</w:t>
      </w:r>
      <w:r w:rsidR="008251E4">
        <w:t>.</w:t>
      </w:r>
      <w:r w:rsidR="006C7694">
        <w:t xml:space="preserve"> In general, states in the northeastern U.S. tend to be net vehicle exporters, while states in the south and mountain west tend to be net importers. </w:t>
      </w:r>
    </w:p>
    <w:p w14:paraId="481377C5" w14:textId="0FC02BB7" w:rsidR="009748B3" w:rsidRDefault="002A7901" w:rsidP="001300F3">
      <w:r>
        <w:t>For most states,</w:t>
      </w:r>
      <w:r w:rsidR="00FC134B">
        <w:t xml:space="preserve"> annual</w:t>
      </w:r>
      <w:r>
        <w:t xml:space="preserve"> survival rates begin between 0.95 and 1.00 for </w:t>
      </w:r>
      <w:r w:rsidR="00FC134B">
        <w:t>2</w:t>
      </w:r>
      <w:r w:rsidR="006220DD">
        <w:t>-</w:t>
      </w:r>
      <w:r>
        <w:t>year</w:t>
      </w:r>
      <w:r w:rsidR="006220DD">
        <w:t>-</w:t>
      </w:r>
      <w:r>
        <w:t xml:space="preserve">old vehicles and decline relatively slowly until about </w:t>
      </w:r>
      <w:r w:rsidR="007227BB">
        <w:t xml:space="preserve">10 </w:t>
      </w:r>
      <w:r>
        <w:t>years of age, after which survival rates decrease more rapidly. The decline slows approaching 20 years and reverses, increasing after about 22 years. Increasing survival rates (decreasing scrappage rates) for older vehicles w</w:t>
      </w:r>
      <w:r w:rsidR="00FC134B">
        <w:t>ere</w:t>
      </w:r>
      <w:r>
        <w:t xml:space="preserve"> observed at the national level by Greene and Leard (2024</w:t>
      </w:r>
      <w:r w:rsidR="001C520E">
        <w:t>a</w:t>
      </w:r>
      <w:r>
        <w:t xml:space="preserve">). The consistency in this pattern across states is </w:t>
      </w:r>
      <w:r w:rsidR="001C520E">
        <w:t>partly</w:t>
      </w:r>
      <w:r>
        <w:t xml:space="preserve"> attributable to the age fixed effects of the imposed model structure. </w:t>
      </w:r>
      <w:r w:rsidR="001C520E">
        <w:t>However,</w:t>
      </w:r>
      <w:r>
        <w:t xml:space="preserve"> the model allows state-specific effects of the log</w:t>
      </w:r>
      <w:r w:rsidR="00E17224">
        <w:t>arithm</w:t>
      </w:r>
      <w:r>
        <w:t xml:space="preserve"> of age</w:t>
      </w:r>
      <w:r w:rsidR="001C520E">
        <w:t xml:space="preserve"> that can shorten or lengthen the time when</w:t>
      </w:r>
      <w:r w:rsidR="0019563F">
        <w:t xml:space="preserve"> net</w:t>
      </w:r>
      <w:r w:rsidR="001C520E">
        <w:t xml:space="preserve"> survival rates begin to increase</w:t>
      </w:r>
      <w:r>
        <w:t>.</w:t>
      </w:r>
    </w:p>
    <w:p w14:paraId="4EC0B2BB" w14:textId="33DC0A5E" w:rsidR="009825A8" w:rsidRDefault="00FD4A74" w:rsidP="001300F3">
      <w:r>
        <w:t>The c</w:t>
      </w:r>
      <w:r w:rsidR="009825A8">
        <w:t>umulative net survival rates</w:t>
      </w:r>
      <w:r>
        <w:t xml:space="preserve"> shown in the graphs</w:t>
      </w:r>
      <w:r w:rsidR="009825A8">
        <w:t xml:space="preserve"> are the cumulative product from 2</w:t>
      </w:r>
      <w:r w:rsidR="00630470">
        <w:t>,</w:t>
      </w:r>
      <w:r w:rsidR="009825A8">
        <w:t xml:space="preserve"> to 40 years</w:t>
      </w:r>
      <w:r>
        <w:t xml:space="preserve"> of age</w:t>
      </w:r>
      <w:r w:rsidR="009825A8">
        <w:t xml:space="preserve"> of annual </w:t>
      </w:r>
      <w:r w:rsidR="0019563F">
        <w:t xml:space="preserve">net </w:t>
      </w:r>
      <w:r w:rsidR="009825A8">
        <w:t>survival rates</w:t>
      </w:r>
      <w:r w:rsidR="00F2174D">
        <w:t>, assuming the conditions in 2022</w:t>
      </w:r>
      <w:r w:rsidR="008251E4">
        <w:t xml:space="preserve"> or 2016</w:t>
      </w:r>
      <w:r w:rsidR="00F2174D">
        <w:t xml:space="preserve"> continued</w:t>
      </w:r>
      <w:r w:rsidR="009825A8">
        <w:t>.</w:t>
      </w:r>
      <w:r w:rsidR="00F2174D">
        <w:t xml:space="preserve"> </w:t>
      </w:r>
      <w:r w:rsidR="00BA4DED" w:rsidRPr="00BA4DED">
        <w:t xml:space="preserve">The cumulative curves represent what would happen if the given year’s rates persisted for 40 years, which is not realistic. </w:t>
      </w:r>
      <w:r>
        <w:t>Still, n</w:t>
      </w:r>
      <w:r w:rsidR="006C7694">
        <w:t>et survival rates even a small amount greater than 1.0, if they persist, can imply a large immigration of newer used vehicles into a state</w:t>
      </w:r>
      <w:r w:rsidR="005450D7">
        <w:t>. For example, note</w:t>
      </w:r>
      <w:r w:rsidR="006C7694">
        <w:t xml:space="preserve"> SUVs and vans </w:t>
      </w:r>
      <w:r w:rsidR="005450D7">
        <w:t>in</w:t>
      </w:r>
      <w:r w:rsidR="006C7694">
        <w:t xml:space="preserve"> Georgia and North Carolina</w:t>
      </w:r>
      <w:r w:rsidR="005450D7">
        <w:t xml:space="preserve"> in Figure </w:t>
      </w:r>
      <w:r w:rsidR="0037171F">
        <w:t>6b</w:t>
      </w:r>
      <w:r w:rsidR="005450D7">
        <w:t xml:space="preserve"> and pickups in Washington, Tennessee and Virginia in Figure </w:t>
      </w:r>
      <w:r w:rsidR="0037171F">
        <w:t>6c</w:t>
      </w:r>
      <w:r w:rsidR="005450D7">
        <w:t xml:space="preserve">. Similar patterns can be seen for South Carolina, Alabama and Colorado in Figure </w:t>
      </w:r>
      <w:r w:rsidR="0037171F">
        <w:t>7b</w:t>
      </w:r>
      <w:r w:rsidR="005450D7">
        <w:t xml:space="preserve"> and Kentucky, Oregon and Utah in Figure </w:t>
      </w:r>
      <w:r w:rsidR="0037171F">
        <w:t>7c</w:t>
      </w:r>
      <w:r w:rsidR="005450D7">
        <w:t>.</w:t>
      </w:r>
    </w:p>
    <w:p w14:paraId="5A5BEFF3" w14:textId="50DD42AB" w:rsidR="006220DD" w:rsidRDefault="006220DD" w:rsidP="00DE368B">
      <w:pPr>
        <w:jc w:val="center"/>
      </w:pPr>
    </w:p>
    <w:p w14:paraId="59260C9B" w14:textId="354AE76C" w:rsidR="00F42AB1" w:rsidRDefault="00F42AB1" w:rsidP="00DE368B">
      <w:pPr>
        <w:jc w:val="center"/>
      </w:pPr>
      <w:commentRangeStart w:id="13"/>
      <w:commentRangeStart w:id="14"/>
      <w:r>
        <w:rPr>
          <w:noProof/>
        </w:rPr>
        <w:lastRenderedPageBreak/>
        <w:drawing>
          <wp:inline distT="0" distB="0" distL="0" distR="0" wp14:anchorId="0D9B2AE8" wp14:editId="029B597C">
            <wp:extent cx="5486400" cy="3411688"/>
            <wp:effectExtent l="0" t="0" r="0" b="0"/>
            <wp:docPr id="198890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6690" cy="3461616"/>
                    </a:xfrm>
                    <a:prstGeom prst="rect">
                      <a:avLst/>
                    </a:prstGeom>
                    <a:noFill/>
                  </pic:spPr>
                </pic:pic>
              </a:graphicData>
            </a:graphic>
          </wp:inline>
        </w:drawing>
      </w:r>
      <w:commentRangeEnd w:id="13"/>
      <w:commentRangeEnd w:id="14"/>
      <w:r w:rsidR="0037171F">
        <w:rPr>
          <w:rStyle w:val="CommentReference"/>
        </w:rPr>
        <w:commentReference w:id="13"/>
      </w:r>
      <w:r w:rsidR="001A53D1">
        <w:rPr>
          <w:rStyle w:val="CommentReference"/>
        </w:rPr>
        <w:commentReference w:id="14"/>
      </w:r>
    </w:p>
    <w:p w14:paraId="09884EB6" w14:textId="542A5762" w:rsidR="007859FA" w:rsidRDefault="006220DD" w:rsidP="006220DD">
      <w:pPr>
        <w:jc w:val="center"/>
      </w:pPr>
      <w:r>
        <w:t xml:space="preserve">Figure </w:t>
      </w:r>
      <w:r w:rsidR="004C712F">
        <w:t>6</w:t>
      </w:r>
      <w:r w:rsidR="0037171F">
        <w:t>a</w:t>
      </w:r>
      <w:r>
        <w:t xml:space="preserve">. Predicted Annual </w:t>
      </w:r>
      <w:r w:rsidR="003A3642">
        <w:t>and Cumulative</w:t>
      </w:r>
      <w:r w:rsidR="0019563F">
        <w:t xml:space="preserve"> Net</w:t>
      </w:r>
      <w:r w:rsidR="003A3642">
        <w:t xml:space="preserve"> </w:t>
      </w:r>
      <w:r>
        <w:t>Survival Rates by Age</w:t>
      </w:r>
      <w:r w:rsidR="006809AC">
        <w:t xml:space="preserve"> for Five States</w:t>
      </w:r>
      <w:r>
        <w:t>: Cars 2022</w:t>
      </w:r>
    </w:p>
    <w:p w14:paraId="6B1AA789" w14:textId="01B9F3A3" w:rsidR="007859FA" w:rsidRDefault="007859FA" w:rsidP="006220DD">
      <w:pPr>
        <w:jc w:val="center"/>
      </w:pPr>
    </w:p>
    <w:p w14:paraId="6E0F2D60" w14:textId="3A42FD35" w:rsidR="006220DD" w:rsidRDefault="006220DD" w:rsidP="006220DD">
      <w:pPr>
        <w:jc w:val="center"/>
      </w:pPr>
    </w:p>
    <w:p w14:paraId="41FA6B5C" w14:textId="30D60A81" w:rsidR="00F42AB1" w:rsidRDefault="00F42AB1" w:rsidP="006220DD">
      <w:pPr>
        <w:jc w:val="center"/>
      </w:pPr>
      <w:r>
        <w:rPr>
          <w:noProof/>
        </w:rPr>
        <w:drawing>
          <wp:inline distT="0" distB="0" distL="0" distR="0" wp14:anchorId="1E8FC3A4" wp14:editId="699E8D30">
            <wp:extent cx="5552764" cy="3568700"/>
            <wp:effectExtent l="0" t="0" r="0" b="0"/>
            <wp:docPr id="1118389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5342" cy="3583211"/>
                    </a:xfrm>
                    <a:prstGeom prst="rect">
                      <a:avLst/>
                    </a:prstGeom>
                    <a:noFill/>
                  </pic:spPr>
                </pic:pic>
              </a:graphicData>
            </a:graphic>
          </wp:inline>
        </w:drawing>
      </w:r>
    </w:p>
    <w:p w14:paraId="11F25918" w14:textId="4278A5E4" w:rsidR="006220DD" w:rsidRDefault="006220DD" w:rsidP="006220DD">
      <w:pPr>
        <w:jc w:val="center"/>
      </w:pPr>
      <w:bookmarkStart w:id="15" w:name="_Hlk185507784"/>
      <w:r>
        <w:lastRenderedPageBreak/>
        <w:t xml:space="preserve">Figure </w:t>
      </w:r>
      <w:r w:rsidR="0037171F">
        <w:t>6b</w:t>
      </w:r>
      <w:r>
        <w:t>. Predicted Annual</w:t>
      </w:r>
      <w:r w:rsidR="006B2DE1">
        <w:t xml:space="preserve"> and Cumulative Net</w:t>
      </w:r>
      <w:r>
        <w:t xml:space="preserve"> Survival Rates by Age</w:t>
      </w:r>
      <w:r w:rsidR="0090663A">
        <w:t xml:space="preserve"> for Five States</w:t>
      </w:r>
      <w:r>
        <w:t xml:space="preserve">: </w:t>
      </w:r>
      <w:r w:rsidR="00F42AB1">
        <w:t>SUVs and Vans</w:t>
      </w:r>
      <w:r w:rsidR="0090663A">
        <w:t xml:space="preserve"> 20</w:t>
      </w:r>
      <w:r w:rsidR="00F42AB1">
        <w:t>22</w:t>
      </w:r>
    </w:p>
    <w:bookmarkEnd w:id="15"/>
    <w:p w14:paraId="528DC652" w14:textId="1FF7D394" w:rsidR="004C712F" w:rsidRDefault="004C712F" w:rsidP="00F40E36">
      <w:pPr>
        <w:jc w:val="center"/>
      </w:pPr>
    </w:p>
    <w:p w14:paraId="0C09242F" w14:textId="341F6D2D" w:rsidR="00F42AB1" w:rsidRDefault="00F42AB1" w:rsidP="00F40E36">
      <w:pPr>
        <w:jc w:val="center"/>
      </w:pPr>
      <w:r>
        <w:rPr>
          <w:noProof/>
        </w:rPr>
        <w:drawing>
          <wp:inline distT="0" distB="0" distL="0" distR="0" wp14:anchorId="1243126E" wp14:editId="4DB6671C">
            <wp:extent cx="5478035" cy="3533775"/>
            <wp:effectExtent l="0" t="0" r="8890" b="0"/>
            <wp:docPr id="596670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289" cy="3550711"/>
                    </a:xfrm>
                    <a:prstGeom prst="rect">
                      <a:avLst/>
                    </a:prstGeom>
                    <a:noFill/>
                  </pic:spPr>
                </pic:pic>
              </a:graphicData>
            </a:graphic>
          </wp:inline>
        </w:drawing>
      </w:r>
    </w:p>
    <w:p w14:paraId="424E61FB" w14:textId="11415CC4" w:rsidR="00F40E36" w:rsidRDefault="00F40E36" w:rsidP="00F40E36">
      <w:pPr>
        <w:jc w:val="center"/>
      </w:pPr>
      <w:r>
        <w:t>Figure</w:t>
      </w:r>
      <w:r w:rsidR="004C712F">
        <w:t xml:space="preserve"> </w:t>
      </w:r>
      <w:r w:rsidR="0037171F">
        <w:t>6c</w:t>
      </w:r>
      <w:r>
        <w:t xml:space="preserve">. Predicted Annual and Cumulative Net Survival Rates by Age for Five States: </w:t>
      </w:r>
      <w:r w:rsidR="00F42AB1">
        <w:t>Pickups</w:t>
      </w:r>
      <w:r w:rsidR="0037171F">
        <w:t xml:space="preserve"> </w:t>
      </w:r>
      <w:r>
        <w:t>2022</w:t>
      </w:r>
    </w:p>
    <w:p w14:paraId="521C2D6B" w14:textId="5EF59F8D" w:rsidR="00774103" w:rsidRDefault="00774103" w:rsidP="00FB0687">
      <w:pPr>
        <w:jc w:val="center"/>
      </w:pPr>
    </w:p>
    <w:p w14:paraId="3AF82810" w14:textId="064875BB" w:rsidR="00360110" w:rsidRDefault="00360110" w:rsidP="00FB0687">
      <w:pPr>
        <w:jc w:val="center"/>
      </w:pPr>
      <w:r>
        <w:rPr>
          <w:noProof/>
        </w:rPr>
        <w:lastRenderedPageBreak/>
        <w:drawing>
          <wp:inline distT="0" distB="0" distL="0" distR="0" wp14:anchorId="0F87EBA0" wp14:editId="0537EE1C">
            <wp:extent cx="5514975" cy="3429458"/>
            <wp:effectExtent l="0" t="0" r="0" b="0"/>
            <wp:docPr id="638302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38196" cy="3443898"/>
                    </a:xfrm>
                    <a:prstGeom prst="rect">
                      <a:avLst/>
                    </a:prstGeom>
                    <a:noFill/>
                  </pic:spPr>
                </pic:pic>
              </a:graphicData>
            </a:graphic>
          </wp:inline>
        </w:drawing>
      </w:r>
    </w:p>
    <w:p w14:paraId="213E65C9" w14:textId="13907CBC" w:rsidR="00F72E67" w:rsidRDefault="00F40E36" w:rsidP="00205B87">
      <w:pPr>
        <w:jc w:val="center"/>
      </w:pPr>
      <w:r>
        <w:t xml:space="preserve">Figure </w:t>
      </w:r>
      <w:r w:rsidR="0037171F">
        <w:t>7a</w:t>
      </w:r>
      <w:r>
        <w:t xml:space="preserve">. Predicted Annual and Cumulative Net Survival Rates by Age for Five States: </w:t>
      </w:r>
      <w:r w:rsidR="00360110">
        <w:t>Passenger Cars</w:t>
      </w:r>
      <w:r>
        <w:t xml:space="preserve"> 20</w:t>
      </w:r>
      <w:r w:rsidR="00947142">
        <w:t>1</w:t>
      </w:r>
      <w:r w:rsidR="00360110">
        <w:t>6</w:t>
      </w:r>
    </w:p>
    <w:p w14:paraId="3D50F635" w14:textId="231CAB9A" w:rsidR="00360110" w:rsidRDefault="00360110" w:rsidP="006220DD">
      <w:pPr>
        <w:jc w:val="center"/>
      </w:pPr>
      <w:r>
        <w:rPr>
          <w:noProof/>
        </w:rPr>
        <w:drawing>
          <wp:inline distT="0" distB="0" distL="0" distR="0" wp14:anchorId="5825D7BC" wp14:editId="2469ADA9">
            <wp:extent cx="5505450" cy="3538291"/>
            <wp:effectExtent l="0" t="0" r="0" b="5080"/>
            <wp:docPr id="1944590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2589" cy="3549306"/>
                    </a:xfrm>
                    <a:prstGeom prst="rect">
                      <a:avLst/>
                    </a:prstGeom>
                    <a:noFill/>
                  </pic:spPr>
                </pic:pic>
              </a:graphicData>
            </a:graphic>
          </wp:inline>
        </w:drawing>
      </w:r>
    </w:p>
    <w:p w14:paraId="7068887A" w14:textId="07323367" w:rsidR="00A0284B" w:rsidRDefault="00FB0687" w:rsidP="00E85C99">
      <w:pPr>
        <w:jc w:val="center"/>
      </w:pPr>
      <w:r>
        <w:t xml:space="preserve">Figure </w:t>
      </w:r>
      <w:r w:rsidR="0037171F">
        <w:t>7b</w:t>
      </w:r>
      <w:r>
        <w:t xml:space="preserve">. Predicted Annual and Cumulative Net Survival Rates by Age for Five States: </w:t>
      </w:r>
      <w:r w:rsidR="00360110">
        <w:t>SUVs and Vans</w:t>
      </w:r>
      <w:r>
        <w:t xml:space="preserve"> 20</w:t>
      </w:r>
      <w:r w:rsidR="00360110">
        <w:t>16</w:t>
      </w:r>
    </w:p>
    <w:p w14:paraId="4A9DA454" w14:textId="5D56C677" w:rsidR="00360110" w:rsidRDefault="00360110" w:rsidP="006220DD">
      <w:pPr>
        <w:jc w:val="center"/>
      </w:pPr>
      <w:r>
        <w:rPr>
          <w:noProof/>
        </w:rPr>
        <w:lastRenderedPageBreak/>
        <w:drawing>
          <wp:inline distT="0" distB="0" distL="0" distR="0" wp14:anchorId="3554AADD" wp14:editId="185F8B24">
            <wp:extent cx="5562600" cy="3588325"/>
            <wp:effectExtent l="0" t="0" r="0" b="0"/>
            <wp:docPr id="2053573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83066" cy="3601527"/>
                    </a:xfrm>
                    <a:prstGeom prst="rect">
                      <a:avLst/>
                    </a:prstGeom>
                    <a:noFill/>
                  </pic:spPr>
                </pic:pic>
              </a:graphicData>
            </a:graphic>
          </wp:inline>
        </w:drawing>
      </w:r>
    </w:p>
    <w:p w14:paraId="2B130197" w14:textId="56A17FBA" w:rsidR="00D85DB9" w:rsidRDefault="00D85DB9" w:rsidP="00D85DB9">
      <w:pPr>
        <w:jc w:val="center"/>
      </w:pPr>
      <w:r>
        <w:t xml:space="preserve">Figure </w:t>
      </w:r>
      <w:r w:rsidR="0037171F">
        <w:t>7c</w:t>
      </w:r>
      <w:r>
        <w:t>. Predicted Annual and Cumulative Net Survival Rates by Age for Five States: Pickups 201</w:t>
      </w:r>
      <w:r w:rsidR="00360110">
        <w:t>6</w:t>
      </w:r>
    </w:p>
    <w:p w14:paraId="718397FD" w14:textId="77777777" w:rsidR="00666412" w:rsidRDefault="00666412" w:rsidP="00666412"/>
    <w:p w14:paraId="354B7CA1" w14:textId="7CE7592D" w:rsidR="00666412" w:rsidRDefault="00666412" w:rsidP="00666412">
      <w:r>
        <w:t>From 2010 to 2020, the populations of the Northeast and Midwest grew by 4.1% and 3.1%, respectively, while those of the West and South grew by 19.2% and 10.2%, respectively (U.S. Census, 2024)</w:t>
      </w:r>
      <w:r w:rsidR="00143C28">
        <w:t>, continuing a decades long pattern of migration that was interrupted by the COVID pandemic. Migrations of vehicles from the Northeast and Midwest to the West and South should be expected.</w:t>
      </w:r>
      <w:r>
        <w:t xml:space="preserve"> Estimates for </w:t>
      </w:r>
      <w:commentRangeStart w:id="16"/>
      <w:r>
        <w:t>2016</w:t>
      </w:r>
      <w:commentRangeEnd w:id="16"/>
      <w:r w:rsidR="001D2DD8">
        <w:rPr>
          <w:rStyle w:val="CommentReference"/>
        </w:rPr>
        <w:commentReference w:id="16"/>
      </w:r>
      <w:r>
        <w:t xml:space="preserve"> (Figure </w:t>
      </w:r>
      <w:del w:id="17" w:author="Sun, Ruixiao" w:date="2025-06-27T11:53:00Z" w16du:dateUtc="2025-06-27T15:53:00Z">
        <w:r w:rsidDel="001D2DD8">
          <w:delText>12</w:delText>
        </w:r>
      </w:del>
      <w:ins w:id="18" w:author="Sun, Ruixiao" w:date="2025-06-27T11:53:00Z" w16du:dateUtc="2025-06-27T15:53:00Z">
        <w:r w:rsidR="001D2DD8">
          <w:t>8</w:t>
        </w:r>
      </w:ins>
      <w:r>
        <w:t xml:space="preserve">) show New York and New Jersey as donor states for pickups with unusually low net survival rates, and Tennessee, South Carolina and Alabama as receivers with unusually high net survival rates. </w:t>
      </w:r>
    </w:p>
    <w:p w14:paraId="2A270083" w14:textId="77777777" w:rsidR="00666412" w:rsidRDefault="00666412" w:rsidP="00E85C99"/>
    <w:p w14:paraId="282DA07E" w14:textId="5229AB18" w:rsidR="00F72E67" w:rsidRDefault="00C3234D" w:rsidP="00D85DB9">
      <w:pPr>
        <w:jc w:val="center"/>
      </w:pPr>
      <w:r>
        <w:rPr>
          <w:noProof/>
        </w:rPr>
        <w:lastRenderedPageBreak/>
        <w:drawing>
          <wp:inline distT="0" distB="0" distL="0" distR="0" wp14:anchorId="71FD5970" wp14:editId="492E82DF">
            <wp:extent cx="5567615" cy="3591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4313" cy="3608782"/>
                    </a:xfrm>
                    <a:prstGeom prst="rect">
                      <a:avLst/>
                    </a:prstGeom>
                    <a:noFill/>
                  </pic:spPr>
                </pic:pic>
              </a:graphicData>
            </a:graphic>
          </wp:inline>
        </w:drawing>
      </w:r>
    </w:p>
    <w:p w14:paraId="794621C8" w14:textId="0CADDD29" w:rsidR="00C3234D" w:rsidRDefault="00C3234D" w:rsidP="00D85DB9">
      <w:pPr>
        <w:jc w:val="center"/>
      </w:pPr>
      <w:r>
        <w:t xml:space="preserve">Figure </w:t>
      </w:r>
      <w:r w:rsidR="0037171F">
        <w:t>8</w:t>
      </w:r>
      <w:r>
        <w:t>. Apparent Import and Export States for Pickup Trucks: 2018.</w:t>
      </w:r>
    </w:p>
    <w:p w14:paraId="0A4061D4" w14:textId="77777777" w:rsidR="00666412" w:rsidRDefault="00666412" w:rsidP="00D85DB9">
      <w:pPr>
        <w:jc w:val="center"/>
      </w:pPr>
    </w:p>
    <w:p w14:paraId="3ECE43A7" w14:textId="74274338" w:rsidR="00666412" w:rsidRDefault="00666412" w:rsidP="00666412">
      <w:r>
        <w:t xml:space="preserve">Figures </w:t>
      </w:r>
      <w:r w:rsidR="0037171F">
        <w:t>9a-9c</w:t>
      </w:r>
      <w:r>
        <w:t xml:space="preserve"> show estimated net survival curves for the same states as Figures 6</w:t>
      </w:r>
      <w:r w:rsidR="0037171F">
        <w:t>a-6c</w:t>
      </w:r>
      <w:r>
        <w:t>, but for the peak pandemic year of 2021.</w:t>
      </w:r>
      <w:r w:rsidR="00EE46C5">
        <w:rPr>
          <w:rStyle w:val="FootnoteReference"/>
        </w:rPr>
        <w:footnoteReference w:id="24"/>
      </w:r>
      <w:r>
        <w:t xml:space="preserve"> The unprecedented changes caused by the global pandemic had a much smaller effect on the net survival rates of older passenger cars than on SUVs, vans and pickups. The drastic effects of the pandemic on older pickups may be due to their higher use in commerce.</w:t>
      </w:r>
    </w:p>
    <w:p w14:paraId="0865A742" w14:textId="77777777" w:rsidR="00666412" w:rsidRDefault="00666412" w:rsidP="00D85DB9">
      <w:pPr>
        <w:jc w:val="center"/>
      </w:pPr>
    </w:p>
    <w:p w14:paraId="3245627A" w14:textId="7C07FA63" w:rsidR="00360110" w:rsidRDefault="00360110" w:rsidP="00D85DB9">
      <w:pPr>
        <w:jc w:val="center"/>
      </w:pPr>
      <w:r>
        <w:rPr>
          <w:noProof/>
        </w:rPr>
        <w:lastRenderedPageBreak/>
        <w:drawing>
          <wp:inline distT="0" distB="0" distL="0" distR="0" wp14:anchorId="2ACAFBBF" wp14:editId="5CE49B81">
            <wp:extent cx="5572125" cy="3464997"/>
            <wp:effectExtent l="0" t="0" r="0" b="2540"/>
            <wp:docPr id="156142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1151" cy="3476828"/>
                    </a:xfrm>
                    <a:prstGeom prst="rect">
                      <a:avLst/>
                    </a:prstGeom>
                    <a:noFill/>
                  </pic:spPr>
                </pic:pic>
              </a:graphicData>
            </a:graphic>
          </wp:inline>
        </w:drawing>
      </w:r>
    </w:p>
    <w:p w14:paraId="68A0B394" w14:textId="49DBE943" w:rsidR="00A8185A" w:rsidRDefault="00A8185A" w:rsidP="00A8185A">
      <w:pPr>
        <w:jc w:val="center"/>
      </w:pPr>
      <w:bookmarkStart w:id="19" w:name="_Hlk200720336"/>
      <w:r>
        <w:t xml:space="preserve">Figure </w:t>
      </w:r>
      <w:r w:rsidR="0037171F">
        <w:t>9a</w:t>
      </w:r>
      <w:r>
        <w:t>. Predicted Annual and Cumulative Net Survival Rates</w:t>
      </w:r>
      <w:r w:rsidR="00360110">
        <w:t xml:space="preserve"> of Passenger Cars</w:t>
      </w:r>
      <w:r>
        <w:t xml:space="preserve"> </w:t>
      </w:r>
      <w:r w:rsidR="00360110">
        <w:t>at the He</w:t>
      </w:r>
      <w:r w:rsidR="00666412">
        <w:t>i</w:t>
      </w:r>
      <w:r w:rsidR="00360110">
        <w:t xml:space="preserve">ght of the COVID Pandemic: </w:t>
      </w:r>
      <w:r>
        <w:t>20</w:t>
      </w:r>
      <w:r w:rsidR="00360110">
        <w:t>21</w:t>
      </w:r>
    </w:p>
    <w:bookmarkEnd w:id="19"/>
    <w:p w14:paraId="2A1AFE76" w14:textId="77777777" w:rsidR="00A8185A" w:rsidRDefault="00A8185A" w:rsidP="00D85DB9">
      <w:pPr>
        <w:jc w:val="center"/>
      </w:pPr>
    </w:p>
    <w:p w14:paraId="34337F6A" w14:textId="01F4D5ED" w:rsidR="008B17DE" w:rsidRDefault="00960BEA" w:rsidP="00360110">
      <w:pPr>
        <w:jc w:val="center"/>
      </w:pPr>
      <w:r>
        <w:rPr>
          <w:noProof/>
        </w:rPr>
        <w:drawing>
          <wp:inline distT="0" distB="0" distL="0" distR="0" wp14:anchorId="742683AA" wp14:editId="0D3F9FDD">
            <wp:extent cx="5457825" cy="3507684"/>
            <wp:effectExtent l="0" t="0" r="0" b="0"/>
            <wp:docPr id="153098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3398" cy="3524120"/>
                    </a:xfrm>
                    <a:prstGeom prst="rect">
                      <a:avLst/>
                    </a:prstGeom>
                    <a:noFill/>
                  </pic:spPr>
                </pic:pic>
              </a:graphicData>
            </a:graphic>
          </wp:inline>
        </w:drawing>
      </w:r>
    </w:p>
    <w:p w14:paraId="40E9F3A1" w14:textId="3F8C8E7F" w:rsidR="00360110" w:rsidRPr="00360110" w:rsidRDefault="00360110" w:rsidP="00360110">
      <w:pPr>
        <w:jc w:val="center"/>
      </w:pPr>
      <w:r w:rsidRPr="00360110">
        <w:lastRenderedPageBreak/>
        <w:t xml:space="preserve">Figure </w:t>
      </w:r>
      <w:r w:rsidR="0037171F">
        <w:t>9b</w:t>
      </w:r>
      <w:r w:rsidRPr="00360110">
        <w:t xml:space="preserve">. Predicted Annual and Cumulative Net Survival Rates of </w:t>
      </w:r>
      <w:r w:rsidR="00960BEA">
        <w:t>SUVs and Vans</w:t>
      </w:r>
      <w:r w:rsidRPr="00360110">
        <w:t xml:space="preserve"> at the He</w:t>
      </w:r>
      <w:r w:rsidR="00666412">
        <w:t>i</w:t>
      </w:r>
      <w:r w:rsidRPr="00360110">
        <w:t>ght of the COVID Pandemic: 2021</w:t>
      </w:r>
    </w:p>
    <w:p w14:paraId="207898E1" w14:textId="5D0B2BC6" w:rsidR="00360110" w:rsidRDefault="00960BEA" w:rsidP="006A33D4">
      <w:pPr>
        <w:jc w:val="center"/>
      </w:pPr>
      <w:r>
        <w:rPr>
          <w:noProof/>
        </w:rPr>
        <w:drawing>
          <wp:inline distT="0" distB="0" distL="0" distR="0" wp14:anchorId="1206CCBD" wp14:editId="1E891D8E">
            <wp:extent cx="5705475" cy="3680491"/>
            <wp:effectExtent l="0" t="0" r="0" b="0"/>
            <wp:docPr id="1433158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9323" cy="3689424"/>
                    </a:xfrm>
                    <a:prstGeom prst="rect">
                      <a:avLst/>
                    </a:prstGeom>
                    <a:noFill/>
                  </pic:spPr>
                </pic:pic>
              </a:graphicData>
            </a:graphic>
          </wp:inline>
        </w:drawing>
      </w:r>
    </w:p>
    <w:p w14:paraId="315820F3" w14:textId="4B72F99B" w:rsidR="005D49BC" w:rsidRDefault="00960BEA" w:rsidP="001872FE">
      <w:pPr>
        <w:jc w:val="center"/>
      </w:pPr>
      <w:r w:rsidRPr="00360110">
        <w:t xml:space="preserve">Figure </w:t>
      </w:r>
      <w:r w:rsidR="0037171F">
        <w:t>9c</w:t>
      </w:r>
      <w:r w:rsidRPr="00360110">
        <w:t xml:space="preserve">. Predicted Annual and Cumulative Net Survival Rates of </w:t>
      </w:r>
      <w:r>
        <w:t>Pickups</w:t>
      </w:r>
      <w:r w:rsidRPr="00360110">
        <w:t xml:space="preserve"> at the He</w:t>
      </w:r>
      <w:r w:rsidR="00666412">
        <w:t>i</w:t>
      </w:r>
      <w:r w:rsidRPr="00360110">
        <w:t>ght of the COVID Pandemic: 20</w:t>
      </w:r>
      <w:r w:rsidR="00666412">
        <w:t>21</w:t>
      </w:r>
    </w:p>
    <w:p w14:paraId="7D9FD0AA" w14:textId="2FED9A3F" w:rsidR="005D49BC" w:rsidRDefault="005D49BC" w:rsidP="005D49BC">
      <w:pPr>
        <w:pStyle w:val="ListParagraph"/>
        <w:numPr>
          <w:ilvl w:val="0"/>
          <w:numId w:val="1"/>
        </w:numPr>
      </w:pPr>
      <w:r>
        <w:t>Limitations</w:t>
      </w:r>
    </w:p>
    <w:p w14:paraId="61E87F28" w14:textId="352A7A8F" w:rsidR="005D49BC" w:rsidRDefault="0037171F" w:rsidP="005D49BC">
      <w:r>
        <w:t>A</w:t>
      </w:r>
      <w:r w:rsidR="005D49BC">
        <w:t xml:space="preserve"> limitation of our analysis is that the</w:t>
      </w:r>
      <w:r w:rsidR="005D49BC" w:rsidRPr="00205770">
        <w:t xml:space="preserve"> da</w:t>
      </w:r>
      <w:r w:rsidR="005D49BC">
        <w:t>ta available to us d</w:t>
      </w:r>
      <w:r w:rsidR="00666412">
        <w:t>id</w:t>
      </w:r>
      <w:r w:rsidR="005D49BC" w:rsidRPr="00205770">
        <w:t xml:space="preserve"> not </w:t>
      </w:r>
      <w:r w:rsidR="005D49BC">
        <w:t xml:space="preserve">allow us to distinguish between </w:t>
      </w:r>
      <w:r w:rsidR="005D49BC" w:rsidRPr="00205770">
        <w:t>flows of used vehicles from one state to another</w:t>
      </w:r>
      <w:r w:rsidR="005D49BC">
        <w:t xml:space="preserve"> and</w:t>
      </w:r>
      <w:r w:rsidR="005D49BC" w:rsidRPr="00205770">
        <w:t xml:space="preserve"> differences in scrappage rates</w:t>
      </w:r>
      <w:r w:rsidR="005D49BC">
        <w:t xml:space="preserve">. </w:t>
      </w:r>
      <w:r w:rsidR="005D49BC" w:rsidRPr="00205770">
        <w:t>If the patterns of flows are relatively stable over time, or if population and employment variables satisfactorily capture changes over time, the existing model formulation should produce reasonably accurate estimates of</w:t>
      </w:r>
      <w:r w:rsidR="005D49BC">
        <w:t xml:space="preserve"> future used vehicle migrations. However, it may also be desirable to impose some restrictions on the projected state flows to ensure that used vehicles are not newly created or excessively destroyed. For example, neglecting net exports of used vehicles from the U.S., the sum of the total counts of state differences from national scrappage by vehicle type</w:t>
      </w:r>
      <w:r w:rsidR="00143C28">
        <w:t>, age</w:t>
      </w:r>
      <w:r w:rsidR="005D49BC">
        <w:t xml:space="preserve"> and year, must sum to zero. However, whether it is useful or important to constrain state net vehicle scrappage with a national function is not clear at present.</w:t>
      </w:r>
    </w:p>
    <w:p w14:paraId="08AB0F63" w14:textId="07AFF2C8" w:rsidR="005D49BC" w:rsidRDefault="005D49BC" w:rsidP="005D49BC">
      <w:r>
        <w:t xml:space="preserve">Although our lasso analysis indicated that many factors affect state net survival rates, only a few could be included in our statistical models of </w:t>
      </w:r>
      <w:r w:rsidR="00A208BA">
        <w:t>net survival. This is chiefly due to the inclusion of many fixed effects that better represent state attributes that change slowly over time, but it is also likely due to correlations among the economic and demographic variables.</w:t>
      </w:r>
      <w:r w:rsidR="00127B19">
        <w:rPr>
          <w:rStyle w:val="FootnoteReference"/>
        </w:rPr>
        <w:footnoteReference w:id="25"/>
      </w:r>
      <w:r w:rsidR="00A208BA">
        <w:t xml:space="preserve"> </w:t>
      </w:r>
    </w:p>
    <w:p w14:paraId="52B9C458" w14:textId="1493EA5D" w:rsidR="007A31D9" w:rsidRDefault="00127B19" w:rsidP="00AB79AF">
      <w:r>
        <w:lastRenderedPageBreak/>
        <w:t>While this</w:t>
      </w:r>
      <w:r w:rsidR="002F5216">
        <w:t xml:space="preserve"> limits the</w:t>
      </w:r>
      <w:r>
        <w:t xml:space="preserve"> model’s</w:t>
      </w:r>
      <w:r w:rsidR="002F5216">
        <w:t xml:space="preserve"> usefulness</w:t>
      </w:r>
      <w:r w:rsidR="00032D5E">
        <w:t xml:space="preserve"> for</w:t>
      </w:r>
      <w:r w:rsidR="002F5216">
        <w:t xml:space="preserve"> long-run</w:t>
      </w:r>
      <w:r w:rsidR="00032D5E">
        <w:t xml:space="preserve"> forecasting</w:t>
      </w:r>
      <w:r>
        <w:t xml:space="preserve"> it should improve its performance for </w:t>
      </w:r>
      <w:r w:rsidR="000C71F7">
        <w:t>forecasting a few years</w:t>
      </w:r>
      <w:r w:rsidR="00E85C99">
        <w:t xml:space="preserve"> ahead</w:t>
      </w:r>
      <w:r w:rsidR="00032D5E">
        <w:t xml:space="preserve">. The state and age fixed effects represent the average fixed effects over the period on which the model was estimated (2016-2022). This is also true of state and log of age interaction coefficients, as well as the coefficients of </w:t>
      </w:r>
      <w:r w:rsidR="000223AD">
        <w:t>employment</w:t>
      </w:r>
      <w:r w:rsidR="00666412">
        <w:t>, population and GDP</w:t>
      </w:r>
      <w:r w:rsidR="000223AD">
        <w:t xml:space="preserve">. </w:t>
      </w:r>
      <w:r w:rsidR="00143C28">
        <w:t>For forecasting, t</w:t>
      </w:r>
      <w:r w:rsidR="000223AD">
        <w:t>he COVID effect</w:t>
      </w:r>
      <w:r w:rsidR="006E2135">
        <w:t xml:space="preserve">s </w:t>
      </w:r>
      <w:r w:rsidR="000223AD">
        <w:t xml:space="preserve">should be omitted, assuming a future pandemic is not </w:t>
      </w:r>
      <w:r w:rsidR="00143C28">
        <w:t>forecasted</w:t>
      </w:r>
      <w:r w:rsidR="000223AD">
        <w:t xml:space="preserve">. </w:t>
      </w:r>
      <w:r w:rsidR="000C71F7">
        <w:t>Because t</w:t>
      </w:r>
      <w:r w:rsidR="000223AD">
        <w:t>he year fixed effects represent the impacts of</w:t>
      </w:r>
      <w:r w:rsidR="006E2135">
        <w:t xml:space="preserve"> national</w:t>
      </w:r>
      <w:r w:rsidR="000223AD">
        <w:t xml:space="preserve"> </w:t>
      </w:r>
      <w:r w:rsidR="002F5216">
        <w:t>temporal</w:t>
      </w:r>
      <w:r w:rsidR="000223AD">
        <w:t xml:space="preserve"> factors</w:t>
      </w:r>
      <w:r w:rsidR="002F5216">
        <w:t xml:space="preserve"> not fully reflected in the included variables</w:t>
      </w:r>
      <w:r w:rsidR="000223AD">
        <w:t xml:space="preserve"> it </w:t>
      </w:r>
      <w:r w:rsidR="002F5216">
        <w:t>would</w:t>
      </w:r>
      <w:r w:rsidR="000223AD">
        <w:t xml:space="preserve"> not necessari</w:t>
      </w:r>
      <w:r w:rsidR="002F6E25">
        <w:t>l</w:t>
      </w:r>
      <w:r w:rsidR="000223AD">
        <w:t>y</w:t>
      </w:r>
      <w:r w:rsidR="002F5216">
        <w:t xml:space="preserve"> be</w:t>
      </w:r>
      <w:r w:rsidR="000223AD">
        <w:t xml:space="preserve"> best to use the year effect of the final year, 2022,</w:t>
      </w:r>
      <w:r w:rsidR="006E2135">
        <w:t xml:space="preserve"> for forecasting.</w:t>
      </w:r>
      <w:r w:rsidR="000223AD">
        <w:t xml:space="preserve"> </w:t>
      </w:r>
      <w:r w:rsidR="006E2135">
        <w:t>The</w:t>
      </w:r>
      <w:r w:rsidR="000223AD">
        <w:t xml:space="preserve"> average</w:t>
      </w:r>
      <w:r w:rsidR="006E2135">
        <w:t xml:space="preserve"> of</w:t>
      </w:r>
      <w:r w:rsidR="000223AD">
        <w:t xml:space="preserve"> the year fixed effects, omitting the COVID year of 2021</w:t>
      </w:r>
      <w:r w:rsidR="006E2135">
        <w:t xml:space="preserve"> </w:t>
      </w:r>
      <w:r w:rsidR="000C71F7">
        <w:t>might be a better</w:t>
      </w:r>
      <w:r w:rsidR="006E2135">
        <w:t xml:space="preserve"> option</w:t>
      </w:r>
      <w:r w:rsidR="000223AD">
        <w:t>.</w:t>
      </w:r>
      <w:r w:rsidR="006E2135">
        <w:t xml:space="preserve"> </w:t>
      </w:r>
    </w:p>
    <w:p w14:paraId="082C184A" w14:textId="25D3A17E" w:rsidR="00032D5E" w:rsidRDefault="00986BDB" w:rsidP="00AB79AF">
      <w:r>
        <w:t>W</w:t>
      </w:r>
      <w:r w:rsidR="007A31D9">
        <w:t xml:space="preserve">e do not have an obvious explanation </w:t>
      </w:r>
      <w:r w:rsidR="00143C28">
        <w:t>for the positive effect of</w:t>
      </w:r>
      <w:r w:rsidR="007A31D9">
        <w:t xml:space="preserve"> population density</w:t>
      </w:r>
      <w:r w:rsidR="00143C28">
        <w:t xml:space="preserve"> on</w:t>
      </w:r>
      <w:r w:rsidR="007A31D9">
        <w:t xml:space="preserve"> </w:t>
      </w:r>
      <w:r w:rsidR="0019563F">
        <w:t>net</w:t>
      </w:r>
      <w:r w:rsidR="007A31D9">
        <w:t xml:space="preserve"> survival</w:t>
      </w:r>
      <w:r w:rsidR="000C71F7">
        <w:t>. It may</w:t>
      </w:r>
      <w:r w:rsidR="006E2135">
        <w:t xml:space="preserve"> represent population growth, </w:t>
      </w:r>
      <w:r w:rsidR="007A31D9">
        <w:t>reduced vehicle miles, or a greater propensity of urban and suburban consumers to prefer newer vehicles. Regardless, because of the correlation with state fixed effects</w:t>
      </w:r>
      <w:r w:rsidR="000C7279">
        <w:t>, the models should not be used to predict the effects of large changes in population density.</w:t>
      </w:r>
    </w:p>
    <w:p w14:paraId="00755A9F" w14:textId="538B6980" w:rsidR="000C71F7" w:rsidRDefault="000C71F7" w:rsidP="00AB79AF">
      <w:r>
        <w:t>There is no guarantee that the state models will produce the same survival rates as a single national survival function. However, if the sum of national used vehicle imports and exports is assumed to be zero, state projections can be constrained to sum to the projections of a national survival function.</w:t>
      </w:r>
    </w:p>
    <w:p w14:paraId="598770A2" w14:textId="77777777" w:rsidR="000C71F7" w:rsidRDefault="000C71F7" w:rsidP="00AB79AF"/>
    <w:p w14:paraId="2952E70F" w14:textId="1FEB015B" w:rsidR="001C0D82" w:rsidRPr="00205770" w:rsidRDefault="001872FE" w:rsidP="001872FE">
      <w:pPr>
        <w:pStyle w:val="ListParagraph"/>
        <w:numPr>
          <w:ilvl w:val="0"/>
          <w:numId w:val="1"/>
        </w:numPr>
      </w:pPr>
      <w:r>
        <w:t>Conclusions</w:t>
      </w:r>
    </w:p>
    <w:p w14:paraId="12C72A15" w14:textId="1D059CC3" w:rsidR="00236BDB" w:rsidRDefault="000C7279" w:rsidP="001300F3">
      <w:r w:rsidRPr="000C7279">
        <w:t>The research completed to date indicates that it is possible to construct useful state</w:t>
      </w:r>
      <w:r w:rsidR="0019563F">
        <w:t xml:space="preserve"> net</w:t>
      </w:r>
      <w:r w:rsidRPr="000C7279">
        <w:t xml:space="preserve"> survival models for </w:t>
      </w:r>
      <w:r w:rsidR="00986BDB">
        <w:t>cars, SUVs and vans, and pickup trucks</w:t>
      </w:r>
      <w:r w:rsidRPr="000C7279">
        <w:t xml:space="preserve">. </w:t>
      </w:r>
      <w:r w:rsidR="007234E4" w:rsidRPr="00205770">
        <w:t>The state</w:t>
      </w:r>
      <w:r w:rsidR="00D91721">
        <w:t>-</w:t>
      </w:r>
      <w:r w:rsidR="007234E4" w:rsidRPr="00205770">
        <w:t xml:space="preserve">level net survival models </w:t>
      </w:r>
      <w:r w:rsidR="003657F7">
        <w:t>indicate</w:t>
      </w:r>
      <w:r w:rsidR="007234E4" w:rsidRPr="00205770">
        <w:t xml:space="preserve"> that</w:t>
      </w:r>
      <w:r>
        <w:t>, even though not directly observed in our data,</w:t>
      </w:r>
      <w:r w:rsidR="007234E4" w:rsidRPr="00205770">
        <w:t xml:space="preserve"> there are substantial movements of used vehicles</w:t>
      </w:r>
      <w:r w:rsidR="003657F7">
        <w:t>, especially newer used vehicles</w:t>
      </w:r>
      <w:r w:rsidR="007234E4" w:rsidRPr="00205770">
        <w:t xml:space="preserve"> from state to state.</w:t>
      </w:r>
      <w:r>
        <w:t xml:space="preserve"> </w:t>
      </w:r>
      <w:r w:rsidR="006E2135">
        <w:t>M</w:t>
      </w:r>
      <w:r>
        <w:t xml:space="preserve">any states have </w:t>
      </w:r>
      <w:r w:rsidR="0019563F">
        <w:t xml:space="preserve">net </w:t>
      </w:r>
      <w:r>
        <w:t>survival rates greater than 1.0 for vehicles from 2 to 5 or even 10 years of age.</w:t>
      </w:r>
      <w:r w:rsidR="007234E4" w:rsidRPr="00205770">
        <w:t xml:space="preserve"> </w:t>
      </w:r>
      <w:r>
        <w:t>Although the net survival effects in a single year are relatively small, e.g. single digit percents, the cumulative effect over five or ten years can be substantial.</w:t>
      </w:r>
      <w:r w:rsidR="007234E4" w:rsidRPr="00205770">
        <w:t xml:space="preserve"> The models also suggest that state scrappage rates likely differ</w:t>
      </w:r>
      <w:r>
        <w:t xml:space="preserve"> especially for older vehicles,</w:t>
      </w:r>
      <w:r w:rsidR="007234E4" w:rsidRPr="00205770">
        <w:t xml:space="preserve"> </w:t>
      </w:r>
      <w:r w:rsidR="00851AE1">
        <w:t>due to usage and wear and tear</w:t>
      </w:r>
      <w:r w:rsidR="007234E4" w:rsidRPr="00205770">
        <w:t xml:space="preserve">. </w:t>
      </w:r>
    </w:p>
    <w:p w14:paraId="3408B701" w14:textId="55D76F36" w:rsidR="00606978" w:rsidRDefault="00BF1204" w:rsidP="001300F3">
      <w:r>
        <w:t xml:space="preserve">Movements of used vehicles are likely to be important to understanding transitions to electric vehicles because of the large differences in </w:t>
      </w:r>
      <w:r w:rsidR="001A53D1">
        <w:t>registrations per capita</w:t>
      </w:r>
      <w:r>
        <w:t xml:space="preserve"> across states, and because migrations of used EVs will affect the rate of innovation diffusion and the geography of electricity demand.</w:t>
      </w:r>
      <w:r w:rsidR="00EE46C5">
        <w:t xml:space="preserve"> Such effects</w:t>
      </w:r>
      <w:r w:rsidR="006E2135">
        <w:t xml:space="preserve"> </w:t>
      </w:r>
      <w:r w:rsidR="00EE46C5">
        <w:t xml:space="preserve">would be missed using a single national survival function for all states. </w:t>
      </w:r>
      <w:r w:rsidR="00606978" w:rsidRPr="00205770">
        <w:t xml:space="preserve">Effectively modeling the transition to </w:t>
      </w:r>
      <w:del w:id="20" w:author="Sun, Ruixiao" w:date="2025-06-27T11:48:00Z" w16du:dateUtc="2025-06-27T15:48:00Z">
        <w:r w:rsidR="00606978" w:rsidRPr="00205770" w:rsidDel="00235FBD">
          <w:delText>zero emission</w:delText>
        </w:r>
      </w:del>
      <w:ins w:id="21" w:author="Sun, Ruixiao" w:date="2025-06-27T11:48:00Z" w16du:dateUtc="2025-06-27T15:48:00Z">
        <w:r w:rsidR="00235FBD">
          <w:t>electric</w:t>
        </w:r>
      </w:ins>
      <w:r w:rsidR="00606978" w:rsidRPr="00205770">
        <w:t xml:space="preserve"> vehicles will</w:t>
      </w:r>
      <w:r w:rsidR="00851AE1">
        <w:t xml:space="preserve"> also</w:t>
      </w:r>
      <w:r w:rsidR="00606978" w:rsidRPr="00205770">
        <w:t xml:space="preserve"> require separately </w:t>
      </w:r>
      <w:r w:rsidR="00851AE1">
        <w:t>tracking</w:t>
      </w:r>
      <w:r w:rsidR="00606978" w:rsidRPr="00205770">
        <w:t xml:space="preserve"> all-electric, </w:t>
      </w:r>
      <w:r w:rsidR="00717014">
        <w:t>PHEV</w:t>
      </w:r>
      <w:r w:rsidR="00412FAC">
        <w:t>,</w:t>
      </w:r>
      <w:r w:rsidR="00606978" w:rsidRPr="00205770">
        <w:t xml:space="preserve"> and perhaps fuel cell and hybrid electric vehicles. Because mass-produced plug-in vehicles are a relatively recent phenomenon</w:t>
      </w:r>
      <w:r w:rsidR="00851AE1">
        <w:t xml:space="preserve"> and their technology, product offerings</w:t>
      </w:r>
      <w:r w:rsidR="00606978" w:rsidRPr="00205770">
        <w:t>,</w:t>
      </w:r>
      <w:r w:rsidR="00851AE1">
        <w:t xml:space="preserve"> and supporting infrastructure have</w:t>
      </w:r>
      <w:r w:rsidR="006E2135">
        <w:t xml:space="preserve"> been</w:t>
      </w:r>
      <w:r w:rsidR="00851AE1">
        <w:t xml:space="preserve"> rapidly evolving,</w:t>
      </w:r>
      <w:r w:rsidR="00606978" w:rsidRPr="00205770">
        <w:t xml:space="preserve"> it is not</w:t>
      </w:r>
      <w:r w:rsidR="006E2135">
        <w:t xml:space="preserve"> yet</w:t>
      </w:r>
      <w:r w:rsidR="00606978" w:rsidRPr="00205770">
        <w:t xml:space="preserve"> possible to </w:t>
      </w:r>
      <w:r w:rsidR="0075796D">
        <w:t>confidently</w:t>
      </w:r>
      <w:r w:rsidR="00606978" w:rsidRPr="00205770">
        <w:t xml:space="preserve"> estimate</w:t>
      </w:r>
      <w:r w:rsidR="008B17DE" w:rsidRPr="00205770">
        <w:t xml:space="preserve"> complete</w:t>
      </w:r>
      <w:r w:rsidR="00606978" w:rsidRPr="00205770">
        <w:t xml:space="preserve"> survival functions for them</w:t>
      </w:r>
      <w:r w:rsidR="00851AE1">
        <w:t xml:space="preserve"> </w:t>
      </w:r>
      <w:proofErr w:type="gramStart"/>
      <w:r w:rsidR="00851AE1">
        <w:t>at this time</w:t>
      </w:r>
      <w:proofErr w:type="gramEnd"/>
      <w:r w:rsidR="00606978" w:rsidRPr="00205770">
        <w:t>.</w:t>
      </w:r>
      <w:r w:rsidR="00851AE1">
        <w:t xml:space="preserve"> </w:t>
      </w:r>
      <w:r w:rsidR="00606978" w:rsidRPr="00205770">
        <w:t xml:space="preserve"> </w:t>
      </w:r>
    </w:p>
    <w:p w14:paraId="45FD198A" w14:textId="4A2C8D27" w:rsidR="004E6318" w:rsidRDefault="00BF1204" w:rsidP="001300F3">
      <w:r>
        <w:t>Differences in vehicle scrappage and survival, and the migrations of used vehicles from state-to-state is an aspect of the vehicle market that has received little attention. This study has shown that differences in state vehicle</w:t>
      </w:r>
      <w:r w:rsidR="0019563F">
        <w:t xml:space="preserve"> net</w:t>
      </w:r>
      <w:r>
        <w:t xml:space="preserve"> survival rates can be modeled statistically, that there are substantial differences across state</w:t>
      </w:r>
      <w:r w:rsidR="006E2135">
        <w:t>s</w:t>
      </w:r>
      <w:r>
        <w:t xml:space="preserve"> due to immigration and emigration of vehicles and differences in state scrappage rates. Additional research, using more detailed data is needed to distinguish vehicle migrations from scrappage</w:t>
      </w:r>
      <w:r w:rsidR="00787EEB">
        <w:t>, as well as to distinguish between electric and internal combustion vehicles.</w:t>
      </w:r>
    </w:p>
    <w:p w14:paraId="280E3A31" w14:textId="04F4C155" w:rsidR="008227CC" w:rsidRPr="001300F3" w:rsidRDefault="008227CC" w:rsidP="001300F3"/>
    <w:p w14:paraId="768F677B" w14:textId="02C6F72E" w:rsidR="00633792" w:rsidRDefault="00290067" w:rsidP="00633792">
      <w:pPr>
        <w:pStyle w:val="ListParagraph"/>
        <w:numPr>
          <w:ilvl w:val="0"/>
          <w:numId w:val="1"/>
        </w:numPr>
      </w:pPr>
      <w:r>
        <w:lastRenderedPageBreak/>
        <w:t>References</w:t>
      </w:r>
    </w:p>
    <w:p w14:paraId="4C9A459A" w14:textId="531AD336"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22" w:name="_Hlk172023255"/>
      <w:r w:rsidRPr="00F728EC">
        <w:rPr>
          <w:color w:val="404040"/>
        </w:rPr>
        <w:t>Alberini, A.,</w:t>
      </w:r>
      <w:r w:rsidRPr="00F728EC">
        <w:rPr>
          <w:color w:val="404040"/>
          <w:spacing w:val="-3"/>
        </w:rPr>
        <w:t xml:space="preserve"> </w:t>
      </w:r>
      <w:r w:rsidRPr="00F728EC">
        <w:rPr>
          <w:color w:val="404040"/>
        </w:rPr>
        <w:t xml:space="preserve">M. </w:t>
      </w:r>
      <w:proofErr w:type="spellStart"/>
      <w:r w:rsidRPr="00F728EC">
        <w:rPr>
          <w:color w:val="404040"/>
        </w:rPr>
        <w:t>Bareit</w:t>
      </w:r>
      <w:proofErr w:type="spellEnd"/>
      <w:r w:rsidRPr="00F728EC">
        <w:rPr>
          <w:color w:val="404040"/>
        </w:rPr>
        <w: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on the retirement of used and inefficient vehicles: The case of Switzerland</w:t>
      </w:r>
      <w:r w:rsidR="00FC783B">
        <w:rPr>
          <w:color w:val="404040"/>
        </w:rPr>
        <w:t>,</w:t>
      </w:r>
      <w:r w:rsidRPr="00F728EC">
        <w:rPr>
          <w:color w:val="404040"/>
        </w:rPr>
        <w:t xml:space="preserve">” </w:t>
      </w:r>
      <w:r w:rsidRPr="00F728EC">
        <w:rPr>
          <w:i/>
          <w:color w:val="404040"/>
        </w:rPr>
        <w:t>Journal of Environmental Economics and Management</w:t>
      </w:r>
      <w:r w:rsidRPr="00F728EC">
        <w:rPr>
          <w:color w:val="404040"/>
        </w:rPr>
        <w:t>, 88: 234-258.</w:t>
      </w:r>
    </w:p>
    <w:p w14:paraId="1C0BD121" w14:textId="59434525" w:rsidR="007D6B1E" w:rsidRPr="006A33D4" w:rsidRDefault="007D6B1E" w:rsidP="00F6404E">
      <w:pPr>
        <w:pStyle w:val="ListParagraph"/>
        <w:widowControl w:val="0"/>
        <w:numPr>
          <w:ilvl w:val="0"/>
          <w:numId w:val="2"/>
        </w:numPr>
        <w:tabs>
          <w:tab w:val="left" w:pos="861"/>
        </w:tabs>
        <w:autoSpaceDE w:val="0"/>
        <w:autoSpaceDN w:val="0"/>
        <w:spacing w:after="0"/>
        <w:ind w:right="269"/>
        <w:contextualSpacing w:val="0"/>
      </w:pPr>
      <w:r w:rsidRPr="00F728EC">
        <w:rPr>
          <w:color w:val="404040"/>
        </w:rPr>
        <w:t xml:space="preserve">Alliance for Automotive Innovation (AAI), 2025. “Get </w:t>
      </w:r>
      <w:r w:rsidR="00BA3528" w:rsidRPr="00F728EC">
        <w:rPr>
          <w:color w:val="404040"/>
        </w:rPr>
        <w:t>Connected</w:t>
      </w:r>
      <w:r w:rsidRPr="00F728EC">
        <w:rPr>
          <w:color w:val="404040"/>
        </w:rPr>
        <w:t>: Electric Vehicle Quarterly Report</w:t>
      </w:r>
      <w:r w:rsidR="000131EC">
        <w:rPr>
          <w:color w:val="404040"/>
        </w:rPr>
        <w:t>,</w:t>
      </w:r>
      <w:r w:rsidRPr="00F728EC">
        <w:rPr>
          <w:color w:val="404040"/>
        </w:rPr>
        <w:t xml:space="preserve">” Third Quarter 2024. </w:t>
      </w:r>
      <w:hyperlink r:id="rId41" w:history="1">
        <w:r w:rsidRPr="00F728EC">
          <w:rPr>
            <w:rStyle w:val="Hyperlink"/>
          </w:rPr>
          <w:t>https://www.autosinnovate.org/posts/papers-reports/get-connected-q3-2024</w:t>
        </w:r>
      </w:hyperlink>
      <w:r w:rsidRPr="00F728EC">
        <w:rPr>
          <w:color w:val="404040"/>
        </w:rPr>
        <w:t>.</w:t>
      </w:r>
    </w:p>
    <w:p w14:paraId="47AE044C" w14:textId="09471F31" w:rsidR="00AF45F6" w:rsidRPr="00AF45F6" w:rsidRDefault="00AF45F6" w:rsidP="00F6404E">
      <w:pPr>
        <w:pStyle w:val="ListParagraph"/>
        <w:widowControl w:val="0"/>
        <w:numPr>
          <w:ilvl w:val="0"/>
          <w:numId w:val="2"/>
        </w:numPr>
        <w:tabs>
          <w:tab w:val="left" w:pos="861"/>
        </w:tabs>
        <w:autoSpaceDE w:val="0"/>
        <w:autoSpaceDN w:val="0"/>
        <w:spacing w:after="0"/>
        <w:ind w:right="269"/>
        <w:contextualSpacing w:val="0"/>
      </w:pPr>
      <w:r w:rsidRPr="00AF45F6">
        <w:rPr>
          <w:color w:val="404040"/>
        </w:rPr>
        <w:t xml:space="preserve">M. </w:t>
      </w:r>
      <w:r w:rsidRPr="006A33D4">
        <w:rPr>
          <w:color w:val="404040"/>
        </w:rPr>
        <w:t>Sackey, P. Andoh, 2021. “</w:t>
      </w:r>
      <w:r w:rsidRPr="00AF45F6">
        <w:rPr>
          <w:color w:val="404040"/>
        </w:rPr>
        <w:t>Vehicle</w:t>
      </w:r>
      <w:r>
        <w:rPr>
          <w:color w:val="404040"/>
        </w:rPr>
        <w:t xml:space="preserve"> </w:t>
      </w:r>
      <w:r w:rsidRPr="00AF45F6">
        <w:rPr>
          <w:color w:val="404040"/>
        </w:rPr>
        <w:t>regulations</w:t>
      </w:r>
      <w:r>
        <w:rPr>
          <w:color w:val="404040"/>
        </w:rPr>
        <w:t xml:space="preserve"> </w:t>
      </w:r>
      <w:r w:rsidRPr="00AF45F6">
        <w:rPr>
          <w:color w:val="404040"/>
        </w:rPr>
        <w:t>in</w:t>
      </w:r>
      <w:r>
        <w:rPr>
          <w:color w:val="404040"/>
        </w:rPr>
        <w:t xml:space="preserve"> </w:t>
      </w:r>
      <w:r w:rsidRPr="00AF45F6">
        <w:rPr>
          <w:color w:val="404040"/>
        </w:rPr>
        <w:t>Africa: Impact</w:t>
      </w:r>
      <w:r>
        <w:rPr>
          <w:color w:val="404040"/>
        </w:rPr>
        <w:t xml:space="preserve"> </w:t>
      </w:r>
      <w:r w:rsidRPr="00AF45F6">
        <w:rPr>
          <w:color w:val="404040"/>
        </w:rPr>
        <w:t>on</w:t>
      </w:r>
      <w:r>
        <w:rPr>
          <w:color w:val="404040"/>
        </w:rPr>
        <w:t xml:space="preserve"> </w:t>
      </w:r>
      <w:r w:rsidRPr="00AF45F6">
        <w:rPr>
          <w:color w:val="404040"/>
        </w:rPr>
        <w:t>used</w:t>
      </w:r>
      <w:r>
        <w:rPr>
          <w:color w:val="404040"/>
        </w:rPr>
        <w:t xml:space="preserve"> </w:t>
      </w:r>
      <w:r w:rsidRPr="00AF45F6">
        <w:rPr>
          <w:color w:val="404040"/>
        </w:rPr>
        <w:t>vehicle</w:t>
      </w:r>
      <w:r>
        <w:rPr>
          <w:color w:val="404040"/>
        </w:rPr>
        <w:t xml:space="preserve"> </w:t>
      </w:r>
      <w:r w:rsidRPr="00AF45F6">
        <w:rPr>
          <w:color w:val="404040"/>
        </w:rPr>
        <w:t>import and</w:t>
      </w:r>
      <w:r>
        <w:rPr>
          <w:color w:val="404040"/>
        </w:rPr>
        <w:t xml:space="preserve"> </w:t>
      </w:r>
      <w:r w:rsidRPr="00AF45F6">
        <w:rPr>
          <w:color w:val="404040"/>
        </w:rPr>
        <w:t>new</w:t>
      </w:r>
      <w:r>
        <w:rPr>
          <w:color w:val="404040"/>
        </w:rPr>
        <w:t xml:space="preserve"> </w:t>
      </w:r>
      <w:r w:rsidRPr="00AF45F6">
        <w:rPr>
          <w:color w:val="404040"/>
        </w:rPr>
        <w:t>vehicle</w:t>
      </w:r>
      <w:r>
        <w:rPr>
          <w:color w:val="404040"/>
        </w:rPr>
        <w:t xml:space="preserve"> </w:t>
      </w:r>
      <w:r w:rsidRPr="00AF45F6">
        <w:rPr>
          <w:color w:val="404040"/>
        </w:rPr>
        <w:t>sales</w:t>
      </w:r>
      <w:r>
        <w:rPr>
          <w:color w:val="404040"/>
        </w:rPr>
        <w:t xml:space="preserve">”. </w:t>
      </w:r>
      <w:r w:rsidRPr="006A33D4">
        <w:rPr>
          <w:i/>
          <w:iCs/>
          <w:color w:val="404040"/>
        </w:rPr>
        <w:t>Transportation Research Interdisciplinary Perspectives</w:t>
      </w:r>
      <w:r>
        <w:rPr>
          <w:color w:val="404040"/>
        </w:rPr>
        <w:t xml:space="preserve">, 10. </w:t>
      </w:r>
      <w:hyperlink r:id="rId42" w:history="1">
        <w:r w:rsidRPr="005D3412">
          <w:rPr>
            <w:rStyle w:val="Hyperlink"/>
          </w:rPr>
          <w:t>https://doi.org/10.1016/j.trip.2021.100384</w:t>
        </w:r>
      </w:hyperlink>
      <w:r>
        <w:rPr>
          <w:color w:val="404040"/>
        </w:rPr>
        <w:t>.</w:t>
      </w:r>
    </w:p>
    <w:p w14:paraId="1866BB51" w14:textId="088D2FB9" w:rsidR="00F6404E" w:rsidRPr="00F728EC"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Car Market</w:t>
      </w:r>
      <w:r w:rsidR="000131EC">
        <w:rPr>
          <w:color w:val="404040"/>
        </w:rPr>
        <w:t>,</w:t>
      </w:r>
      <w:r w:rsidRPr="008C7538">
        <w:rPr>
          <w:color w:val="404040"/>
        </w:rPr>
        <w:t xml:space="preserve">” </w:t>
      </w:r>
      <w:r w:rsidRPr="008C7538">
        <w:rPr>
          <w:i/>
          <w:color w:val="404040"/>
        </w:rPr>
        <w:t>The Energy Journal</w:t>
      </w:r>
      <w:r w:rsidRPr="008C7538">
        <w:rPr>
          <w:color w:val="404040"/>
        </w:rPr>
        <w:t>, 39(1): 159-183.</w:t>
      </w:r>
    </w:p>
    <w:p w14:paraId="03F4FCB0" w14:textId="4A21BC1F" w:rsidR="007A2AB3" w:rsidRPr="00F728EC" w:rsidRDefault="00046C83" w:rsidP="00781B0A">
      <w:pPr>
        <w:pStyle w:val="ListParagraph"/>
        <w:widowControl w:val="0"/>
        <w:tabs>
          <w:tab w:val="left" w:pos="861"/>
        </w:tabs>
        <w:autoSpaceDE w:val="0"/>
        <w:autoSpaceDN w:val="0"/>
        <w:spacing w:before="20" w:after="0" w:line="256" w:lineRule="auto"/>
        <w:ind w:right="168"/>
        <w:contextualSpacing w:val="0"/>
      </w:pPr>
      <w:r w:rsidRPr="00F728EC">
        <w:t>https://www.researchgate.net/publication/322177636_Vehicle_Lifetime_Trends_and_Scrappage_Behavior_in_the_US_Used_Car_Market</w:t>
      </w:r>
    </w:p>
    <w:p w14:paraId="0BD1D8C6" w14:textId="04C07C0E" w:rsidR="00465DF7" w:rsidRDefault="00465DF7" w:rsidP="00465DF7">
      <w:pPr>
        <w:pStyle w:val="ListParagraph"/>
        <w:numPr>
          <w:ilvl w:val="0"/>
          <w:numId w:val="2"/>
        </w:numPr>
      </w:pPr>
      <w:r w:rsidRPr="008C7538">
        <w:t xml:space="preserve">Burra, L., M. </w:t>
      </w:r>
      <w:proofErr w:type="spellStart"/>
      <w:r w:rsidRPr="008C7538">
        <w:t>Kasawaneh</w:t>
      </w:r>
      <w:proofErr w:type="spellEnd"/>
      <w:r w:rsidRPr="008C7538">
        <w:t xml:space="preserve"> and C. Cirillo, 2024. “Impact of charging infrastructure on electric vehicle adoption: A synthetic population approach</w:t>
      </w:r>
      <w:r w:rsidR="000131EC">
        <w:t>,</w:t>
      </w:r>
      <w:r w:rsidRPr="008C7538">
        <w:t xml:space="preserve">” </w:t>
      </w:r>
      <w:r w:rsidRPr="008C7538">
        <w:rPr>
          <w:i/>
        </w:rPr>
        <w:t xml:space="preserve">Travel </w:t>
      </w:r>
      <w:proofErr w:type="spellStart"/>
      <w:r w:rsidRPr="008C7538">
        <w:rPr>
          <w:i/>
        </w:rPr>
        <w:t>Behaviour</w:t>
      </w:r>
      <w:proofErr w:type="spellEnd"/>
      <w:r w:rsidRPr="008C7538">
        <w:rPr>
          <w:i/>
        </w:rPr>
        <w:t xml:space="preserve"> and Society</w:t>
      </w:r>
      <w:r w:rsidRPr="008C7538">
        <w:t xml:space="preserve">, 37 (2024). </w:t>
      </w:r>
      <w:hyperlink r:id="rId43" w:history="1">
        <w:r w:rsidRPr="008C7538">
          <w:rPr>
            <w:rStyle w:val="Hyperlink"/>
          </w:rPr>
          <w:t>https://doi.org/10.1016/j.tbs.2024.100834</w:t>
        </w:r>
      </w:hyperlink>
      <w:r w:rsidRPr="008C7538">
        <w:t>.</w:t>
      </w:r>
    </w:p>
    <w:p w14:paraId="76212364" w14:textId="088451BA" w:rsidR="00AF45F6" w:rsidRDefault="00AF45F6" w:rsidP="00AF45F6">
      <w:pPr>
        <w:pStyle w:val="ListParagraph"/>
        <w:numPr>
          <w:ilvl w:val="0"/>
          <w:numId w:val="2"/>
        </w:numPr>
      </w:pPr>
      <w:r w:rsidRPr="00AF45F6">
        <w:t xml:space="preserve">Chen, L., B. </w:t>
      </w:r>
      <w:proofErr w:type="gramStart"/>
      <w:r w:rsidRPr="00AF45F6">
        <w:t>Garcia-M</w:t>
      </w:r>
      <w:r w:rsidRPr="006A33D4">
        <w:t>edina</w:t>
      </w:r>
      <w:proofErr w:type="gramEnd"/>
      <w:r w:rsidRPr="006A33D4">
        <w:t>, and R</w:t>
      </w:r>
      <w:r>
        <w:t>. Wan, 201</w:t>
      </w:r>
      <w:r w:rsidR="005E1C5A">
        <w:t>9</w:t>
      </w:r>
      <w:r>
        <w:t xml:space="preserve">. “Trade liberalization, consumption shifting and pollution: Evidence from Mexico's used vehicle imports”. </w:t>
      </w:r>
      <w:r w:rsidR="005E1C5A" w:rsidRPr="006A33D4">
        <w:rPr>
          <w:i/>
          <w:iCs/>
        </w:rPr>
        <w:t>Review of International Economics</w:t>
      </w:r>
      <w:r w:rsidR="005E1C5A">
        <w:t xml:space="preserve">, 27:1591-1608. </w:t>
      </w:r>
      <w:hyperlink r:id="rId44" w:history="1">
        <w:r w:rsidR="005E1C5A" w:rsidRPr="005D3412">
          <w:rPr>
            <w:rStyle w:val="Hyperlink"/>
          </w:rPr>
          <w:t>https://doi.org/10.1111/roie.12436</w:t>
        </w:r>
      </w:hyperlink>
      <w:r w:rsidR="005E1C5A">
        <w:t>.</w:t>
      </w:r>
    </w:p>
    <w:p w14:paraId="558CE293" w14:textId="7A092B2A" w:rsidR="005E1C5A" w:rsidRPr="00AF45F6" w:rsidRDefault="005E1C5A" w:rsidP="00AF45F6">
      <w:pPr>
        <w:pStyle w:val="ListParagraph"/>
        <w:numPr>
          <w:ilvl w:val="0"/>
          <w:numId w:val="2"/>
        </w:numPr>
      </w:pPr>
      <w:r>
        <w:t>Clerides, S., 2008. “</w:t>
      </w:r>
      <w:r w:rsidRPr="005E1C5A">
        <w:t>Gains from trade in used goods: Evidence from automobiles</w:t>
      </w:r>
      <w:r>
        <w:t xml:space="preserve">”. </w:t>
      </w:r>
      <w:r w:rsidRPr="006A33D4">
        <w:rPr>
          <w:i/>
          <w:iCs/>
        </w:rPr>
        <w:t>Journal of International Economics</w:t>
      </w:r>
      <w:r>
        <w:t xml:space="preserve">, 76(2):322-336. </w:t>
      </w:r>
      <w:hyperlink r:id="rId45" w:history="1">
        <w:r w:rsidRPr="005D3412">
          <w:rPr>
            <w:rStyle w:val="Hyperlink"/>
          </w:rPr>
          <w:t>https://doi.org/10.1016/j.jinteco.2008.07.009</w:t>
        </w:r>
      </w:hyperlink>
      <w:r>
        <w:t xml:space="preserve"> .</w:t>
      </w:r>
    </w:p>
    <w:p w14:paraId="352E325B" w14:textId="7FFCEB69" w:rsidR="00A85630" w:rsidRPr="008C7538" w:rsidRDefault="00A85630" w:rsidP="00465DF7">
      <w:pPr>
        <w:pStyle w:val="ListParagraph"/>
        <w:numPr>
          <w:ilvl w:val="0"/>
          <w:numId w:val="2"/>
        </w:numPr>
      </w:pPr>
      <w:r>
        <w:t xml:space="preserve">Consumer Affairs, 2025. </w:t>
      </w:r>
      <w:hyperlink r:id="rId46" w:history="1">
        <w:r w:rsidRPr="00070598">
          <w:rPr>
            <w:rStyle w:val="Hyperlink"/>
          </w:rPr>
          <w:t>https://www.consumeraffairs.com/automotive/used-car-statistics.html</w:t>
        </w:r>
      </w:hyperlink>
      <w:r>
        <w:t xml:space="preserve">. </w:t>
      </w:r>
    </w:p>
    <w:p w14:paraId="6C1E65ED" w14:textId="57400584" w:rsidR="00A501E2" w:rsidRPr="008C7538" w:rsidRDefault="00A501E2" w:rsidP="00A501E2">
      <w:pPr>
        <w:pStyle w:val="ListParagraph"/>
        <w:numPr>
          <w:ilvl w:val="0"/>
          <w:numId w:val="2"/>
        </w:numPr>
      </w:pPr>
      <w:r w:rsidRPr="008C7538">
        <w:t>Cox Automotive, 2021. “Commentary: Independent Dealers are Poised to Thrive as Driving Force in Recovery</w:t>
      </w:r>
      <w:r w:rsidR="000131EC">
        <w:t>,</w:t>
      </w:r>
      <w:r w:rsidRPr="008C7538">
        <w:t xml:space="preserve">” </w:t>
      </w:r>
      <w:hyperlink r:id="rId47" w:history="1">
        <w:r w:rsidRPr="008C7538">
          <w:rPr>
            <w:rStyle w:val="Hyperlink"/>
          </w:rPr>
          <w:t>https://www.coxautoinc.com/market-insights/commentary-independent-dealers-are-poised-to-thrive-as-driving-force-in-recovery/</w:t>
        </w:r>
      </w:hyperlink>
      <w:r w:rsidRPr="008C7538">
        <w:t>.</w:t>
      </w:r>
      <w:bookmarkEnd w:id="22"/>
    </w:p>
    <w:p w14:paraId="5CBEA5FA" w14:textId="1A8BC534" w:rsidR="00640128" w:rsidRDefault="00640128" w:rsidP="00A501E2">
      <w:pPr>
        <w:pStyle w:val="ListParagraph"/>
        <w:numPr>
          <w:ilvl w:val="0"/>
          <w:numId w:val="2"/>
        </w:numPr>
      </w:pPr>
      <w:r w:rsidRPr="00F728EC">
        <w:t xml:space="preserve">Cramer, J., 1958. “The Depreciation and Mortality of </w:t>
      </w:r>
      <w:proofErr w:type="gramStart"/>
      <w:r w:rsidRPr="00F728EC">
        <w:t>Motor-Cars</w:t>
      </w:r>
      <w:proofErr w:type="gramEnd"/>
      <w:r w:rsidR="00463BCE">
        <w:t>,</w:t>
      </w:r>
      <w:r w:rsidRPr="00F728EC">
        <w:t xml:space="preserve">” </w:t>
      </w:r>
      <w:r w:rsidRPr="00F728EC">
        <w:rPr>
          <w:i/>
          <w:iCs/>
        </w:rPr>
        <w:t>Royal Statistical Society. Journal. Series A: General</w:t>
      </w:r>
      <w:r w:rsidRPr="00F728EC">
        <w:t>, 121(1): 18–46. </w:t>
      </w:r>
      <w:hyperlink r:id="rId48" w:history="1">
        <w:r w:rsidRPr="00F728EC">
          <w:rPr>
            <w:rStyle w:val="Hyperlink"/>
          </w:rPr>
          <w:t>https://doi.org/10.2307/2342989</w:t>
        </w:r>
      </w:hyperlink>
      <w:r w:rsidRPr="008C7538">
        <w:t>.</w:t>
      </w:r>
    </w:p>
    <w:p w14:paraId="7BB8B1F3" w14:textId="23FF4404" w:rsidR="005E1C5A" w:rsidRPr="008C7538" w:rsidRDefault="005E1C5A" w:rsidP="00A501E2">
      <w:pPr>
        <w:pStyle w:val="ListParagraph"/>
        <w:numPr>
          <w:ilvl w:val="0"/>
          <w:numId w:val="2"/>
        </w:numPr>
      </w:pPr>
      <w:r>
        <w:t xml:space="preserve">Davis, L. and M. Kahn, 2010. “International Trade in Used Vehicles: The Environmental Consequences of NAFTA”, </w:t>
      </w:r>
      <w:r w:rsidRPr="006A33D4">
        <w:rPr>
          <w:i/>
          <w:iCs/>
        </w:rPr>
        <w:t>American Economic Journal: Economic Policy</w:t>
      </w:r>
      <w:r>
        <w:t>, 2(4):58-82.</w:t>
      </w:r>
    </w:p>
    <w:p w14:paraId="32686F2C" w14:textId="7F1909D1" w:rsidR="00AE7280" w:rsidRDefault="00AE7280" w:rsidP="00951404">
      <w:pPr>
        <w:pStyle w:val="ListParagraph"/>
        <w:numPr>
          <w:ilvl w:val="0"/>
          <w:numId w:val="2"/>
        </w:numPr>
      </w:pPr>
      <w:r w:rsidRPr="008C7538">
        <w:t xml:space="preserve">Federal Highway Administration (FHWA), 2023. </w:t>
      </w:r>
      <w:r w:rsidRPr="008C7538">
        <w:rPr>
          <w:i/>
          <w:iCs/>
        </w:rPr>
        <w:t>Traffic Volume Trends December 2023</w:t>
      </w:r>
      <w:r w:rsidRPr="008C7538">
        <w:t xml:space="preserve">. </w:t>
      </w:r>
      <w:hyperlink r:id="rId49" w:history="1">
        <w:r w:rsidRPr="008C7538">
          <w:rPr>
            <w:rStyle w:val="Hyperlink"/>
          </w:rPr>
          <w:t>https://www.fhwa.dot.gov/policyinformation/travel_monitoring/23dectvt/23dectvt.pdf</w:t>
        </w:r>
      </w:hyperlink>
      <w:r w:rsidRPr="008C7538">
        <w:t>.</w:t>
      </w:r>
    </w:p>
    <w:p w14:paraId="2AA999C3" w14:textId="71DEC132" w:rsidR="001508EA" w:rsidRDefault="001508EA" w:rsidP="00951404">
      <w:pPr>
        <w:pStyle w:val="ListParagraph"/>
        <w:numPr>
          <w:ilvl w:val="0"/>
          <w:numId w:val="2"/>
        </w:numPr>
      </w:pPr>
      <w:r>
        <w:t>Fuse, M., H. Kosaka and S. Kashima, 2009. “</w:t>
      </w:r>
      <w:r w:rsidRPr="001508EA">
        <w:t>Estimation of world trade for used automobiles</w:t>
      </w:r>
      <w:r>
        <w:t xml:space="preserve">”. Journal of Material Cycles and Waste Management, 11:348-357. </w:t>
      </w:r>
      <w:hyperlink r:id="rId50" w:history="1">
        <w:r w:rsidRPr="005D3412">
          <w:rPr>
            <w:rStyle w:val="Hyperlink"/>
          </w:rPr>
          <w:t>https://doi.org/10.1007/s10163-009-0263-3</w:t>
        </w:r>
      </w:hyperlink>
      <w:r>
        <w:t>.</w:t>
      </w:r>
      <w:r w:rsidR="003B47A1">
        <w:t xml:space="preserve"> </w:t>
      </w:r>
    </w:p>
    <w:p w14:paraId="0FCCF325" w14:textId="205DFC25" w:rsidR="00A85630" w:rsidRPr="008C7538" w:rsidRDefault="00A85630" w:rsidP="00951404">
      <w:pPr>
        <w:pStyle w:val="ListParagraph"/>
        <w:numPr>
          <w:ilvl w:val="0"/>
          <w:numId w:val="2"/>
        </w:numPr>
      </w:pPr>
      <w:r>
        <w:t xml:space="preserve">FRED, 2025. </w:t>
      </w:r>
      <w:hyperlink r:id="rId51" w:history="1">
        <w:r w:rsidRPr="00070598">
          <w:rPr>
            <w:rStyle w:val="Hyperlink"/>
          </w:rPr>
          <w:t>https://fred.stlouisfed.org/series/ALTSALES</w:t>
        </w:r>
      </w:hyperlink>
    </w:p>
    <w:p w14:paraId="5BC9E696" w14:textId="7E9AA463" w:rsidR="009E2CFE" w:rsidRPr="00205770" w:rsidRDefault="009E2CFE" w:rsidP="009E2CFE">
      <w:pPr>
        <w:pStyle w:val="ListParagraph"/>
        <w:numPr>
          <w:ilvl w:val="0"/>
          <w:numId w:val="2"/>
        </w:numPr>
      </w:pPr>
      <w:r w:rsidRPr="00205770">
        <w:t>Greene, D.L. and B.P. Leard, 2024a. “Trends in scrappage and survival of U.S. light-duty vehicles</w:t>
      </w:r>
      <w:r w:rsidR="00463BCE">
        <w:t>,</w:t>
      </w:r>
      <w:r w:rsidRPr="00205770">
        <w:t xml:space="preserve">” Transportation Research A: Policy and Practice, 180: </w:t>
      </w:r>
      <w:hyperlink r:id="rId52" w:history="1">
        <w:r w:rsidRPr="00205770">
          <w:rPr>
            <w:rStyle w:val="Hyperlink"/>
          </w:rPr>
          <w:t>https://doi.org/10.1016/j.tra.2024.103982</w:t>
        </w:r>
      </w:hyperlink>
      <w:r w:rsidRPr="00205770">
        <w:t>.</w:t>
      </w:r>
    </w:p>
    <w:p w14:paraId="0F963C32" w14:textId="13A4478C" w:rsidR="009E2CFE" w:rsidRPr="00C741AA" w:rsidRDefault="009E2CFE" w:rsidP="009E2CFE">
      <w:pPr>
        <w:pStyle w:val="ListParagraph"/>
        <w:numPr>
          <w:ilvl w:val="0"/>
          <w:numId w:val="2"/>
        </w:numPr>
      </w:pPr>
      <w:r w:rsidRPr="00C741AA">
        <w:t>Greene, D.L. and B.P. Leard, 2024b. “MA3T Used Vehicle Model Documentation</w:t>
      </w:r>
      <w:r w:rsidR="00463BCE">
        <w:t>,</w:t>
      </w:r>
      <w:r w:rsidRPr="00C741AA">
        <w:t>” unpublished manuscript of March 27, 2024, available from the authors. Baker School of Public Policy and Public Affairs, University of Tennessee, Knoxville, TN.</w:t>
      </w:r>
    </w:p>
    <w:p w14:paraId="1CBC124F" w14:textId="20599177" w:rsidR="00A501E2" w:rsidRPr="00C741AA" w:rsidRDefault="009E2CFE" w:rsidP="009E2CFE">
      <w:pPr>
        <w:pStyle w:val="ListParagraph"/>
        <w:numPr>
          <w:ilvl w:val="0"/>
          <w:numId w:val="2"/>
        </w:numPr>
        <w:rPr>
          <w:bCs/>
        </w:rPr>
      </w:pPr>
      <w:r w:rsidRPr="00C741AA">
        <w:lastRenderedPageBreak/>
        <w:t>Greene, D.L. and B.P. Leard, 2024c. “</w:t>
      </w:r>
      <w:r w:rsidRPr="00C741AA">
        <w:rPr>
          <w:bCs/>
        </w:rPr>
        <w:t>Enhancements to the ORNL MA3T Used Vehicle Model to Enable Analysis of Taxes, Subsidies and Other Policies Directed at Used Vehicles</w:t>
      </w:r>
      <w:r w:rsidR="00463BCE">
        <w:rPr>
          <w:bCs/>
        </w:rPr>
        <w:t>,</w:t>
      </w:r>
      <w:r w:rsidRPr="00C741AA">
        <w:rPr>
          <w:bCs/>
        </w:rPr>
        <w:t>” Unpublished project report, available from the authors, Baker School of Public Policy and Public Affairs, University of Tennessee, Knoxville, TN.</w:t>
      </w:r>
    </w:p>
    <w:p w14:paraId="3F92BD89" w14:textId="0DA167C6"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t>
      </w:r>
      <w:proofErr w:type="gramStart"/>
      <w:r w:rsidRPr="008C7538">
        <w:rPr>
          <w:bCs/>
        </w:rPr>
        <w:t>worth?</w:t>
      </w:r>
      <w:r w:rsidR="00463BCE">
        <w:rPr>
          <w:bCs/>
        </w:rPr>
        <w:t>,</w:t>
      </w:r>
      <w:proofErr w:type="gramEnd"/>
      <w:r w:rsidRPr="008C7538">
        <w:rPr>
          <w:bCs/>
        </w:rPr>
        <w:t xml:space="preserve">” Transportation Research D, vol. 78: 102182, </w:t>
      </w:r>
      <w:hyperlink r:id="rId53" w:history="1">
        <w:r w:rsidRPr="008C7538">
          <w:rPr>
            <w:rStyle w:val="Hyperlink"/>
            <w:bCs/>
          </w:rPr>
          <w:t>https://doi.org/10.1016/j.trd.2019.11.011</w:t>
        </w:r>
      </w:hyperlink>
      <w:r w:rsidRPr="008C7538">
        <w:rPr>
          <w:bCs/>
        </w:rPr>
        <w:t>.</w:t>
      </w:r>
    </w:p>
    <w:p w14:paraId="546F30B2" w14:textId="34648031"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Sales</w:t>
      </w:r>
      <w:r w:rsidR="00463BCE">
        <w:rPr>
          <w:color w:val="404040"/>
        </w:rPr>
        <w:t>,</w:t>
      </w:r>
      <w:r w:rsidRPr="00205770">
        <w:rPr>
          <w:color w:val="404040"/>
        </w:rPr>
        <w:t xml:space="preserve">”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0416C983" w:rsidR="00951404" w:rsidRPr="00C741AA" w:rsidRDefault="00951404" w:rsidP="009E2CFE">
      <w:pPr>
        <w:pStyle w:val="ListParagraph"/>
        <w:numPr>
          <w:ilvl w:val="0"/>
          <w:numId w:val="2"/>
        </w:numPr>
        <w:rPr>
          <w:bCs/>
        </w:rPr>
      </w:pPr>
      <w:r w:rsidRPr="00C741AA">
        <w:rPr>
          <w:bCs/>
        </w:rPr>
        <w:t>Hawley, R.E., 2024. “Car depreciation: What it is and how it works</w:t>
      </w:r>
      <w:r w:rsidR="00463BCE">
        <w:rPr>
          <w:bCs/>
        </w:rPr>
        <w:t>,</w:t>
      </w:r>
      <w:r w:rsidRPr="00C741AA">
        <w:rPr>
          <w:bCs/>
        </w:rPr>
        <w:t xml:space="preserve">” Bankrate. </w:t>
      </w:r>
      <w:hyperlink r:id="rId54" w:history="1">
        <w:r w:rsidRPr="00C741AA">
          <w:rPr>
            <w:rStyle w:val="Hyperlink"/>
            <w:bCs/>
          </w:rPr>
          <w:t>https://www.bankrate.com/insurance/car/understanding-car-depreciation/</w:t>
        </w:r>
      </w:hyperlink>
      <w:r w:rsidRPr="00C741AA">
        <w:rPr>
          <w:bCs/>
        </w:rPr>
        <w:t>.</w:t>
      </w:r>
    </w:p>
    <w:p w14:paraId="12B25CF4" w14:textId="6460997E" w:rsidR="00974442" w:rsidRPr="00205770" w:rsidRDefault="00974442" w:rsidP="009E2CFE">
      <w:pPr>
        <w:pStyle w:val="ListParagraph"/>
        <w:numPr>
          <w:ilvl w:val="0"/>
          <w:numId w:val="2"/>
        </w:numPr>
        <w:rPr>
          <w:bCs/>
        </w:rPr>
      </w:pPr>
      <w:r w:rsidRPr="00205770">
        <w:rPr>
          <w:bCs/>
        </w:rPr>
        <w:t>Jacobsen, M., R. Beach, C. Cowell, and J. Fletcher, 2021. “The Effects of New-Vehicle Price Changes on New- and Used-Vehicle Markets and Scrappage</w:t>
      </w:r>
      <w:r w:rsidR="00463BCE">
        <w:rPr>
          <w:bCs/>
        </w:rPr>
        <w:t>,</w:t>
      </w:r>
      <w:r w:rsidRPr="00205770">
        <w:rPr>
          <w:bCs/>
        </w:rPr>
        <w:t xml:space="preserve">” EPA-420-R-21-019, U.S. Environmental Protection Agency, Office of Transportation and Air Quality, </w:t>
      </w:r>
      <w:proofErr w:type="gramStart"/>
      <w:r w:rsidRPr="00205770">
        <w:rPr>
          <w:bCs/>
        </w:rPr>
        <w:t>https://cfpub.epa.gov/si/si_public_record_Report.cfm?dirEntryId=352754&amp;Lab=OTAQ .</w:t>
      </w:r>
      <w:proofErr w:type="gramEnd"/>
    </w:p>
    <w:p w14:paraId="100D15E5" w14:textId="09A69CCB" w:rsidR="00F6404E" w:rsidRPr="006A33D4" w:rsidRDefault="00F6404E" w:rsidP="00F6404E">
      <w:pPr>
        <w:pStyle w:val="ListParagraph"/>
        <w:numPr>
          <w:ilvl w:val="0"/>
          <w:numId w:val="2"/>
        </w:numPr>
        <w:rPr>
          <w:bCs/>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w:t>
      </w:r>
      <w:r w:rsidR="00127B19">
        <w:rPr>
          <w:color w:val="404040"/>
        </w:rPr>
        <w:t>e</w:t>
      </w:r>
      <w:r w:rsidRPr="00205770">
        <w:rPr>
          <w:color w:val="404040"/>
        </w:rPr>
        <w:t>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Policy</w:t>
      </w:r>
      <w:r w:rsidR="00463BCE">
        <w:rPr>
          <w:color w:val="404040"/>
        </w:rPr>
        <w:t>,</w:t>
      </w:r>
      <w:r w:rsidRPr="00205770">
        <w:rPr>
          <w:color w:val="404040"/>
        </w:rPr>
        <w:t xml:space="preserve">” </w:t>
      </w:r>
      <w:r w:rsidRPr="00205770">
        <w:rPr>
          <w:i/>
          <w:color w:val="404040"/>
        </w:rPr>
        <w:t>American Economic Review</w:t>
      </w:r>
      <w:r w:rsidRPr="00205770">
        <w:rPr>
          <w:color w:val="404040"/>
        </w:rPr>
        <w:t>, 105(3): 1312-1338.</w:t>
      </w:r>
    </w:p>
    <w:p w14:paraId="0F881787" w14:textId="77777777" w:rsidR="00570AD9" w:rsidRPr="00A70B56" w:rsidRDefault="00570AD9" w:rsidP="00570AD9">
      <w:pPr>
        <w:pStyle w:val="ListParagraph"/>
        <w:numPr>
          <w:ilvl w:val="0"/>
          <w:numId w:val="2"/>
        </w:numPr>
      </w:pPr>
      <w:r w:rsidRPr="00570AD9">
        <w:rPr>
          <w:bCs/>
        </w:rPr>
        <w:t>Junk Car Reaper, 2024. “</w:t>
      </w:r>
      <w:r w:rsidRPr="00A70B56">
        <w:t>Average Vehicle Lifespan in the USA: A State-by-State Analysis</w:t>
      </w:r>
      <w:r>
        <w:t xml:space="preserve">”, internet article accessed at </w:t>
      </w:r>
      <w:hyperlink r:id="rId55" w:history="1">
        <w:r w:rsidRPr="00A25088">
          <w:rPr>
            <w:rStyle w:val="Hyperlink"/>
          </w:rPr>
          <w:t>https://www.junkcarreaper.com/guides/vehicle-lifespans/</w:t>
        </w:r>
      </w:hyperlink>
      <w:r>
        <w:t xml:space="preserve"> on 6/11/2025.</w:t>
      </w:r>
    </w:p>
    <w:p w14:paraId="7278D992" w14:textId="793D4B00" w:rsidR="00936574" w:rsidRDefault="007234E4" w:rsidP="00936574">
      <w:pPr>
        <w:pStyle w:val="ListParagraph"/>
        <w:numPr>
          <w:ilvl w:val="0"/>
          <w:numId w:val="2"/>
        </w:numPr>
        <w:rPr>
          <w:bCs/>
        </w:rPr>
      </w:pPr>
      <w:r w:rsidRPr="00C741AA">
        <w:rPr>
          <w:bCs/>
        </w:rPr>
        <w:t>Leard, B. and D. Greene, 2023. “Coordinating the Electric Vehicle Transition and Electricity Grid Decarbonization in the U.S. is Not Essential to Achieving Substantial Long-Term Carbon Dioxide Emissions Reductions</w:t>
      </w:r>
      <w:r w:rsidR="00463BCE">
        <w:rPr>
          <w:bCs/>
        </w:rPr>
        <w:t>,</w:t>
      </w:r>
      <w:r w:rsidRPr="00C741AA">
        <w:rPr>
          <w:bCs/>
        </w:rPr>
        <w:t xml:space="preserve">” Environmental Research Letters, 18(7), 074035. </w:t>
      </w:r>
      <w:hyperlink r:id="rId56" w:history="1">
        <w:r w:rsidRPr="00C741AA">
          <w:rPr>
            <w:rStyle w:val="Hyperlink"/>
            <w:bCs/>
          </w:rPr>
          <w:t>https://iopscience.iop.org/article/10.1088/1748-9326/acdd85</w:t>
        </w:r>
      </w:hyperlink>
      <w:r>
        <w:rPr>
          <w:bCs/>
        </w:rPr>
        <w:t>.</w:t>
      </w:r>
    </w:p>
    <w:p w14:paraId="0A1A81B8" w14:textId="3F7349D8" w:rsidR="00BB3A8E" w:rsidRDefault="00BB3A8E" w:rsidP="00936574">
      <w:pPr>
        <w:pStyle w:val="ListParagraph"/>
        <w:numPr>
          <w:ilvl w:val="0"/>
          <w:numId w:val="2"/>
        </w:numPr>
        <w:rPr>
          <w:bCs/>
        </w:rPr>
      </w:pPr>
      <w:r>
        <w:rPr>
          <w:bCs/>
        </w:rPr>
        <w:t>Lin, Z., D. Greene and J. Ward, 2025. User Guide of the ORNL MA3T Model (V20130729). Available at teem.ornl.gov/ma3t.shtml.</w:t>
      </w:r>
    </w:p>
    <w:p w14:paraId="7961F0EC" w14:textId="12E916FC" w:rsidR="007025B9" w:rsidRPr="007025B9" w:rsidRDefault="007025B9" w:rsidP="007025B9">
      <w:pPr>
        <w:pStyle w:val="ListParagraph"/>
        <w:numPr>
          <w:ilvl w:val="0"/>
          <w:numId w:val="2"/>
        </w:numPr>
        <w:rPr>
          <w:bCs/>
        </w:rPr>
      </w:pPr>
      <w:r w:rsidRPr="007025B9">
        <w:rPr>
          <w:bCs/>
        </w:rPr>
        <w:t xml:space="preserve">Newman, S., K. Schulte, M. </w:t>
      </w:r>
      <w:proofErr w:type="spellStart"/>
      <w:r w:rsidRPr="007025B9">
        <w:rPr>
          <w:bCs/>
        </w:rPr>
        <w:t>Morellini</w:t>
      </w:r>
      <w:proofErr w:type="spellEnd"/>
      <w:r w:rsidRPr="007025B9">
        <w:rPr>
          <w:bCs/>
        </w:rPr>
        <w:t>, C. Rah</w:t>
      </w:r>
      <w:r w:rsidRPr="006A33D4">
        <w:rPr>
          <w:bCs/>
        </w:rPr>
        <w:t>al and</w:t>
      </w:r>
      <w:r>
        <w:rPr>
          <w:bCs/>
        </w:rPr>
        <w:t xml:space="preserve"> D. Leasure, 2024. “</w:t>
      </w:r>
      <w:r w:rsidRPr="007025B9">
        <w:rPr>
          <w:bCs/>
        </w:rPr>
        <w:t>Offshoring emissions through used vehicle exports</w:t>
      </w:r>
      <w:r>
        <w:rPr>
          <w:bCs/>
        </w:rPr>
        <w:t>”.</w:t>
      </w:r>
      <w:r w:rsidRPr="007025B9">
        <w:rPr>
          <w:bCs/>
        </w:rPr>
        <w:t xml:space="preserve"> </w:t>
      </w:r>
      <w:r w:rsidRPr="006A33D4">
        <w:rPr>
          <w:bCs/>
          <w:i/>
          <w:iCs/>
        </w:rPr>
        <w:t>nature climate change</w:t>
      </w:r>
      <w:r w:rsidRPr="007025B9">
        <w:rPr>
          <w:bCs/>
        </w:rPr>
        <w:t>, 14:238-241.  https://doi.org/10.1038/s41558-024-01943-1</w:t>
      </w:r>
    </w:p>
    <w:p w14:paraId="71420ECB" w14:textId="2373DACB" w:rsidR="003B47A1" w:rsidRDefault="003B47A1" w:rsidP="00936574">
      <w:pPr>
        <w:pStyle w:val="ListParagraph"/>
        <w:numPr>
          <w:ilvl w:val="0"/>
          <w:numId w:val="2"/>
        </w:numPr>
        <w:rPr>
          <w:bCs/>
        </w:rPr>
      </w:pPr>
      <w:proofErr w:type="spellStart"/>
      <w:r>
        <w:rPr>
          <w:bCs/>
        </w:rPr>
        <w:t>Nieuwenhusi</w:t>
      </w:r>
      <w:proofErr w:type="spellEnd"/>
      <w:r>
        <w:rPr>
          <w:bCs/>
        </w:rPr>
        <w:t xml:space="preserve">, P., A. Beresford and P. Choi, 2007. “Shipping Air? Tracking and Forecasting the Global Shipments of New and Used Cars”. </w:t>
      </w:r>
      <w:proofErr w:type="gramStart"/>
      <w:r>
        <w:rPr>
          <w:bCs/>
        </w:rPr>
        <w:t>IV(</w:t>
      </w:r>
      <w:proofErr w:type="gramEnd"/>
      <w:r>
        <w:rPr>
          <w:bCs/>
        </w:rPr>
        <w:t>3): 17-36. ISSN: 1697-4840.</w:t>
      </w:r>
    </w:p>
    <w:p w14:paraId="6F58285A" w14:textId="57D9D483" w:rsidR="00DC51BF" w:rsidRPr="00DC51BF" w:rsidRDefault="00DC51BF" w:rsidP="00936574">
      <w:pPr>
        <w:pStyle w:val="ListParagraph"/>
        <w:numPr>
          <w:ilvl w:val="0"/>
          <w:numId w:val="2"/>
        </w:numPr>
        <w:rPr>
          <w:bCs/>
        </w:rPr>
      </w:pPr>
      <w:r>
        <w:rPr>
          <w:bCs/>
        </w:rPr>
        <w:t>Olgu</w:t>
      </w:r>
      <w:r>
        <w:rPr>
          <w:rFonts w:cstheme="minorHAnsi"/>
          <w:bCs/>
        </w:rPr>
        <w:t>í</w:t>
      </w:r>
      <w:r>
        <w:rPr>
          <w:bCs/>
        </w:rPr>
        <w:t xml:space="preserve">n, F., G. Iskakov and A. Kendall, 2023. </w:t>
      </w:r>
      <w:r w:rsidRPr="00DC51BF">
        <w:rPr>
          <w:bCs/>
        </w:rPr>
        <w:t>“U</w:t>
      </w:r>
      <w:r>
        <w:rPr>
          <w:bCs/>
        </w:rPr>
        <w:t>S</w:t>
      </w:r>
      <w:r w:rsidRPr="00DC51BF">
        <w:rPr>
          <w:bCs/>
        </w:rPr>
        <w:t>-Mexico second-hand e</w:t>
      </w:r>
      <w:r w:rsidRPr="006A33D4">
        <w:rPr>
          <w:bCs/>
        </w:rPr>
        <w:t>lectric vehicle trade: Batt</w:t>
      </w:r>
      <w:r>
        <w:rPr>
          <w:bCs/>
        </w:rPr>
        <w:t xml:space="preserve">ery circularity and end-of-life policy implications”, Transportation Research D: Transport and Environment, 125. </w:t>
      </w:r>
      <w:hyperlink r:id="rId57" w:history="1">
        <w:r w:rsidRPr="005D3412">
          <w:rPr>
            <w:rStyle w:val="Hyperlink"/>
            <w:bCs/>
          </w:rPr>
          <w:t>https://doi.org/10.1016/j.trd.2023.103934</w:t>
        </w:r>
      </w:hyperlink>
      <w:r>
        <w:rPr>
          <w:bCs/>
        </w:rPr>
        <w:t>.</w:t>
      </w:r>
    </w:p>
    <w:p w14:paraId="54734A54" w14:textId="5ABA8B57" w:rsidR="00977EEF" w:rsidRPr="006A33D4" w:rsidRDefault="00977EEF" w:rsidP="00977EEF">
      <w:pPr>
        <w:pStyle w:val="ListParagraph"/>
        <w:widowControl w:val="0"/>
        <w:numPr>
          <w:ilvl w:val="0"/>
          <w:numId w:val="2"/>
        </w:numPr>
        <w:tabs>
          <w:tab w:val="left" w:pos="861"/>
        </w:tabs>
        <w:autoSpaceDE w:val="0"/>
        <w:autoSpaceDN w:val="0"/>
        <w:spacing w:after="0" w:line="256" w:lineRule="auto"/>
        <w:ind w:right="408"/>
        <w:contextualSpacing w:val="0"/>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Automobiles</w:t>
      </w:r>
      <w:r w:rsidR="00463BCE">
        <w:rPr>
          <w:color w:val="404040"/>
        </w:rPr>
        <w:t>,</w:t>
      </w:r>
      <w:r w:rsidRPr="00205770">
        <w:rPr>
          <w:color w:val="404040"/>
        </w:rPr>
        <w:t xml:space="preserve">” </w:t>
      </w:r>
      <w:proofErr w:type="spellStart"/>
      <w:r w:rsidRPr="00205770">
        <w:rPr>
          <w:i/>
          <w:color w:val="404040"/>
        </w:rPr>
        <w:t>Econometrica</w:t>
      </w:r>
      <w:proofErr w:type="spellEnd"/>
      <w:r w:rsidRPr="00205770">
        <w:rPr>
          <w:color w:val="404040"/>
        </w:rPr>
        <w:t>, 45(5), 1099-1115.</w:t>
      </w:r>
      <w:r w:rsidR="00DC51BF">
        <w:rPr>
          <w:color w:val="404040"/>
        </w:rPr>
        <w:t xml:space="preserve"> </w:t>
      </w:r>
      <w:hyperlink r:id="rId58" w:history="1">
        <w:r w:rsidR="00DC51BF" w:rsidRPr="005D3412">
          <w:rPr>
            <w:rStyle w:val="Hyperlink"/>
          </w:rPr>
          <w:t>https://www.jstor.org/stable/1914061</w:t>
        </w:r>
      </w:hyperlink>
      <w:r w:rsidR="00DC51BF">
        <w:rPr>
          <w:color w:val="404040"/>
        </w:rPr>
        <w:t>.</w:t>
      </w:r>
    </w:p>
    <w:p w14:paraId="294B1832" w14:textId="457909BF" w:rsidR="00DC51BF" w:rsidRPr="00DC51BF" w:rsidRDefault="00DC51BF" w:rsidP="00E85C99">
      <w:pPr>
        <w:pStyle w:val="ListParagraph"/>
        <w:widowControl w:val="0"/>
        <w:numPr>
          <w:ilvl w:val="0"/>
          <w:numId w:val="2"/>
        </w:numPr>
        <w:tabs>
          <w:tab w:val="left" w:pos="861"/>
        </w:tabs>
        <w:autoSpaceDE w:val="0"/>
        <w:autoSpaceDN w:val="0"/>
        <w:spacing w:after="0" w:line="256" w:lineRule="auto"/>
        <w:ind w:right="408"/>
      </w:pPr>
      <w:r w:rsidRPr="00DC51BF">
        <w:rPr>
          <w:color w:val="404040"/>
        </w:rPr>
        <w:t>Shi, Y.</w:t>
      </w:r>
      <w:r w:rsidRPr="00DC51BF">
        <w:t xml:space="preserve">, T. </w:t>
      </w:r>
      <w:proofErr w:type="spellStart"/>
      <w:r w:rsidRPr="00DC51BF">
        <w:t>Arthanari</w:t>
      </w:r>
      <w:proofErr w:type="spellEnd"/>
      <w:r w:rsidRPr="00DC51BF">
        <w:t>, V. Ve</w:t>
      </w:r>
      <w:r w:rsidRPr="006A33D4">
        <w:t>nkatesh</w:t>
      </w:r>
      <w:r>
        <w:t>, S. Islam and V. Mani, 2022. “Used</w:t>
      </w:r>
      <w:r w:rsidR="00D23D31">
        <w:t xml:space="preserve"> </w:t>
      </w:r>
      <w:r>
        <w:t xml:space="preserve">vehicle global supply chains: perspectives on a direct-import model”. Supply Chain Management: An International Journal. 27(3): 333–347. </w:t>
      </w:r>
      <w:hyperlink r:id="rId59" w:history="1">
        <w:r w:rsidRPr="005D3412">
          <w:rPr>
            <w:rStyle w:val="Hyperlink"/>
          </w:rPr>
          <w:t>https://doi.org/10.1108/SCM-06-2020-0238</w:t>
        </w:r>
      </w:hyperlink>
      <w:r>
        <w:t>.</w:t>
      </w:r>
    </w:p>
    <w:p w14:paraId="22E30611" w14:textId="0D7DC552" w:rsidR="00F710A6" w:rsidRPr="00F710A6" w:rsidRDefault="00F710A6" w:rsidP="00936574">
      <w:pPr>
        <w:pStyle w:val="ListParagraph"/>
        <w:numPr>
          <w:ilvl w:val="0"/>
          <w:numId w:val="2"/>
        </w:numPr>
        <w:rPr>
          <w:bCs/>
        </w:rPr>
      </w:pPr>
      <w:r w:rsidRPr="00F42AB1">
        <w:rPr>
          <w:bCs/>
        </w:rPr>
        <w:t xml:space="preserve">Stata Corp., 2025. </w:t>
      </w:r>
      <w:r w:rsidRPr="00F710A6">
        <w:rPr>
          <w:bCs/>
          <w:i/>
          <w:iCs/>
        </w:rPr>
        <w:t>Stata 19 Lasso Refe</w:t>
      </w:r>
      <w:r w:rsidRPr="006A33D4">
        <w:rPr>
          <w:bCs/>
          <w:i/>
          <w:iCs/>
        </w:rPr>
        <w:t>rence Manual</w:t>
      </w:r>
      <w:r w:rsidRPr="006A33D4">
        <w:rPr>
          <w:bCs/>
        </w:rPr>
        <w:t>, College</w:t>
      </w:r>
      <w:r>
        <w:rPr>
          <w:bCs/>
        </w:rPr>
        <w:t xml:space="preserve"> Station Texas, Stata Press.</w:t>
      </w:r>
    </w:p>
    <w:p w14:paraId="006E74AC" w14:textId="751ADED2" w:rsidR="00FD7348" w:rsidRDefault="00FD7348" w:rsidP="00936574">
      <w:pPr>
        <w:pStyle w:val="ListParagraph"/>
        <w:numPr>
          <w:ilvl w:val="0"/>
          <w:numId w:val="2"/>
        </w:numPr>
        <w:rPr>
          <w:bCs/>
        </w:rPr>
      </w:pPr>
      <w:proofErr w:type="spellStart"/>
      <w:r>
        <w:rPr>
          <w:bCs/>
        </w:rPr>
        <w:t>Tibshirani</w:t>
      </w:r>
      <w:proofErr w:type="spellEnd"/>
      <w:r>
        <w:rPr>
          <w:bCs/>
        </w:rPr>
        <w:t>, R., 1996. “</w:t>
      </w:r>
      <w:r w:rsidRPr="00FD7348">
        <w:rPr>
          <w:bCs/>
        </w:rPr>
        <w:t>Regression Shrinkage and Selection Via the Lasso</w:t>
      </w:r>
      <w:r w:rsidRPr="006A33D4">
        <w:rPr>
          <w:bCs/>
          <w:i/>
          <w:iCs/>
        </w:rPr>
        <w:t>”, Journal of the Royal Statistical Society</w:t>
      </w:r>
      <w:r w:rsidRPr="00FD7348">
        <w:rPr>
          <w:bCs/>
        </w:rPr>
        <w:t>: Series B (Methodological), 58</w:t>
      </w:r>
      <w:r>
        <w:rPr>
          <w:bCs/>
        </w:rPr>
        <w:t>(</w:t>
      </w:r>
      <w:r w:rsidRPr="00FD7348">
        <w:rPr>
          <w:bCs/>
        </w:rPr>
        <w:t>1</w:t>
      </w:r>
      <w:r>
        <w:rPr>
          <w:bCs/>
        </w:rPr>
        <w:t>):</w:t>
      </w:r>
      <w:r w:rsidRPr="00FD7348">
        <w:rPr>
          <w:bCs/>
        </w:rPr>
        <w:t>267–288, https://doi.org/10.1111/j.2517-6161.1996.tb02080.x</w:t>
      </w:r>
    </w:p>
    <w:p w14:paraId="2D84DF47" w14:textId="6744FE4C" w:rsidR="003204AE" w:rsidRPr="00205770" w:rsidRDefault="003204AE" w:rsidP="00936574">
      <w:pPr>
        <w:pStyle w:val="ListParagraph"/>
        <w:numPr>
          <w:ilvl w:val="0"/>
          <w:numId w:val="2"/>
        </w:numPr>
        <w:rPr>
          <w:bCs/>
        </w:rPr>
      </w:pPr>
      <w:r w:rsidRPr="00205770">
        <w:rPr>
          <w:bCs/>
        </w:rPr>
        <w:lastRenderedPageBreak/>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60" w:history="1">
        <w:r w:rsidR="00936574" w:rsidRPr="00205770">
          <w:rPr>
            <w:rStyle w:val="Hyperlink"/>
            <w:rFonts w:ascii="Arial" w:eastAsia="Times New Roman" w:hAnsi="Arial" w:cs="Arial"/>
            <w:sz w:val="20"/>
            <w:szCs w:val="20"/>
          </w:rPr>
          <w:t>https://www.census.gov/data/tables/time-series/demo/geographic-mobility/state-to-state-migration.html</w:t>
        </w:r>
      </w:hyperlink>
      <w:r w:rsidR="00936574" w:rsidRPr="00205770">
        <w:rPr>
          <w:rFonts w:ascii="Arial" w:eastAsia="Times New Roman" w:hAnsi="Arial" w:cs="Arial"/>
          <w:b/>
          <w:bCs/>
          <w:sz w:val="20"/>
          <w:szCs w:val="20"/>
        </w:rPr>
        <w:t>.</w:t>
      </w:r>
    </w:p>
    <w:p w14:paraId="2F097BEC" w14:textId="5CDC9AC0" w:rsidR="003C3A55" w:rsidRPr="00205770" w:rsidRDefault="003C3A55" w:rsidP="00936574">
      <w:pPr>
        <w:pStyle w:val="ListParagraph"/>
        <w:numPr>
          <w:ilvl w:val="0"/>
          <w:numId w:val="2"/>
        </w:numPr>
        <w:rPr>
          <w:bCs/>
        </w:rPr>
      </w:pPr>
      <w:r w:rsidRPr="00205770">
        <w:rPr>
          <w:bCs/>
        </w:rPr>
        <w:t>U.S. Census Bureau, 2024b. “State Population Totals and Components of Change: 2020-2023</w:t>
      </w:r>
      <w:r w:rsidR="003449F9">
        <w:rPr>
          <w:bCs/>
        </w:rPr>
        <w:t>,</w:t>
      </w:r>
      <w:r w:rsidRPr="00205770">
        <w:rPr>
          <w:bCs/>
        </w:rPr>
        <w:t>”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w:t>
      </w:r>
      <w:r w:rsidR="003449F9">
        <w:rPr>
          <w:bCs/>
        </w:rPr>
        <w:t>.</w:t>
      </w:r>
      <w:r w:rsidRPr="00205770">
        <w:rPr>
          <w:bCs/>
        </w:rPr>
        <w:t xml:space="preserve">” </w:t>
      </w:r>
      <w:hyperlink r:id="rId61" w:history="1">
        <w:r w:rsidRPr="00205770">
          <w:rPr>
            <w:rStyle w:val="Hyperlink"/>
            <w:bCs/>
          </w:rPr>
          <w:t>https://www.census.gov/data/tables/time-series/demo/popest/2020s-state-total.html</w:t>
        </w:r>
      </w:hyperlink>
      <w:r w:rsidRPr="00205770">
        <w:rPr>
          <w:bCs/>
        </w:rPr>
        <w:t>.</w:t>
      </w:r>
    </w:p>
    <w:p w14:paraId="1E9A17FE" w14:textId="16299C3B" w:rsidR="00F27A99" w:rsidRDefault="00F27A99" w:rsidP="00936574">
      <w:pPr>
        <w:pStyle w:val="ListParagraph"/>
        <w:numPr>
          <w:ilvl w:val="0"/>
          <w:numId w:val="2"/>
        </w:numPr>
        <w:rPr>
          <w:bCs/>
        </w:rPr>
      </w:pPr>
      <w:r w:rsidRPr="00205770">
        <w:rPr>
          <w:bCs/>
        </w:rPr>
        <w:t>U.S. Census Bureau, 2024c. “Historical Population Change Data (1910-2020</w:t>
      </w:r>
      <w:r w:rsidR="00515665">
        <w:rPr>
          <w:bCs/>
        </w:rPr>
        <w:t>)</w:t>
      </w:r>
      <w:r w:rsidR="003449F9">
        <w:rPr>
          <w:bCs/>
        </w:rPr>
        <w:t>.</w:t>
      </w:r>
      <w:r w:rsidRPr="00205770">
        <w:rPr>
          <w:bCs/>
        </w:rPr>
        <w:t xml:space="preserve">” </w:t>
      </w:r>
      <w:hyperlink r:id="rId62" w:history="1">
        <w:r w:rsidR="00733BA6" w:rsidRPr="00205770">
          <w:rPr>
            <w:rStyle w:val="Hyperlink"/>
            <w:bCs/>
          </w:rPr>
          <w:t>https://www.census.gov/data/tables/time-series/dec/popchange-data-text.html</w:t>
        </w:r>
      </w:hyperlink>
      <w:r w:rsidR="00733BA6" w:rsidRPr="00205770">
        <w:rPr>
          <w:bCs/>
        </w:rPr>
        <w:t>.</w:t>
      </w:r>
    </w:p>
    <w:p w14:paraId="12E9E9D2" w14:textId="17A8707F" w:rsidR="00B931FA" w:rsidRPr="00205770" w:rsidRDefault="00B931FA" w:rsidP="00936574">
      <w:pPr>
        <w:pStyle w:val="ListParagraph"/>
        <w:numPr>
          <w:ilvl w:val="0"/>
          <w:numId w:val="2"/>
        </w:numPr>
        <w:rPr>
          <w:bCs/>
        </w:rPr>
      </w:pPr>
      <w:r w:rsidRPr="00B931FA">
        <w:rPr>
          <w:bCs/>
        </w:rPr>
        <w:t>U.S. Census Bureau,</w:t>
      </w:r>
      <w:r>
        <w:rPr>
          <w:bCs/>
        </w:rPr>
        <w:t xml:space="preserve"> 2024d.</w:t>
      </w:r>
      <w:r w:rsidRPr="00B931FA">
        <w:rPr>
          <w:bCs/>
        </w:rPr>
        <w:t xml:space="preserve"> State Area Measurements and Internal Point Coordinates 2010, accessed at </w:t>
      </w:r>
      <w:hyperlink r:id="rId63" w:history="1">
        <w:r w:rsidRPr="00B931FA">
          <w:rPr>
            <w:rStyle w:val="Hyperlink"/>
            <w:bCs/>
          </w:rPr>
          <w:t>https://www.census.gov/geographies/reference-files/2010/geo/state-area.html</w:t>
        </w:r>
      </w:hyperlink>
      <w:r>
        <w:rPr>
          <w:bCs/>
        </w:rPr>
        <w:t xml:space="preserve"> .</w:t>
      </w:r>
    </w:p>
    <w:p w14:paraId="6E05869E" w14:textId="555B4D29" w:rsidR="00A66E9C" w:rsidRDefault="00A66E9C" w:rsidP="00936574">
      <w:pPr>
        <w:pStyle w:val="ListParagraph"/>
        <w:numPr>
          <w:ilvl w:val="0"/>
          <w:numId w:val="2"/>
        </w:numPr>
        <w:rPr>
          <w:bCs/>
        </w:rPr>
      </w:pPr>
      <w:r w:rsidRPr="00C741AA">
        <w:rPr>
          <w:bCs/>
        </w:rPr>
        <w:t>U.S. Bureau of Economic Analysis (BEA), 2024. Regional Data: GDP and Personal Income, “SASUMMARY State annual summary statistics: personal income, GDP, consumer spending, price indexes, and employment</w:t>
      </w:r>
      <w:r w:rsidR="00515665">
        <w:rPr>
          <w:bCs/>
        </w:rPr>
        <w:t>,</w:t>
      </w:r>
      <w:r w:rsidRPr="00C741AA">
        <w:rPr>
          <w:bCs/>
        </w:rPr>
        <w:t xml:space="preserve">” </w:t>
      </w:r>
      <w:hyperlink r:id="rId64"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r w:rsidRPr="00C741AA">
        <w:rPr>
          <w:bCs/>
        </w:rPr>
        <w:t>.</w:t>
      </w:r>
    </w:p>
    <w:p w14:paraId="5651F359" w14:textId="792494DA" w:rsidR="008865B1" w:rsidRPr="00C741AA" w:rsidRDefault="008865B1" w:rsidP="00936574">
      <w:pPr>
        <w:pStyle w:val="ListParagraph"/>
        <w:numPr>
          <w:ilvl w:val="0"/>
          <w:numId w:val="2"/>
        </w:numPr>
        <w:rPr>
          <w:bCs/>
        </w:rPr>
      </w:pPr>
      <w:r>
        <w:rPr>
          <w:bCs/>
        </w:rPr>
        <w:t xml:space="preserve">U.S. Department of Commerce, Bureau of the Census, Foreign Trade Division, TPIS Database USHS EXPORTS, Revised Statistics for 1989-2023, Unrevised Statistics for 2024. </w:t>
      </w:r>
      <w:hyperlink r:id="rId65" w:history="1">
        <w:r w:rsidRPr="003D237E">
          <w:rPr>
            <w:rStyle w:val="Hyperlink"/>
            <w:bCs/>
          </w:rPr>
          <w:t>https://trade.gov/data-visualization/used-vehicle-trade-data-visualization</w:t>
        </w:r>
      </w:hyperlink>
      <w:r>
        <w:rPr>
          <w:bCs/>
        </w:rPr>
        <w:t>.</w:t>
      </w:r>
    </w:p>
    <w:p w14:paraId="190F5000" w14:textId="2AAC13E9" w:rsidR="00EA26EA" w:rsidRDefault="00EA26EA" w:rsidP="00936574">
      <w:pPr>
        <w:pStyle w:val="ListParagraph"/>
        <w:numPr>
          <w:ilvl w:val="0"/>
          <w:numId w:val="2"/>
        </w:numPr>
        <w:rPr>
          <w:bCs/>
        </w:rPr>
      </w:pPr>
      <w:r w:rsidRPr="00C741AA">
        <w:rPr>
          <w:bCs/>
        </w:rPr>
        <w:t xml:space="preserve">U.S. Department of Transportation, Bureau of Transportation Statistics, National Transportation Statistics 2025. </w:t>
      </w:r>
      <w:hyperlink r:id="rId66" w:history="1">
        <w:r w:rsidRPr="00C741AA">
          <w:rPr>
            <w:rStyle w:val="Hyperlink"/>
            <w:bCs/>
          </w:rPr>
          <w:t>https://www.bts.gov/topics/national-transportation-statistics</w:t>
        </w:r>
      </w:hyperlink>
      <w:r w:rsidRPr="00C741AA">
        <w:rPr>
          <w:bCs/>
        </w:rPr>
        <w:t>, tables 1-11, 1-40 and 1-50</w:t>
      </w:r>
      <w:r w:rsidR="007025B9">
        <w:rPr>
          <w:bCs/>
        </w:rPr>
        <w:t>.</w:t>
      </w:r>
    </w:p>
    <w:p w14:paraId="43C0C69A" w14:textId="77777777" w:rsidR="004A7F9E" w:rsidRPr="00653FCC" w:rsidRDefault="004A7F9E" w:rsidP="004A7F9E">
      <w:pPr>
        <w:pStyle w:val="ListParagraph"/>
        <w:numPr>
          <w:ilvl w:val="0"/>
          <w:numId w:val="2"/>
        </w:numPr>
        <w:rPr>
          <w:bCs/>
          <w:lang w:val="fr-FR"/>
        </w:rPr>
      </w:pPr>
      <w:r w:rsidRPr="004A7F9E">
        <w:rPr>
          <w:bCs/>
        </w:rPr>
        <w:t xml:space="preserve">U.S. Energy Information Administration, 2022a. Transportation Sector Demand Module of the National Energy Modeling System: Model Documentation. </w:t>
      </w:r>
      <w:r w:rsidRPr="00653FCC">
        <w:rPr>
          <w:bCs/>
          <w:lang w:val="fr-FR"/>
        </w:rPr>
        <w:t xml:space="preserve">Page 80. </w:t>
      </w:r>
      <w:proofErr w:type="gramStart"/>
      <w:r w:rsidRPr="00653FCC">
        <w:rPr>
          <w:bCs/>
          <w:lang w:val="fr-FR"/>
        </w:rPr>
        <w:t>https://www.eia.gov/outlooks/aeo/nems/documentation/transportation/pdf/transportation-2022.pdf .</w:t>
      </w:r>
      <w:proofErr w:type="gramEnd"/>
    </w:p>
    <w:p w14:paraId="048297F0" w14:textId="558FE2FA" w:rsidR="004A7F9E" w:rsidRDefault="004A7F9E" w:rsidP="004A7F9E">
      <w:pPr>
        <w:pStyle w:val="ListParagraph"/>
        <w:numPr>
          <w:ilvl w:val="0"/>
          <w:numId w:val="2"/>
        </w:numPr>
        <w:rPr>
          <w:bCs/>
        </w:rPr>
      </w:pPr>
      <w:r w:rsidRPr="004A7F9E">
        <w:rPr>
          <w:bCs/>
        </w:rPr>
        <w:t xml:space="preserve">U.S. Energy Information Administration (EIA) 2022b. “Annual Energy Outlook 2023 Planned modeling and data updates in the transportation sector”, presentation slides of the AEO2023 Transportation Working Group, September 15, 2022. </w:t>
      </w:r>
      <w:proofErr w:type="gramStart"/>
      <w:r w:rsidRPr="004A7F9E">
        <w:rPr>
          <w:bCs/>
        </w:rPr>
        <w:t>https://www.eia.gov/outlooks/aeo/workinggroup/transportation/pdf/AEO2023-Presentation.pdf .</w:t>
      </w:r>
      <w:proofErr w:type="gramEnd"/>
    </w:p>
    <w:p w14:paraId="5104D2FE" w14:textId="1F18AE07" w:rsidR="007025B9" w:rsidRPr="007025B9" w:rsidRDefault="007025B9" w:rsidP="007025B9">
      <w:pPr>
        <w:pStyle w:val="ListParagraph"/>
        <w:numPr>
          <w:ilvl w:val="0"/>
          <w:numId w:val="2"/>
        </w:numPr>
        <w:rPr>
          <w:bCs/>
        </w:rPr>
      </w:pPr>
      <w:r w:rsidRPr="007025B9">
        <w:rPr>
          <w:bCs/>
        </w:rPr>
        <w:t>Velten, E., C. Brauer, a</w:t>
      </w:r>
      <w:r w:rsidRPr="006A33D4">
        <w:rPr>
          <w:bCs/>
        </w:rPr>
        <w:t>nd</w:t>
      </w:r>
      <w:r>
        <w:rPr>
          <w:bCs/>
        </w:rPr>
        <w:t xml:space="preserve"> J.-E. Thie, 2020. “</w:t>
      </w:r>
      <w:r w:rsidRPr="007025B9">
        <w:rPr>
          <w:bCs/>
        </w:rPr>
        <w:t>Used vehicle trade and fleet composition in Europe”.</w:t>
      </w:r>
      <w:r>
        <w:rPr>
          <w:bCs/>
        </w:rPr>
        <w:t xml:space="preserve"> </w:t>
      </w:r>
      <w:r w:rsidRPr="007025B9">
        <w:rPr>
          <w:bCs/>
        </w:rPr>
        <w:t>Final report of the project “Used vehicle trade and fleet composition in Europe” on behalf of the EEA. Ecologic Institute and Fraunhofer Institute for Systems and Innovation Research ISI: Berlin, Karlsruhe.</w:t>
      </w:r>
    </w:p>
    <w:p w14:paraId="087C679A" w14:textId="76437D67" w:rsidR="00977EEF" w:rsidRPr="008C7538"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Scrappage</w:t>
      </w:r>
      <w:r w:rsidR="00515665">
        <w:rPr>
          <w:color w:val="404040"/>
        </w:rPr>
        <w:t>,</w:t>
      </w:r>
      <w:r w:rsidRPr="008C7538">
        <w:rPr>
          <w:color w:val="404040"/>
        </w:rPr>
        <w:t xml:space="preserv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6FA49ECB" w14:textId="77777777" w:rsidR="00633792" w:rsidRDefault="00633792" w:rsidP="00633792"/>
    <w:p w14:paraId="196CCC8E" w14:textId="77777777" w:rsidR="00633792" w:rsidRDefault="00633792" w:rsidP="00633792"/>
    <w:p w14:paraId="02C7E36A" w14:textId="2FC4EA39" w:rsidR="002944A6" w:rsidRDefault="002944A6">
      <w:r>
        <w:br w:type="page"/>
      </w:r>
    </w:p>
    <w:p w14:paraId="305A6400" w14:textId="200682EF" w:rsidR="00244586" w:rsidRPr="002944A6" w:rsidRDefault="002944A6" w:rsidP="002944A6">
      <w:pPr>
        <w:jc w:val="center"/>
        <w:rPr>
          <w:b/>
          <w:bCs/>
          <w:sz w:val="24"/>
          <w:szCs w:val="24"/>
          <w:lang w:val="fr-FR"/>
        </w:rPr>
      </w:pPr>
      <w:r w:rsidRPr="002944A6">
        <w:rPr>
          <w:b/>
          <w:bCs/>
          <w:sz w:val="24"/>
          <w:szCs w:val="24"/>
          <w:lang w:val="fr-FR"/>
        </w:rPr>
        <w:lastRenderedPageBreak/>
        <w:t>Appendix</w:t>
      </w:r>
      <w:r w:rsidR="005E0EC5">
        <w:rPr>
          <w:b/>
          <w:bCs/>
          <w:sz w:val="24"/>
          <w:szCs w:val="24"/>
          <w:lang w:val="fr-FR"/>
        </w:rPr>
        <w:t xml:space="preserve"> A</w:t>
      </w:r>
      <w:r w:rsidRPr="002944A6">
        <w:rPr>
          <w:b/>
          <w:bCs/>
          <w:sz w:val="24"/>
          <w:szCs w:val="24"/>
          <w:lang w:val="fr-FR"/>
        </w:rPr>
        <w:t xml:space="preserve">. State </w:t>
      </w:r>
      <w:proofErr w:type="spellStart"/>
      <w:r w:rsidRPr="002944A6">
        <w:rPr>
          <w:b/>
          <w:bCs/>
          <w:sz w:val="24"/>
          <w:szCs w:val="24"/>
          <w:lang w:val="fr-FR"/>
        </w:rPr>
        <w:t>Vehicle</w:t>
      </w:r>
      <w:proofErr w:type="spellEnd"/>
      <w:r w:rsidR="0019563F">
        <w:rPr>
          <w:b/>
          <w:bCs/>
          <w:sz w:val="24"/>
          <w:szCs w:val="24"/>
          <w:lang w:val="fr-FR"/>
        </w:rPr>
        <w:t xml:space="preserve"> Net</w:t>
      </w:r>
      <w:r w:rsidRPr="002944A6">
        <w:rPr>
          <w:b/>
          <w:bCs/>
          <w:sz w:val="24"/>
          <w:szCs w:val="24"/>
          <w:lang w:val="fr-FR"/>
        </w:rPr>
        <w:t xml:space="preserve"> Survival Model Estimation </w:t>
      </w:r>
      <w:proofErr w:type="spellStart"/>
      <w:r w:rsidRPr="002944A6">
        <w:rPr>
          <w:b/>
          <w:bCs/>
          <w:sz w:val="24"/>
          <w:szCs w:val="24"/>
          <w:lang w:val="fr-FR"/>
        </w:rPr>
        <w:t>Results</w:t>
      </w:r>
      <w:proofErr w:type="spellEnd"/>
    </w:p>
    <w:p w14:paraId="27DD72CE" w14:textId="5502810E" w:rsidR="002944A6" w:rsidRPr="002944A6" w:rsidRDefault="002944A6" w:rsidP="00244586">
      <w:pPr>
        <w:rPr>
          <w:b/>
          <w:bCs/>
          <w:lang w:val="fr-FR"/>
        </w:rPr>
      </w:pPr>
      <w:r w:rsidRPr="002944A6">
        <w:rPr>
          <w:b/>
          <w:bCs/>
          <w:lang w:val="fr-FR"/>
        </w:rPr>
        <w:t>Passenger Cars</w:t>
      </w:r>
    </w:p>
    <w:p w14:paraId="496C08CA" w14:textId="741D98D5" w:rsidR="00244586" w:rsidRDefault="006A33D4" w:rsidP="00DE368B">
      <w:pPr>
        <w:jc w:val="center"/>
      </w:pPr>
      <w:commentRangeStart w:id="23"/>
      <w:r w:rsidRPr="006A33D4">
        <w:rPr>
          <w:noProof/>
        </w:rPr>
        <w:drawing>
          <wp:inline distT="0" distB="0" distL="0" distR="0" wp14:anchorId="2E7D14D2" wp14:editId="0FC2330F">
            <wp:extent cx="5124450" cy="4533900"/>
            <wp:effectExtent l="0" t="0" r="0" b="0"/>
            <wp:docPr id="844701468" name="Picture 1" descr="A screenshot of 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1468" name="Picture 1" descr="A screenshot of a table of numbers&#10;&#10;AI-generated content may be incorrect."/>
                    <pic:cNvPicPr/>
                  </pic:nvPicPr>
                  <pic:blipFill>
                    <a:blip r:embed="rId67"/>
                    <a:stretch>
                      <a:fillRect/>
                    </a:stretch>
                  </pic:blipFill>
                  <pic:spPr>
                    <a:xfrm>
                      <a:off x="0" y="0"/>
                      <a:ext cx="5124450" cy="4533900"/>
                    </a:xfrm>
                    <a:prstGeom prst="rect">
                      <a:avLst/>
                    </a:prstGeom>
                  </pic:spPr>
                </pic:pic>
              </a:graphicData>
            </a:graphic>
          </wp:inline>
        </w:drawing>
      </w:r>
      <w:commentRangeEnd w:id="23"/>
      <w:r w:rsidR="001A53D1">
        <w:rPr>
          <w:rStyle w:val="CommentReference"/>
        </w:rPr>
        <w:commentReference w:id="23"/>
      </w:r>
    </w:p>
    <w:p w14:paraId="439FA839" w14:textId="00DC6205" w:rsidR="003951DD" w:rsidRDefault="006A33D4" w:rsidP="00DE368B">
      <w:pPr>
        <w:jc w:val="center"/>
      </w:pPr>
      <w:r w:rsidRPr="006A33D4">
        <w:rPr>
          <w:noProof/>
        </w:rPr>
        <w:drawing>
          <wp:inline distT="0" distB="0" distL="0" distR="0" wp14:anchorId="21A90CD8" wp14:editId="0CE58C0B">
            <wp:extent cx="4933950" cy="2314575"/>
            <wp:effectExtent l="0" t="0" r="0" b="9525"/>
            <wp:docPr id="1007825420" name="Picture 1" descr="A table of numbers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25420" name="Picture 1" descr="A table of numbers with numbers on it&#10;&#10;AI-generated content may be incorrect."/>
                    <pic:cNvPicPr/>
                  </pic:nvPicPr>
                  <pic:blipFill>
                    <a:blip r:embed="rId68"/>
                    <a:stretch>
                      <a:fillRect/>
                    </a:stretch>
                  </pic:blipFill>
                  <pic:spPr>
                    <a:xfrm>
                      <a:off x="0" y="0"/>
                      <a:ext cx="4933950" cy="2314575"/>
                    </a:xfrm>
                    <a:prstGeom prst="rect">
                      <a:avLst/>
                    </a:prstGeom>
                  </pic:spPr>
                </pic:pic>
              </a:graphicData>
            </a:graphic>
          </wp:inline>
        </w:drawing>
      </w:r>
    </w:p>
    <w:p w14:paraId="1FF0C210" w14:textId="77777777" w:rsidR="006A33D4" w:rsidRDefault="006A33D4" w:rsidP="00DE368B">
      <w:pPr>
        <w:jc w:val="center"/>
      </w:pPr>
    </w:p>
    <w:p w14:paraId="3C91B38D" w14:textId="78B2945C" w:rsidR="003951DD" w:rsidRDefault="003951DD" w:rsidP="00244586"/>
    <w:p w14:paraId="2C364882" w14:textId="5B3BE931" w:rsidR="003951DD" w:rsidRDefault="006A33D4" w:rsidP="006A33D4">
      <w:pPr>
        <w:jc w:val="center"/>
      </w:pPr>
      <w:r w:rsidRPr="006A33D4">
        <w:rPr>
          <w:noProof/>
        </w:rPr>
        <w:lastRenderedPageBreak/>
        <w:drawing>
          <wp:inline distT="0" distB="0" distL="0" distR="0" wp14:anchorId="246DD525" wp14:editId="114BB336">
            <wp:extent cx="5029200" cy="5962650"/>
            <wp:effectExtent l="0" t="0" r="0" b="0"/>
            <wp:docPr id="730817699" name="Picture 1" descr="A table of numbers with the states of the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7699" name="Picture 1" descr="A table of numbers with the states of the state&#10;&#10;AI-generated content may be incorrect."/>
                    <pic:cNvPicPr/>
                  </pic:nvPicPr>
                  <pic:blipFill>
                    <a:blip r:embed="rId69"/>
                    <a:stretch>
                      <a:fillRect/>
                    </a:stretch>
                  </pic:blipFill>
                  <pic:spPr>
                    <a:xfrm>
                      <a:off x="0" y="0"/>
                      <a:ext cx="5029200" cy="5962650"/>
                    </a:xfrm>
                    <a:prstGeom prst="rect">
                      <a:avLst/>
                    </a:prstGeom>
                  </pic:spPr>
                </pic:pic>
              </a:graphicData>
            </a:graphic>
          </wp:inline>
        </w:drawing>
      </w:r>
    </w:p>
    <w:p w14:paraId="26E6EC59" w14:textId="073274F8" w:rsidR="00D17906" w:rsidRDefault="0010718D" w:rsidP="006A33D4">
      <w:pPr>
        <w:jc w:val="center"/>
      </w:pPr>
      <w:r w:rsidRPr="0010718D">
        <w:rPr>
          <w:noProof/>
        </w:rPr>
        <w:drawing>
          <wp:inline distT="0" distB="0" distL="0" distR="0" wp14:anchorId="35BDF8E1" wp14:editId="1D73BE18">
            <wp:extent cx="4933950" cy="1419225"/>
            <wp:effectExtent l="0" t="0" r="0" b="9525"/>
            <wp:docPr id="83988232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82327" name="Picture 1" descr="A number and numbers on a white background&#10;&#10;AI-generated content may be incorrect."/>
                    <pic:cNvPicPr/>
                  </pic:nvPicPr>
                  <pic:blipFill>
                    <a:blip r:embed="rId70"/>
                    <a:stretch>
                      <a:fillRect/>
                    </a:stretch>
                  </pic:blipFill>
                  <pic:spPr>
                    <a:xfrm>
                      <a:off x="0" y="0"/>
                      <a:ext cx="4933950" cy="1419225"/>
                    </a:xfrm>
                    <a:prstGeom prst="rect">
                      <a:avLst/>
                    </a:prstGeom>
                  </pic:spPr>
                </pic:pic>
              </a:graphicData>
            </a:graphic>
          </wp:inline>
        </w:drawing>
      </w:r>
    </w:p>
    <w:p w14:paraId="4B9AC33E" w14:textId="77777777" w:rsidR="00D17906" w:rsidRDefault="00D17906" w:rsidP="00244586"/>
    <w:p w14:paraId="621504A7" w14:textId="1105D470" w:rsidR="00D17906" w:rsidRDefault="00D17906" w:rsidP="00217647">
      <w:pPr>
        <w:jc w:val="center"/>
      </w:pPr>
    </w:p>
    <w:p w14:paraId="28A83B68" w14:textId="67C3E031" w:rsidR="00D17906" w:rsidRDefault="0010718D" w:rsidP="0010718D">
      <w:pPr>
        <w:jc w:val="center"/>
      </w:pPr>
      <w:r w:rsidRPr="0010718D">
        <w:rPr>
          <w:noProof/>
        </w:rPr>
        <w:lastRenderedPageBreak/>
        <w:drawing>
          <wp:inline distT="0" distB="0" distL="0" distR="0" wp14:anchorId="607CB933" wp14:editId="16DC646C">
            <wp:extent cx="4972050" cy="6800850"/>
            <wp:effectExtent l="0" t="0" r="0" b="0"/>
            <wp:docPr id="380653986"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3986" name="Picture 1" descr="A table of numbers with black text&#10;&#10;AI-generated content may be incorrect."/>
                    <pic:cNvPicPr/>
                  </pic:nvPicPr>
                  <pic:blipFill>
                    <a:blip r:embed="rId71"/>
                    <a:stretch>
                      <a:fillRect/>
                    </a:stretch>
                  </pic:blipFill>
                  <pic:spPr>
                    <a:xfrm>
                      <a:off x="0" y="0"/>
                      <a:ext cx="4972050" cy="6800850"/>
                    </a:xfrm>
                    <a:prstGeom prst="rect">
                      <a:avLst/>
                    </a:prstGeom>
                  </pic:spPr>
                </pic:pic>
              </a:graphicData>
            </a:graphic>
          </wp:inline>
        </w:drawing>
      </w:r>
    </w:p>
    <w:p w14:paraId="65ACAE5E" w14:textId="1DC6A71F" w:rsidR="00D17906" w:rsidRDefault="0010718D" w:rsidP="0010718D">
      <w:pPr>
        <w:jc w:val="center"/>
      </w:pPr>
      <w:r w:rsidRPr="0010718D">
        <w:rPr>
          <w:noProof/>
        </w:rPr>
        <w:lastRenderedPageBreak/>
        <w:drawing>
          <wp:inline distT="0" distB="0" distL="0" distR="0" wp14:anchorId="690610FF" wp14:editId="6D134F62">
            <wp:extent cx="4953000" cy="1885950"/>
            <wp:effectExtent l="0" t="0" r="0" b="0"/>
            <wp:docPr id="1833741831" name="Picture 1" descr="A table of numbers and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41831" name="Picture 1" descr="A table of numbers and digits&#10;&#10;AI-generated content may be incorrect."/>
                    <pic:cNvPicPr/>
                  </pic:nvPicPr>
                  <pic:blipFill>
                    <a:blip r:embed="rId72"/>
                    <a:stretch>
                      <a:fillRect/>
                    </a:stretch>
                  </pic:blipFill>
                  <pic:spPr>
                    <a:xfrm>
                      <a:off x="0" y="0"/>
                      <a:ext cx="4953000" cy="1885950"/>
                    </a:xfrm>
                    <a:prstGeom prst="rect">
                      <a:avLst/>
                    </a:prstGeom>
                  </pic:spPr>
                </pic:pic>
              </a:graphicData>
            </a:graphic>
          </wp:inline>
        </w:drawing>
      </w:r>
    </w:p>
    <w:p w14:paraId="3A9ADD97" w14:textId="35DCB617" w:rsidR="00D17906" w:rsidRDefault="00D17906" w:rsidP="00217647">
      <w:pPr>
        <w:jc w:val="center"/>
      </w:pPr>
    </w:p>
    <w:p w14:paraId="263DD129" w14:textId="77777777" w:rsidR="00D17906" w:rsidRDefault="00D17906" w:rsidP="00244586"/>
    <w:p w14:paraId="7DB82313" w14:textId="77777777" w:rsidR="0010718D" w:rsidRDefault="0010718D" w:rsidP="00244586"/>
    <w:p w14:paraId="4A29E6C2" w14:textId="77777777" w:rsidR="0010718D" w:rsidRDefault="0010718D" w:rsidP="00244586"/>
    <w:p w14:paraId="2706FC4F" w14:textId="77777777" w:rsidR="0010718D" w:rsidRDefault="0010718D" w:rsidP="00244586"/>
    <w:p w14:paraId="0058FD95" w14:textId="77777777" w:rsidR="0010718D" w:rsidRDefault="0010718D" w:rsidP="00244586"/>
    <w:p w14:paraId="2006976C" w14:textId="77777777" w:rsidR="0010718D" w:rsidRDefault="0010718D" w:rsidP="00244586"/>
    <w:p w14:paraId="17F6F960" w14:textId="77777777" w:rsidR="0010718D" w:rsidRDefault="0010718D" w:rsidP="00244586"/>
    <w:p w14:paraId="130D610B" w14:textId="77777777" w:rsidR="0010718D" w:rsidRDefault="0010718D" w:rsidP="00244586"/>
    <w:p w14:paraId="5BE2FE0B" w14:textId="77777777" w:rsidR="0010718D" w:rsidRDefault="0010718D" w:rsidP="00244586"/>
    <w:p w14:paraId="3B04D27B" w14:textId="77777777" w:rsidR="0010718D" w:rsidRDefault="0010718D" w:rsidP="00244586"/>
    <w:p w14:paraId="6DF5B3EB" w14:textId="77777777" w:rsidR="0010718D" w:rsidRDefault="0010718D" w:rsidP="00244586"/>
    <w:p w14:paraId="2924A350" w14:textId="77777777" w:rsidR="0010718D" w:rsidRDefault="0010718D" w:rsidP="00244586"/>
    <w:p w14:paraId="39B1B59C" w14:textId="77777777" w:rsidR="0010718D" w:rsidRDefault="0010718D" w:rsidP="00244586"/>
    <w:p w14:paraId="042F5167" w14:textId="77777777" w:rsidR="0010718D" w:rsidRDefault="0010718D" w:rsidP="00244586"/>
    <w:p w14:paraId="23650E9D" w14:textId="77777777" w:rsidR="0010718D" w:rsidRDefault="0010718D" w:rsidP="00244586"/>
    <w:p w14:paraId="2544C9E2" w14:textId="77777777" w:rsidR="0010718D" w:rsidRDefault="0010718D" w:rsidP="00244586"/>
    <w:p w14:paraId="5148D18B" w14:textId="77777777" w:rsidR="0010718D" w:rsidRDefault="0010718D" w:rsidP="00244586"/>
    <w:p w14:paraId="57AB4E91" w14:textId="77777777" w:rsidR="0010718D" w:rsidRDefault="0010718D" w:rsidP="00244586"/>
    <w:p w14:paraId="68165304" w14:textId="77777777" w:rsidR="0010718D" w:rsidRDefault="0010718D" w:rsidP="00244586"/>
    <w:p w14:paraId="119B3B91" w14:textId="77777777" w:rsidR="0010718D" w:rsidRDefault="0010718D" w:rsidP="00244586"/>
    <w:p w14:paraId="4F3690B7" w14:textId="77777777" w:rsidR="0010718D" w:rsidRDefault="0010718D" w:rsidP="00244586"/>
    <w:p w14:paraId="40050E94" w14:textId="538CD1A0" w:rsidR="00D17906" w:rsidRDefault="00217647" w:rsidP="00244586">
      <w:pPr>
        <w:rPr>
          <w:b/>
          <w:bCs/>
        </w:rPr>
      </w:pPr>
      <w:r w:rsidRPr="002944A6">
        <w:rPr>
          <w:b/>
          <w:bCs/>
        </w:rPr>
        <w:lastRenderedPageBreak/>
        <w:t>SUVs and Vans</w:t>
      </w:r>
    </w:p>
    <w:p w14:paraId="68AAECCF" w14:textId="289C71BB" w:rsidR="0010718D" w:rsidRPr="0010718D" w:rsidRDefault="0010718D" w:rsidP="0010718D">
      <w:pPr>
        <w:jc w:val="center"/>
      </w:pPr>
      <w:r w:rsidRPr="0010718D">
        <w:rPr>
          <w:noProof/>
        </w:rPr>
        <w:drawing>
          <wp:inline distT="0" distB="0" distL="0" distR="0" wp14:anchorId="14C3E74E" wp14:editId="106EDC6A">
            <wp:extent cx="5105400" cy="3895725"/>
            <wp:effectExtent l="0" t="0" r="0" b="9525"/>
            <wp:docPr id="768446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6071" name="Picture 1" descr="A screenshot of a computer&#10;&#10;AI-generated content may be incorrect."/>
                    <pic:cNvPicPr/>
                  </pic:nvPicPr>
                  <pic:blipFill>
                    <a:blip r:embed="rId73"/>
                    <a:stretch>
                      <a:fillRect/>
                    </a:stretch>
                  </pic:blipFill>
                  <pic:spPr>
                    <a:xfrm>
                      <a:off x="0" y="0"/>
                      <a:ext cx="5105400" cy="3895725"/>
                    </a:xfrm>
                    <a:prstGeom prst="rect">
                      <a:avLst/>
                    </a:prstGeom>
                  </pic:spPr>
                </pic:pic>
              </a:graphicData>
            </a:graphic>
          </wp:inline>
        </w:drawing>
      </w:r>
    </w:p>
    <w:p w14:paraId="42EDCE4C" w14:textId="06CF4033" w:rsidR="00D17906" w:rsidRDefault="0010718D" w:rsidP="00217647">
      <w:pPr>
        <w:jc w:val="center"/>
      </w:pPr>
      <w:r w:rsidRPr="0010718D">
        <w:rPr>
          <w:noProof/>
        </w:rPr>
        <w:drawing>
          <wp:inline distT="0" distB="0" distL="0" distR="0" wp14:anchorId="57DE9335" wp14:editId="5CA0F6E6">
            <wp:extent cx="4914900" cy="2914650"/>
            <wp:effectExtent l="0" t="0" r="0" b="0"/>
            <wp:docPr id="986468585"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8585" name="Picture 1" descr="A table of numbers with numbers&#10;&#10;AI-generated content may be incorrect."/>
                    <pic:cNvPicPr/>
                  </pic:nvPicPr>
                  <pic:blipFill>
                    <a:blip r:embed="rId74"/>
                    <a:stretch>
                      <a:fillRect/>
                    </a:stretch>
                  </pic:blipFill>
                  <pic:spPr>
                    <a:xfrm>
                      <a:off x="0" y="0"/>
                      <a:ext cx="4914900" cy="2914650"/>
                    </a:xfrm>
                    <a:prstGeom prst="rect">
                      <a:avLst/>
                    </a:prstGeom>
                  </pic:spPr>
                </pic:pic>
              </a:graphicData>
            </a:graphic>
          </wp:inline>
        </w:drawing>
      </w:r>
    </w:p>
    <w:p w14:paraId="5B05B08C" w14:textId="1CF19D82" w:rsidR="00D17906" w:rsidRDefault="00D17906" w:rsidP="00217647">
      <w:pPr>
        <w:jc w:val="center"/>
      </w:pPr>
    </w:p>
    <w:p w14:paraId="5F9BD3BF" w14:textId="77777777" w:rsidR="0010718D" w:rsidRDefault="0010718D" w:rsidP="00217647">
      <w:pPr>
        <w:jc w:val="center"/>
      </w:pPr>
    </w:p>
    <w:p w14:paraId="02BBDB43" w14:textId="77777777" w:rsidR="0010718D" w:rsidRDefault="0010718D" w:rsidP="00217647">
      <w:pPr>
        <w:jc w:val="center"/>
      </w:pPr>
    </w:p>
    <w:p w14:paraId="20840117" w14:textId="7B614203" w:rsidR="0010718D" w:rsidRDefault="0010718D" w:rsidP="00217647">
      <w:pPr>
        <w:jc w:val="center"/>
      </w:pPr>
      <w:r w:rsidRPr="0010718D">
        <w:rPr>
          <w:noProof/>
        </w:rPr>
        <w:lastRenderedPageBreak/>
        <w:drawing>
          <wp:inline distT="0" distB="0" distL="0" distR="0" wp14:anchorId="5D2E6007" wp14:editId="29786E06">
            <wp:extent cx="5019675" cy="5381625"/>
            <wp:effectExtent l="0" t="0" r="9525" b="9525"/>
            <wp:docPr id="1090169496" name="Picture 1" descr="A table of numbers and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9496" name="Picture 1" descr="A table of numbers and a number of states&#10;&#10;AI-generated content may be incorrect."/>
                    <pic:cNvPicPr/>
                  </pic:nvPicPr>
                  <pic:blipFill>
                    <a:blip r:embed="rId75"/>
                    <a:stretch>
                      <a:fillRect/>
                    </a:stretch>
                  </pic:blipFill>
                  <pic:spPr>
                    <a:xfrm>
                      <a:off x="0" y="0"/>
                      <a:ext cx="5019675" cy="5381625"/>
                    </a:xfrm>
                    <a:prstGeom prst="rect">
                      <a:avLst/>
                    </a:prstGeom>
                  </pic:spPr>
                </pic:pic>
              </a:graphicData>
            </a:graphic>
          </wp:inline>
        </w:drawing>
      </w:r>
    </w:p>
    <w:p w14:paraId="4CB45376" w14:textId="5323A3BB" w:rsidR="00D17906" w:rsidRDefault="0010718D" w:rsidP="0010718D">
      <w:pPr>
        <w:jc w:val="center"/>
      </w:pPr>
      <w:r w:rsidRPr="0010718D">
        <w:rPr>
          <w:noProof/>
        </w:rPr>
        <w:drawing>
          <wp:inline distT="0" distB="0" distL="0" distR="0" wp14:anchorId="194D17E6" wp14:editId="7B9A2EF4">
            <wp:extent cx="4914900" cy="2019300"/>
            <wp:effectExtent l="0" t="0" r="0" b="0"/>
            <wp:docPr id="48582045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0451" name="Picture 1" descr="A number of numbers on a white background&#10;&#10;AI-generated content may be incorrect."/>
                    <pic:cNvPicPr/>
                  </pic:nvPicPr>
                  <pic:blipFill>
                    <a:blip r:embed="rId76"/>
                    <a:stretch>
                      <a:fillRect/>
                    </a:stretch>
                  </pic:blipFill>
                  <pic:spPr>
                    <a:xfrm>
                      <a:off x="0" y="0"/>
                      <a:ext cx="4914900" cy="2019300"/>
                    </a:xfrm>
                    <a:prstGeom prst="rect">
                      <a:avLst/>
                    </a:prstGeom>
                  </pic:spPr>
                </pic:pic>
              </a:graphicData>
            </a:graphic>
          </wp:inline>
        </w:drawing>
      </w:r>
    </w:p>
    <w:p w14:paraId="2D9BF0B8" w14:textId="77777777" w:rsidR="00D17906" w:rsidRDefault="00D17906" w:rsidP="00244586"/>
    <w:p w14:paraId="30A9A830" w14:textId="77777777" w:rsidR="00D17906" w:rsidRDefault="00D17906" w:rsidP="00244586"/>
    <w:p w14:paraId="7FEA06E1" w14:textId="6E5E9B57" w:rsidR="00D17906" w:rsidRDefault="0010718D" w:rsidP="00217647">
      <w:pPr>
        <w:jc w:val="center"/>
      </w:pPr>
      <w:r w:rsidRPr="0010718D">
        <w:rPr>
          <w:noProof/>
        </w:rPr>
        <w:lastRenderedPageBreak/>
        <w:drawing>
          <wp:inline distT="0" distB="0" distL="0" distR="0" wp14:anchorId="3E7A488C" wp14:editId="650F5C23">
            <wp:extent cx="4848225" cy="6181725"/>
            <wp:effectExtent l="0" t="0" r="9525" b="9525"/>
            <wp:docPr id="662514093" name="Picture 1" descr="A table of numbers and a few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4093" name="Picture 1" descr="A table of numbers and a few states&#10;&#10;AI-generated content may be incorrect."/>
                    <pic:cNvPicPr/>
                  </pic:nvPicPr>
                  <pic:blipFill>
                    <a:blip r:embed="rId77"/>
                    <a:stretch>
                      <a:fillRect/>
                    </a:stretch>
                  </pic:blipFill>
                  <pic:spPr>
                    <a:xfrm>
                      <a:off x="0" y="0"/>
                      <a:ext cx="4848225" cy="6181725"/>
                    </a:xfrm>
                    <a:prstGeom prst="rect">
                      <a:avLst/>
                    </a:prstGeom>
                  </pic:spPr>
                </pic:pic>
              </a:graphicData>
            </a:graphic>
          </wp:inline>
        </w:drawing>
      </w:r>
    </w:p>
    <w:p w14:paraId="24DE2EAF" w14:textId="0F496E18" w:rsidR="00D17906" w:rsidRDefault="0010718D" w:rsidP="0010718D">
      <w:pPr>
        <w:jc w:val="center"/>
      </w:pPr>
      <w:r w:rsidRPr="0010718D">
        <w:rPr>
          <w:noProof/>
        </w:rPr>
        <w:lastRenderedPageBreak/>
        <w:drawing>
          <wp:inline distT="0" distB="0" distL="0" distR="0" wp14:anchorId="0F114A5D" wp14:editId="40C92ABD">
            <wp:extent cx="5019675" cy="2524125"/>
            <wp:effectExtent l="0" t="0" r="9525" b="9525"/>
            <wp:docPr id="829045069"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5069" name="Picture 1" descr="A table of numbers with numbers&#10;&#10;AI-generated content may be incorrect."/>
                    <pic:cNvPicPr/>
                  </pic:nvPicPr>
                  <pic:blipFill>
                    <a:blip r:embed="rId78"/>
                    <a:stretch>
                      <a:fillRect/>
                    </a:stretch>
                  </pic:blipFill>
                  <pic:spPr>
                    <a:xfrm>
                      <a:off x="0" y="0"/>
                      <a:ext cx="5019675" cy="2524125"/>
                    </a:xfrm>
                    <a:prstGeom prst="rect">
                      <a:avLst/>
                    </a:prstGeom>
                  </pic:spPr>
                </pic:pic>
              </a:graphicData>
            </a:graphic>
          </wp:inline>
        </w:drawing>
      </w:r>
    </w:p>
    <w:p w14:paraId="4F907857" w14:textId="77777777" w:rsidR="00D17906" w:rsidRDefault="00D17906" w:rsidP="00244586"/>
    <w:p w14:paraId="1E57038B" w14:textId="77777777" w:rsidR="00D17906" w:rsidRDefault="00D17906" w:rsidP="00244586"/>
    <w:p w14:paraId="6CB63988" w14:textId="77777777" w:rsidR="00217647" w:rsidRDefault="00217647" w:rsidP="00244586"/>
    <w:p w14:paraId="533CE2BA" w14:textId="77777777" w:rsidR="00217647" w:rsidRDefault="00217647" w:rsidP="00244586"/>
    <w:p w14:paraId="32EB3D1D" w14:textId="77777777" w:rsidR="00217647" w:rsidRDefault="00217647" w:rsidP="00244586"/>
    <w:p w14:paraId="3CD02C07" w14:textId="77777777" w:rsidR="00217647" w:rsidRDefault="00217647" w:rsidP="00244586"/>
    <w:p w14:paraId="50F3F6FB" w14:textId="77777777" w:rsidR="00217647" w:rsidRDefault="00217647" w:rsidP="00244586"/>
    <w:p w14:paraId="33E3CEF5" w14:textId="77777777" w:rsidR="00217647" w:rsidRDefault="00217647" w:rsidP="00244586"/>
    <w:p w14:paraId="68A44088" w14:textId="77777777" w:rsidR="00217647" w:rsidRDefault="00217647" w:rsidP="00244586"/>
    <w:p w14:paraId="22D1391F" w14:textId="77777777" w:rsidR="00217647" w:rsidRDefault="00217647" w:rsidP="00244586"/>
    <w:p w14:paraId="7FCF4F10" w14:textId="77777777" w:rsidR="00217647" w:rsidRDefault="00217647" w:rsidP="00244586"/>
    <w:p w14:paraId="2FEC9C61" w14:textId="77777777" w:rsidR="00217647" w:rsidRDefault="00217647" w:rsidP="00244586"/>
    <w:p w14:paraId="24CC27DD" w14:textId="77777777" w:rsidR="00217647" w:rsidRDefault="00217647" w:rsidP="00244586"/>
    <w:p w14:paraId="15FB5799" w14:textId="77777777" w:rsidR="00217647" w:rsidRDefault="00217647" w:rsidP="00244586"/>
    <w:p w14:paraId="1F7AF7DC" w14:textId="26E447A6" w:rsidR="00217647" w:rsidRDefault="00217647" w:rsidP="00217647">
      <w:pPr>
        <w:jc w:val="center"/>
      </w:pPr>
    </w:p>
    <w:p w14:paraId="7F84FE02" w14:textId="77777777" w:rsidR="00217647" w:rsidRDefault="00217647" w:rsidP="00244586"/>
    <w:p w14:paraId="1131F629" w14:textId="77777777" w:rsidR="0010718D" w:rsidRDefault="0010718D" w:rsidP="00244586"/>
    <w:p w14:paraId="3388BA89" w14:textId="77777777" w:rsidR="0010718D" w:rsidRDefault="0010718D" w:rsidP="00244586"/>
    <w:p w14:paraId="610B3B95" w14:textId="77777777" w:rsidR="0010718D" w:rsidRDefault="0010718D" w:rsidP="00244586"/>
    <w:p w14:paraId="6B384EBF" w14:textId="77777777" w:rsidR="00FE58CE" w:rsidRPr="00DE368B" w:rsidRDefault="00FE58CE" w:rsidP="00FE58CE">
      <w:pPr>
        <w:rPr>
          <w:b/>
          <w:bCs/>
        </w:rPr>
      </w:pPr>
      <w:r w:rsidRPr="00DE368B">
        <w:rPr>
          <w:b/>
          <w:bCs/>
        </w:rPr>
        <w:lastRenderedPageBreak/>
        <w:t>Pickups</w:t>
      </w:r>
    </w:p>
    <w:p w14:paraId="6337B7E2" w14:textId="0B4FB5DF" w:rsidR="00217647" w:rsidRDefault="001872FE" w:rsidP="00DE368B">
      <w:pPr>
        <w:jc w:val="center"/>
        <w:rPr>
          <w:b/>
          <w:bCs/>
        </w:rPr>
      </w:pPr>
      <w:r w:rsidRPr="001872FE">
        <w:rPr>
          <w:b/>
          <w:bCs/>
          <w:noProof/>
        </w:rPr>
        <w:drawing>
          <wp:inline distT="0" distB="0" distL="0" distR="0" wp14:anchorId="0C00E496" wp14:editId="31178ED5">
            <wp:extent cx="4981575" cy="3990975"/>
            <wp:effectExtent l="0" t="0" r="9525" b="9525"/>
            <wp:docPr id="813619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9061" name="Picture 1" descr="A screenshot of a computer&#10;&#10;AI-generated content may be incorrect."/>
                    <pic:cNvPicPr/>
                  </pic:nvPicPr>
                  <pic:blipFill>
                    <a:blip r:embed="rId79"/>
                    <a:stretch>
                      <a:fillRect/>
                    </a:stretch>
                  </pic:blipFill>
                  <pic:spPr>
                    <a:xfrm>
                      <a:off x="0" y="0"/>
                      <a:ext cx="4981575" cy="3990975"/>
                    </a:xfrm>
                    <a:prstGeom prst="rect">
                      <a:avLst/>
                    </a:prstGeom>
                  </pic:spPr>
                </pic:pic>
              </a:graphicData>
            </a:graphic>
          </wp:inline>
        </w:drawing>
      </w:r>
    </w:p>
    <w:p w14:paraId="36B7DE60" w14:textId="60F641D2" w:rsidR="001872FE" w:rsidRPr="00DE368B" w:rsidRDefault="001872FE" w:rsidP="00DE368B">
      <w:pPr>
        <w:jc w:val="center"/>
        <w:rPr>
          <w:b/>
          <w:bCs/>
        </w:rPr>
      </w:pPr>
      <w:r w:rsidRPr="001872FE">
        <w:rPr>
          <w:b/>
          <w:bCs/>
          <w:noProof/>
        </w:rPr>
        <w:drawing>
          <wp:inline distT="0" distB="0" distL="0" distR="0" wp14:anchorId="6247F858" wp14:editId="0A2C4A08">
            <wp:extent cx="4972050" cy="2790825"/>
            <wp:effectExtent l="0" t="0" r="0" b="9525"/>
            <wp:docPr id="1782926070"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6070" name="Picture 1" descr="A table of numbers with numbers&#10;&#10;AI-generated content may be incorrect."/>
                    <pic:cNvPicPr/>
                  </pic:nvPicPr>
                  <pic:blipFill>
                    <a:blip r:embed="rId80"/>
                    <a:stretch>
                      <a:fillRect/>
                    </a:stretch>
                  </pic:blipFill>
                  <pic:spPr>
                    <a:xfrm>
                      <a:off x="0" y="0"/>
                      <a:ext cx="4972050" cy="2790825"/>
                    </a:xfrm>
                    <a:prstGeom prst="rect">
                      <a:avLst/>
                    </a:prstGeom>
                  </pic:spPr>
                </pic:pic>
              </a:graphicData>
            </a:graphic>
          </wp:inline>
        </w:drawing>
      </w:r>
    </w:p>
    <w:p w14:paraId="00F44F4A" w14:textId="726B8595" w:rsidR="00217647" w:rsidRDefault="00217647" w:rsidP="00DE368B">
      <w:pPr>
        <w:jc w:val="center"/>
      </w:pPr>
    </w:p>
    <w:p w14:paraId="64D528E8" w14:textId="77777777" w:rsidR="00217647" w:rsidRDefault="00217647" w:rsidP="00244586"/>
    <w:p w14:paraId="63779982" w14:textId="77777777" w:rsidR="00217647" w:rsidRDefault="00217647" w:rsidP="00244586"/>
    <w:p w14:paraId="576BDD80" w14:textId="60649A77" w:rsidR="00217647" w:rsidRDefault="001872FE" w:rsidP="001872FE">
      <w:pPr>
        <w:jc w:val="center"/>
      </w:pPr>
      <w:r w:rsidRPr="001872FE">
        <w:rPr>
          <w:noProof/>
        </w:rPr>
        <w:lastRenderedPageBreak/>
        <w:drawing>
          <wp:inline distT="0" distB="0" distL="0" distR="0" wp14:anchorId="0E86A0FF" wp14:editId="7BAB3505">
            <wp:extent cx="4991100" cy="5467350"/>
            <wp:effectExtent l="0" t="0" r="0" b="0"/>
            <wp:docPr id="1128775238" name="Picture 1" descr="A table of numbers with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75238" name="Picture 1" descr="A table of numbers with states&#10;&#10;AI-generated content may be incorrect."/>
                    <pic:cNvPicPr/>
                  </pic:nvPicPr>
                  <pic:blipFill>
                    <a:blip r:embed="rId81"/>
                    <a:stretch>
                      <a:fillRect/>
                    </a:stretch>
                  </pic:blipFill>
                  <pic:spPr>
                    <a:xfrm>
                      <a:off x="0" y="0"/>
                      <a:ext cx="4991100" cy="5467350"/>
                    </a:xfrm>
                    <a:prstGeom prst="rect">
                      <a:avLst/>
                    </a:prstGeom>
                  </pic:spPr>
                </pic:pic>
              </a:graphicData>
            </a:graphic>
          </wp:inline>
        </w:drawing>
      </w:r>
    </w:p>
    <w:p w14:paraId="6F349BF5" w14:textId="3ACE2546" w:rsidR="001872FE" w:rsidRDefault="001872FE" w:rsidP="001872FE">
      <w:pPr>
        <w:jc w:val="center"/>
      </w:pPr>
      <w:r w:rsidRPr="001872FE">
        <w:rPr>
          <w:noProof/>
        </w:rPr>
        <w:drawing>
          <wp:inline distT="0" distB="0" distL="0" distR="0" wp14:anchorId="1178BBD5" wp14:editId="5357EAED">
            <wp:extent cx="4943475" cy="1847850"/>
            <wp:effectExtent l="0" t="0" r="9525" b="0"/>
            <wp:docPr id="506765209"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5209" name="Picture 1" descr="A number of numbers on a white background&#10;&#10;AI-generated content may be incorrect."/>
                    <pic:cNvPicPr/>
                  </pic:nvPicPr>
                  <pic:blipFill>
                    <a:blip r:embed="rId82"/>
                    <a:stretch>
                      <a:fillRect/>
                    </a:stretch>
                  </pic:blipFill>
                  <pic:spPr>
                    <a:xfrm>
                      <a:off x="0" y="0"/>
                      <a:ext cx="4943475" cy="1847850"/>
                    </a:xfrm>
                    <a:prstGeom prst="rect">
                      <a:avLst/>
                    </a:prstGeom>
                  </pic:spPr>
                </pic:pic>
              </a:graphicData>
            </a:graphic>
          </wp:inline>
        </w:drawing>
      </w:r>
    </w:p>
    <w:p w14:paraId="22675E59" w14:textId="3038DE2A" w:rsidR="00217647" w:rsidRDefault="00217647" w:rsidP="00DE368B">
      <w:pPr>
        <w:jc w:val="center"/>
      </w:pPr>
    </w:p>
    <w:p w14:paraId="7B04FBF6" w14:textId="77777777" w:rsidR="00217647" w:rsidRDefault="00217647" w:rsidP="00244586"/>
    <w:p w14:paraId="43F0AC4A" w14:textId="6ECAC5C2" w:rsidR="00217647" w:rsidRDefault="001872FE" w:rsidP="001872FE">
      <w:pPr>
        <w:jc w:val="center"/>
      </w:pPr>
      <w:r w:rsidRPr="001872FE">
        <w:rPr>
          <w:noProof/>
        </w:rPr>
        <w:lastRenderedPageBreak/>
        <w:drawing>
          <wp:inline distT="0" distB="0" distL="0" distR="0" wp14:anchorId="74119849" wp14:editId="1A68CBC3">
            <wp:extent cx="4953000" cy="6315075"/>
            <wp:effectExtent l="0" t="0" r="0" b="9525"/>
            <wp:docPr id="1479611511" name="Picture 1" descr="A table of numbers with the stat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11511" name="Picture 1" descr="A table of numbers with the states in the background&#10;&#10;AI-generated content may be incorrect."/>
                    <pic:cNvPicPr/>
                  </pic:nvPicPr>
                  <pic:blipFill>
                    <a:blip r:embed="rId83"/>
                    <a:stretch>
                      <a:fillRect/>
                    </a:stretch>
                  </pic:blipFill>
                  <pic:spPr>
                    <a:xfrm>
                      <a:off x="0" y="0"/>
                      <a:ext cx="4953000" cy="6315075"/>
                    </a:xfrm>
                    <a:prstGeom prst="rect">
                      <a:avLst/>
                    </a:prstGeom>
                  </pic:spPr>
                </pic:pic>
              </a:graphicData>
            </a:graphic>
          </wp:inline>
        </w:drawing>
      </w:r>
    </w:p>
    <w:p w14:paraId="05AFB374" w14:textId="31507F85" w:rsidR="001872FE" w:rsidRDefault="001872FE" w:rsidP="001872FE">
      <w:pPr>
        <w:jc w:val="center"/>
      </w:pPr>
      <w:r w:rsidRPr="001872FE">
        <w:rPr>
          <w:noProof/>
        </w:rPr>
        <w:lastRenderedPageBreak/>
        <w:drawing>
          <wp:inline distT="0" distB="0" distL="0" distR="0" wp14:anchorId="7838F03F" wp14:editId="05AF6B3B">
            <wp:extent cx="4943475" cy="2867025"/>
            <wp:effectExtent l="0" t="0" r="9525" b="9525"/>
            <wp:docPr id="59431710"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710" name="Picture 1" descr="A table of numbers with numbers&#10;&#10;AI-generated content may be incorrect."/>
                    <pic:cNvPicPr/>
                  </pic:nvPicPr>
                  <pic:blipFill>
                    <a:blip r:embed="rId84"/>
                    <a:stretch>
                      <a:fillRect/>
                    </a:stretch>
                  </pic:blipFill>
                  <pic:spPr>
                    <a:xfrm>
                      <a:off x="0" y="0"/>
                      <a:ext cx="4943475" cy="2867025"/>
                    </a:xfrm>
                    <a:prstGeom prst="rect">
                      <a:avLst/>
                    </a:prstGeom>
                  </pic:spPr>
                </pic:pic>
              </a:graphicData>
            </a:graphic>
          </wp:inline>
        </w:drawing>
      </w:r>
    </w:p>
    <w:p w14:paraId="5CAC797B" w14:textId="77777777" w:rsidR="00217647" w:rsidRDefault="00217647" w:rsidP="00244586"/>
    <w:p w14:paraId="63309DAA" w14:textId="77777777" w:rsidR="00217647" w:rsidRDefault="00217647" w:rsidP="00244586"/>
    <w:p w14:paraId="2B302587" w14:textId="77777777" w:rsidR="00217647" w:rsidRDefault="00217647" w:rsidP="00244586"/>
    <w:p w14:paraId="34C46F58" w14:textId="77777777" w:rsidR="00217647" w:rsidRDefault="00217647" w:rsidP="00244586"/>
    <w:p w14:paraId="3BF49D0B" w14:textId="77777777" w:rsidR="00217647" w:rsidRDefault="00217647" w:rsidP="00244586"/>
    <w:p w14:paraId="2E010CFC" w14:textId="77777777" w:rsidR="00217647" w:rsidRDefault="00217647" w:rsidP="00244586"/>
    <w:p w14:paraId="74CB2450" w14:textId="77777777" w:rsidR="00217647" w:rsidRDefault="00217647" w:rsidP="00244586"/>
    <w:p w14:paraId="23D9D26D" w14:textId="77777777" w:rsidR="00217647" w:rsidRDefault="00217647" w:rsidP="00244586"/>
    <w:p w14:paraId="19E8CDCD" w14:textId="77777777" w:rsidR="00217647" w:rsidRDefault="00217647" w:rsidP="00244586"/>
    <w:p w14:paraId="116A8011" w14:textId="77777777" w:rsidR="00217647" w:rsidRDefault="00217647" w:rsidP="00244586"/>
    <w:p w14:paraId="5099F876" w14:textId="6711A66F" w:rsidR="00244586" w:rsidRDefault="002944A6" w:rsidP="00244586">
      <w:pPr>
        <w:rPr>
          <w:b/>
          <w:bCs/>
        </w:rPr>
      </w:pPr>
      <w:r>
        <w:br/>
      </w:r>
    </w:p>
    <w:p w14:paraId="420F27B4" w14:textId="1A9D403C" w:rsidR="00E579BE" w:rsidRDefault="00E579BE" w:rsidP="00244586"/>
    <w:p w14:paraId="4836E900" w14:textId="7667B126" w:rsidR="00E579BE" w:rsidRDefault="00E579BE" w:rsidP="00244586"/>
    <w:p w14:paraId="0CF9D668" w14:textId="7DE41E3D" w:rsidR="004A6761" w:rsidRDefault="004A6761" w:rsidP="00DE368B">
      <w:pPr>
        <w:jc w:val="center"/>
      </w:pPr>
    </w:p>
    <w:p w14:paraId="7787BC0C" w14:textId="0303E6F6" w:rsidR="004A6761" w:rsidRDefault="004A6761" w:rsidP="00244586"/>
    <w:p w14:paraId="452C4178" w14:textId="6BE1776D" w:rsidR="003B205A" w:rsidRDefault="003B205A" w:rsidP="00244586">
      <w:pPr>
        <w:sectPr w:rsidR="003B205A" w:rsidSect="00AA6EEE">
          <w:pgSz w:w="12240" w:h="15840"/>
          <w:pgMar w:top="1440" w:right="1440" w:bottom="1440" w:left="1440" w:header="720" w:footer="720" w:gutter="0"/>
          <w:cols w:space="720"/>
          <w:docGrid w:linePitch="360"/>
        </w:sectPr>
      </w:pPr>
    </w:p>
    <w:p w14:paraId="60872981" w14:textId="779EBAC0" w:rsidR="00AC71CF" w:rsidRPr="00AC71CF" w:rsidRDefault="003B205A" w:rsidP="003B205A">
      <w:pPr>
        <w:rPr>
          <w:b/>
          <w:bCs/>
          <w:sz w:val="24"/>
          <w:szCs w:val="24"/>
        </w:rPr>
      </w:pPr>
      <w:r w:rsidRPr="00AC71CF">
        <w:rPr>
          <w:b/>
          <w:bCs/>
          <w:sz w:val="24"/>
          <w:szCs w:val="24"/>
        </w:rPr>
        <w:lastRenderedPageBreak/>
        <w:t>Appendix B.  Graphs of State</w:t>
      </w:r>
      <w:r w:rsidR="00D91721">
        <w:rPr>
          <w:b/>
          <w:bCs/>
          <w:sz w:val="24"/>
          <w:szCs w:val="24"/>
        </w:rPr>
        <w:t>-l</w:t>
      </w:r>
      <w:r w:rsidRPr="00AC71CF">
        <w:rPr>
          <w:b/>
          <w:bCs/>
          <w:sz w:val="24"/>
          <w:szCs w:val="24"/>
        </w:rPr>
        <w:t xml:space="preserve">evel </w:t>
      </w:r>
      <w:r w:rsidR="00AC71CF" w:rsidRPr="00AC71CF">
        <w:rPr>
          <w:b/>
          <w:bCs/>
          <w:sz w:val="24"/>
          <w:szCs w:val="24"/>
        </w:rPr>
        <w:t>Cumulative</w:t>
      </w:r>
      <w:r w:rsidR="0019563F">
        <w:rPr>
          <w:b/>
          <w:bCs/>
          <w:sz w:val="24"/>
          <w:szCs w:val="24"/>
        </w:rPr>
        <w:t xml:space="preserve"> Net</w:t>
      </w:r>
      <w:r w:rsidR="00AC71CF" w:rsidRPr="00AC71CF">
        <w:rPr>
          <w:b/>
          <w:bCs/>
          <w:sz w:val="24"/>
          <w:szCs w:val="24"/>
        </w:rPr>
        <w:t xml:space="preserve"> Survival Rates by Vehicle Type: 2018 to 2019</w:t>
      </w:r>
    </w:p>
    <w:p w14:paraId="73129EA3" w14:textId="108D5D64" w:rsidR="00AC71CF" w:rsidRDefault="00AC71CF" w:rsidP="003B205A">
      <w:pPr>
        <w:sectPr w:rsidR="00AC71CF" w:rsidSect="00AA6EEE">
          <w:pgSz w:w="12240" w:h="15840"/>
          <w:pgMar w:top="1440" w:right="1440" w:bottom="1440" w:left="1440" w:header="720" w:footer="720" w:gutter="0"/>
          <w:cols w:space="720"/>
          <w:docGrid w:linePitch="360"/>
        </w:sectPr>
      </w:pPr>
      <w:r>
        <w:t xml:space="preserve">The following graphs were created by Arthur Yip of the National Renewable Energy Laboratory to determine whether state scrappage rates varied across states and differed from national rates. The graphs reveal some striking differences.  Some consistency is evident by state across the three vehicle types. States like Idaho, that have unusually high </w:t>
      </w:r>
      <w:r w:rsidR="0019563F">
        <w:t xml:space="preserve">net </w:t>
      </w:r>
      <w:r>
        <w:t xml:space="preserve">survival rates for newer used passenger cars, also have high </w:t>
      </w:r>
      <w:r w:rsidR="0019563F">
        <w:t xml:space="preserve">net </w:t>
      </w:r>
      <w:r>
        <w:t xml:space="preserve">survival rates for new SUVs and pickup trucks. The graphs provided the first evidence of systematic differences in </w:t>
      </w:r>
      <w:r w:rsidR="0019563F">
        <w:t xml:space="preserve">net </w:t>
      </w:r>
      <w:r>
        <w:t>survival rates among states.</w:t>
      </w:r>
    </w:p>
    <w:p w14:paraId="44706E57" w14:textId="7A03DF1D" w:rsidR="003B205A" w:rsidRPr="003B205A" w:rsidRDefault="003B205A" w:rsidP="003B205A">
      <w:r w:rsidRPr="003B205A">
        <w:rPr>
          <w:noProof/>
        </w:rPr>
        <w:lastRenderedPageBreak/>
        <w:drawing>
          <wp:inline distT="0" distB="0" distL="0" distR="0" wp14:anchorId="3C848F0B" wp14:editId="33330733">
            <wp:extent cx="7429500" cy="5943600"/>
            <wp:effectExtent l="0" t="0" r="0" b="0"/>
            <wp:docPr id="6719232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24" name="Picture 2" descr="A graph of a function&#10;&#10;Description automatically generated with medium confidenc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5F6C7430" w14:textId="657A3FFE" w:rsidR="003B205A" w:rsidRPr="003B205A" w:rsidRDefault="003B205A" w:rsidP="003B205A">
      <w:r w:rsidRPr="003B205A">
        <w:rPr>
          <w:noProof/>
        </w:rPr>
        <w:lastRenderedPageBreak/>
        <w:drawing>
          <wp:inline distT="0" distB="0" distL="0" distR="0" wp14:anchorId="0CACE226" wp14:editId="23028848">
            <wp:extent cx="7429500" cy="5943600"/>
            <wp:effectExtent l="0" t="0" r="0" b="0"/>
            <wp:docPr id="175325110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1103" name="Picture 3" descr="A screenshot of a graph&#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0A98645" w14:textId="77777777" w:rsidR="003526FA" w:rsidRDefault="003B205A" w:rsidP="00244586">
      <w:pPr>
        <w:sectPr w:rsidR="003526FA" w:rsidSect="003B205A">
          <w:pgSz w:w="15840" w:h="12240" w:orient="landscape"/>
          <w:pgMar w:top="1440" w:right="1440" w:bottom="1440" w:left="1440" w:header="720" w:footer="720" w:gutter="0"/>
          <w:cols w:space="720"/>
          <w:docGrid w:linePitch="360"/>
        </w:sectPr>
      </w:pPr>
      <w:r w:rsidRPr="003B205A">
        <w:rPr>
          <w:noProof/>
        </w:rPr>
        <w:lastRenderedPageBreak/>
        <w:drawing>
          <wp:inline distT="0" distB="0" distL="0" distR="0" wp14:anchorId="18BE3DC5" wp14:editId="5867D927">
            <wp:extent cx="7429500" cy="5943600"/>
            <wp:effectExtent l="0" t="0" r="0" b="0"/>
            <wp:docPr id="12449645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22" name="Picture 4" descr="A screenshot of a graph&#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249B9B0" w14:textId="0F026F55" w:rsidR="009C54D0" w:rsidRPr="009C54D0" w:rsidRDefault="009C54D0" w:rsidP="009C54D0">
      <w:pPr>
        <w:spacing w:after="0"/>
        <w:jc w:val="center"/>
        <w:rPr>
          <w:b/>
        </w:rPr>
      </w:pPr>
      <w:r w:rsidRPr="009C54D0">
        <w:rPr>
          <w:b/>
        </w:rPr>
        <w:lastRenderedPageBreak/>
        <w:t xml:space="preserve">Appendix C. Data Sources for Exploratory Analysis of State Vehicle </w:t>
      </w:r>
      <w:r w:rsidR="0019563F">
        <w:rPr>
          <w:b/>
        </w:rPr>
        <w:t xml:space="preserve">Net </w:t>
      </w:r>
      <w:r w:rsidRPr="009C54D0">
        <w:rPr>
          <w:b/>
        </w:rPr>
        <w:t>Survival Rates</w:t>
      </w:r>
    </w:p>
    <w:p w14:paraId="31654378" w14:textId="0C65926C" w:rsidR="009C54D0" w:rsidRPr="009C54D0" w:rsidRDefault="009C54D0" w:rsidP="009C54D0">
      <w:pPr>
        <w:jc w:val="center"/>
        <w:rPr>
          <w:b/>
        </w:rPr>
      </w:pPr>
      <w:r w:rsidRPr="009C54D0">
        <w:rPr>
          <w:b/>
        </w:rPr>
        <w:t xml:space="preserve">Using </w:t>
      </w:r>
      <w:r w:rsidR="00917172">
        <w:rPr>
          <w:b/>
        </w:rPr>
        <w:t>lasso</w:t>
      </w:r>
    </w:p>
    <w:p w14:paraId="14DA24B8" w14:textId="77777777" w:rsidR="009C54D0" w:rsidRPr="009C54D0" w:rsidRDefault="009C54D0" w:rsidP="009C54D0"/>
    <w:p w14:paraId="0FBF5D52" w14:textId="77777777" w:rsidR="009C54D0" w:rsidRPr="009C54D0" w:rsidRDefault="009C54D0" w:rsidP="009C54D0">
      <w:pPr>
        <w:numPr>
          <w:ilvl w:val="0"/>
          <w:numId w:val="11"/>
        </w:numPr>
        <w:contextualSpacing/>
      </w:pPr>
      <w:r w:rsidRPr="009C54D0">
        <w:t xml:space="preserve">Personal Income, GDP and Employment: Bureau of Economic Analysis (BEA), 2024. “BEA Data, GDP and Personal Income”, Table </w:t>
      </w:r>
      <w:proofErr w:type="spellStart"/>
      <w:r w:rsidRPr="009C54D0">
        <w:t>SASSummary</w:t>
      </w:r>
      <w:proofErr w:type="spellEnd"/>
      <w:r w:rsidRPr="009C54D0">
        <w:t xml:space="preserve"> State annual summary statistics, state personal income, GDP, consumer spending, price indexes and employment. Accessed at </w:t>
      </w:r>
      <w:hyperlink r:id="rId88" w:anchor="eyJhcHBpZCI6NzAsInN0ZXBzIjpbMSwyOSwyNSwzMV0sImRhdGEiOltbIlRhYmxlSWQiLCI2MDAiXSxbIk1ham9yX0FyZWEiLCIwIl1dfQ" w:history="1">
        <w:r w:rsidRPr="009C54D0">
          <w:rPr>
            <w:color w:val="0563C1" w:themeColor="hyperlink"/>
            <w:u w:val="single"/>
          </w:rPr>
          <w:t>https://apps.bea.gov/itable/?ReqID=70&amp;step=1#eyJhcHBpZCI6NzAsInN0ZXBzIjpbMSwyOSwyNSwzMV0sImRhdGEiOltbIlRhYmxlSWQiLCI2MDAiXSxbIk1ham9yX0FyZWEiLCIwIl1dfQ</w:t>
        </w:r>
      </w:hyperlink>
      <w:r w:rsidRPr="009C54D0">
        <w:t xml:space="preserve">== . Real GDP in millions of chained 2017 dollars, personal income in millions of constant 2017 dollars, total employment in number of jobs. File: </w:t>
      </w:r>
      <w:proofErr w:type="spellStart"/>
      <w:r w:rsidRPr="009C54D0">
        <w:t>State_GDP_Pinc_Jobs_Pop</w:t>
      </w:r>
      <w:proofErr w:type="spellEnd"/>
      <w:r w:rsidRPr="009C54D0">
        <w:t xml:space="preserve"> Excel Workbook.</w:t>
      </w:r>
    </w:p>
    <w:p w14:paraId="3B6BC84A" w14:textId="0B6F78FE" w:rsidR="009C54D0" w:rsidRPr="009C54D0" w:rsidRDefault="009C54D0" w:rsidP="009C54D0">
      <w:pPr>
        <w:numPr>
          <w:ilvl w:val="0"/>
          <w:numId w:val="11"/>
        </w:numPr>
        <w:contextualSpacing/>
      </w:pPr>
      <w:r w:rsidRPr="009C54D0">
        <w:t xml:space="preserve">Median Income: Bureau of Economic Analysis (BEA), 2024. Distribution of Personal Income, State Data and Documentation, Download detailed files for all states. Table “Personal Income Inequality Metrics by State”. Accessed at </w:t>
      </w:r>
      <w:hyperlink r:id="rId89" w:history="1">
        <w:r w:rsidRPr="009C54D0">
          <w:rPr>
            <w:color w:val="0563C1" w:themeColor="hyperlink"/>
            <w:u w:val="single"/>
          </w:rPr>
          <w:t>https://www.bea.gov/data/special-topics/distribution-of-personal-income</w:t>
        </w:r>
      </w:hyperlink>
      <w:r w:rsidRPr="009C54D0">
        <w:t xml:space="preserve">. </w:t>
      </w:r>
    </w:p>
    <w:p w14:paraId="30EF8CE2" w14:textId="4E815D3F" w:rsidR="009C54D0" w:rsidRPr="009C54D0" w:rsidRDefault="009C54D0" w:rsidP="009C54D0">
      <w:pPr>
        <w:numPr>
          <w:ilvl w:val="0"/>
          <w:numId w:val="11"/>
        </w:numPr>
        <w:contextualSpacing/>
      </w:pPr>
      <w:r w:rsidRPr="009C54D0">
        <w:t xml:space="preserve">Land Area of State (for calculating population density): U.S. Census Bureau, State Area Measurements and Internal Point Coordinates 2010, accessed at </w:t>
      </w:r>
      <w:hyperlink r:id="rId90" w:history="1">
        <w:r w:rsidRPr="009C54D0">
          <w:rPr>
            <w:color w:val="0563C1" w:themeColor="hyperlink"/>
            <w:u w:val="single"/>
          </w:rPr>
          <w:t>https://www.census.gov/geographies/reference-files/2010/geo/state-area.html</w:t>
        </w:r>
      </w:hyperlink>
      <w:r w:rsidRPr="009C54D0">
        <w:t>.</w:t>
      </w:r>
    </w:p>
    <w:p w14:paraId="70FC974F" w14:textId="53E323D6" w:rsidR="009C54D0" w:rsidRPr="009C54D0" w:rsidRDefault="009C54D0" w:rsidP="009C54D0">
      <w:pPr>
        <w:numPr>
          <w:ilvl w:val="0"/>
          <w:numId w:val="11"/>
        </w:numPr>
        <w:contextualSpacing/>
      </w:pPr>
      <w:r w:rsidRPr="009C54D0">
        <w:t xml:space="preserve">Salt Use on Roads: Clear Roads, State Winter Maintenance and Data and Statistics, Additional Calculated Statistics – By Year”, 2018-2019. Note: data are missing for several states in the southern U.S. Accessed at </w:t>
      </w:r>
      <w:hyperlink r:id="rId91" w:history="1">
        <w:r w:rsidRPr="009C54D0">
          <w:rPr>
            <w:color w:val="0563C1" w:themeColor="hyperlink"/>
            <w:u w:val="single"/>
          </w:rPr>
          <w:t>https://www.clearroads.org/winter-maintenance-survey/</w:t>
        </w:r>
      </w:hyperlink>
      <w:r w:rsidRPr="009C54D0">
        <w:t>.</w:t>
      </w:r>
    </w:p>
    <w:p w14:paraId="2545B068" w14:textId="77777777" w:rsidR="009C54D0" w:rsidRPr="009C54D0" w:rsidRDefault="009C54D0" w:rsidP="009C54D0">
      <w:pPr>
        <w:numPr>
          <w:ilvl w:val="0"/>
          <w:numId w:val="11"/>
        </w:numPr>
        <w:contextualSpacing/>
      </w:pPr>
      <w:r w:rsidRPr="009C54D0">
        <w:t xml:space="preserve">Driving Age Population: U.S. Census Bureau, Annual Estimates of the Civilian Population by Single Year of Age and Sex for the United States and States: April 1, </w:t>
      </w:r>
      <w:proofErr w:type="gramStart"/>
      <w:r w:rsidRPr="009C54D0">
        <w:t>2010</w:t>
      </w:r>
      <w:proofErr w:type="gramEnd"/>
      <w:r w:rsidRPr="009C54D0">
        <w:t xml:space="preserve"> to July 1, </w:t>
      </w:r>
      <w:proofErr w:type="gramStart"/>
      <w:r w:rsidRPr="009C54D0">
        <w:t>2019</w:t>
      </w:r>
      <w:proofErr w:type="gramEnd"/>
      <w:r w:rsidRPr="009C54D0">
        <w:t xml:space="preserve"> File: 7/1/2019 State Characteristics Population Estimates, Table SC-EST2019-AGESEX-CIV.</w:t>
      </w:r>
    </w:p>
    <w:p w14:paraId="7D8D3F3F" w14:textId="4BE29C70" w:rsidR="009C54D0" w:rsidRPr="009C54D0" w:rsidRDefault="009C54D0" w:rsidP="009C54D0">
      <w:pPr>
        <w:numPr>
          <w:ilvl w:val="0"/>
          <w:numId w:val="11"/>
        </w:numPr>
        <w:contextualSpacing/>
      </w:pPr>
      <w:r w:rsidRPr="009C54D0">
        <w:t xml:space="preserve">Urban and Rural Populations by State: U.S. Census Bureau, P2 DEC Demographic and Housing Characteristics, All States within the United States, Puerto Rico and Island Areas. Accessed at </w:t>
      </w:r>
      <w:hyperlink r:id="rId92" w:history="1">
        <w:r w:rsidRPr="009C54D0">
          <w:rPr>
            <w:color w:val="0563C1" w:themeColor="hyperlink"/>
            <w:u w:val="single"/>
          </w:rPr>
          <w:t>https://data.census.gov/table?q=P2&amp;g=010XX00US,$0400000&amp;d=DEC%20Demographic%20and%20Housing%20Characteristics</w:t>
        </w:r>
      </w:hyperlink>
      <w:r w:rsidRPr="009C54D0">
        <w:t>.</w:t>
      </w:r>
    </w:p>
    <w:p w14:paraId="2EC0604E" w14:textId="4F984A68" w:rsidR="009C54D0" w:rsidRPr="009C54D0" w:rsidRDefault="009C54D0" w:rsidP="009C54D0">
      <w:pPr>
        <w:numPr>
          <w:ilvl w:val="0"/>
          <w:numId w:val="11"/>
        </w:numPr>
        <w:contextualSpacing/>
      </w:pPr>
      <w:r w:rsidRPr="009C54D0">
        <w:t xml:space="preserve">Interstate Traffic Congestion: TRIP, “America’s Interstate Highway System at 65: Meeting America’s Transportation Needs with a Reliable, Safe &amp; Well-Maintained National Highway Network – June 2021”, </w:t>
      </w:r>
      <w:hyperlink r:id="rId93" w:history="1">
        <w:r w:rsidRPr="009C54D0">
          <w:rPr>
            <w:color w:val="0563C1" w:themeColor="hyperlink"/>
            <w:u w:val="single"/>
          </w:rPr>
          <w:t>https://tripnet.org/reports/americas-interstate-highway-system-at-65-june-2021/</w:t>
        </w:r>
      </w:hyperlink>
      <w:r w:rsidRPr="009C54D0">
        <w:t xml:space="preserve">. </w:t>
      </w:r>
    </w:p>
    <w:p w14:paraId="253B5319" w14:textId="77777777" w:rsidR="009C54D0" w:rsidRPr="009C54D0" w:rsidRDefault="009C54D0" w:rsidP="009C54D0">
      <w:pPr>
        <w:numPr>
          <w:ilvl w:val="0"/>
          <w:numId w:val="11"/>
        </w:numPr>
        <w:contextualSpacing/>
      </w:pPr>
      <w:r w:rsidRPr="009C54D0">
        <w:t>Highway Traffic Fatalities per 100,000 Vehicle Miles of Travel: U.S. Department of Transportation, Federal Highway Administration (FHWA), Highway Statistics 2018, Table F-10 (fatalities by state) and Table VM-2 (vehicle miles by state) and VM-4 (distribution of vehicle travel by state and vehicle type).</w:t>
      </w:r>
    </w:p>
    <w:p w14:paraId="6FEFB9D9" w14:textId="206B49D4" w:rsidR="009C54D0" w:rsidRPr="009C54D0" w:rsidRDefault="009C54D0" w:rsidP="009C54D0">
      <w:pPr>
        <w:numPr>
          <w:ilvl w:val="0"/>
          <w:numId w:val="11"/>
        </w:numPr>
        <w:contextualSpacing/>
      </w:pPr>
      <w:r w:rsidRPr="009C54D0">
        <w:t xml:space="preserve">Education: U.S. Census Bureau, American Community Survey, Educational Attainment by State 2017. Data file ACSSE2017EDUCATIONBYSTATE, created using the Census Bureau’s table creation tool at </w:t>
      </w:r>
      <w:hyperlink r:id="rId94" w:history="1">
        <w:r w:rsidRPr="009C54D0">
          <w:rPr>
            <w:color w:val="0563C1" w:themeColor="hyperlink"/>
            <w:u w:val="single"/>
          </w:rPr>
          <w:t>https://data.census.gov/table</w:t>
        </w:r>
      </w:hyperlink>
      <w:r w:rsidRPr="009C54D0">
        <w:t>.</w:t>
      </w:r>
    </w:p>
    <w:p w14:paraId="5AB9BCE1" w14:textId="77777777" w:rsidR="009C54D0" w:rsidRDefault="009C54D0" w:rsidP="009C54D0">
      <w:pPr>
        <w:numPr>
          <w:ilvl w:val="0"/>
          <w:numId w:val="11"/>
        </w:numPr>
        <w:contextualSpacing/>
      </w:pPr>
      <w:r w:rsidRPr="009C54D0">
        <w:t>Vehicle Miles per Light-Duty Vehicle: U.S. Department of Transportation, Federal Highway Administration, Highway Statistics 2018, Table MV-1 State Motor Vehicle Registrations, MV-9 Truck and Truck Tractor Registrations, VM-2 and VM-4.</w:t>
      </w:r>
    </w:p>
    <w:p w14:paraId="33194D6E" w14:textId="219A5E93" w:rsidR="003B205A" w:rsidRDefault="00917172" w:rsidP="00E85C99">
      <w:pPr>
        <w:numPr>
          <w:ilvl w:val="0"/>
          <w:numId w:val="11"/>
        </w:numPr>
        <w:contextualSpacing/>
      </w:pPr>
      <w:r>
        <w:t xml:space="preserve">Rate of leasing new vehicles: </w:t>
      </w:r>
      <w:r w:rsidR="00A7671E">
        <w:t xml:space="preserve">Experian, M. </w:t>
      </w:r>
      <w:proofErr w:type="spellStart"/>
      <w:r w:rsidR="00A7671E">
        <w:t>Zabriski</w:t>
      </w:r>
      <w:proofErr w:type="spellEnd"/>
      <w:r w:rsidR="00A7671E">
        <w:t xml:space="preserve">, “State of the Automotive Finance Market”, Q4 2024, Q4 2023 and Q4 2020 reports. </w:t>
      </w:r>
    </w:p>
    <w:sectPr w:rsidR="003B205A" w:rsidSect="009C54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lgreene49@gmail.com" w:date="2025-06-26T09:09:00Z" w:initials="d">
    <w:p w14:paraId="0D4E9078" w14:textId="77777777" w:rsidR="00286A86" w:rsidRDefault="00286A86" w:rsidP="00286A86">
      <w:pPr>
        <w:pStyle w:val="CommentText"/>
      </w:pPr>
      <w:r>
        <w:rPr>
          <w:rStyle w:val="CommentReference"/>
        </w:rPr>
        <w:annotationRef/>
      </w:r>
      <w:r>
        <w:t>I’m not sure about the public access requirement. What does it require of Elsevier?</w:t>
      </w:r>
    </w:p>
  </w:comment>
  <w:comment w:id="1" w:author="Sun, Ruixiao" w:date="2025-06-27T11:17:00Z" w:initials="RS">
    <w:p w14:paraId="2F02D33A" w14:textId="77777777" w:rsidR="00A46C49" w:rsidRDefault="00A46C49" w:rsidP="00A46C49">
      <w:r>
        <w:rPr>
          <w:rStyle w:val="CommentReference"/>
        </w:rPr>
        <w:annotationRef/>
      </w:r>
      <w:r>
        <w:rPr>
          <w:sz w:val="20"/>
          <w:szCs w:val="20"/>
        </w:rPr>
        <w:t>For Elsevier journals, this usually means allowing the accepted manuscript (not the publisher’s formatted version) to be deposited into public repositories such as DOE PAGES.</w:t>
      </w:r>
    </w:p>
    <w:p w14:paraId="23FFFA82" w14:textId="77777777" w:rsidR="00A46C49" w:rsidRDefault="00A46C49" w:rsidP="00A46C49">
      <w:r>
        <w:rPr>
          <w:sz w:val="20"/>
          <w:szCs w:val="20"/>
        </w:rPr>
        <w:t>We’ve included same language in other DOE-supported papers published by Elsevier (though not in Transportation Research Part A, to my knowledge). This notice is primarily for submission purposes—to inform the publisher of the DOE public access requirement. If Elsevier does not wish to include this statement in the published version, we can remove it at their request.</w:t>
      </w:r>
    </w:p>
  </w:comment>
  <w:comment w:id="2" w:author="Bose, Ranjan" w:date="2025-06-30T14:42:00Z" w:initials="RB">
    <w:p w14:paraId="222BE254" w14:textId="77777777" w:rsidR="00E47231" w:rsidRDefault="00E47231" w:rsidP="00E47231">
      <w:pPr>
        <w:pStyle w:val="CommentText"/>
      </w:pPr>
      <w:r>
        <w:rPr>
          <w:rStyle w:val="CommentReference"/>
        </w:rPr>
        <w:annotationRef/>
      </w:r>
      <w:r>
        <w:t>Please insert my middle initial K. in my name. So, please revise it as Ranjan K. Bose.</w:t>
      </w:r>
    </w:p>
  </w:comment>
  <w:comment w:id="3" w:author="Bose, Ranjan" w:date="2025-06-30T14:37:00Z" w:initials="RB">
    <w:p w14:paraId="2E5529A9" w14:textId="77777777" w:rsidR="006153B5" w:rsidRDefault="001C455E" w:rsidP="006153B5">
      <w:pPr>
        <w:pStyle w:val="CommentText"/>
      </w:pPr>
      <w:r>
        <w:rPr>
          <w:rStyle w:val="CommentReference"/>
        </w:rPr>
        <w:annotationRef/>
      </w:r>
      <w:r w:rsidR="006153B5">
        <w:t>May like to consider one of the following three alternative titles to choose from as they better reflect the paper’s intent, and remain consistent with the MA3T state-level analysis described in our AOP and supported by VTO:</w:t>
      </w:r>
    </w:p>
    <w:p w14:paraId="142C1190" w14:textId="77777777" w:rsidR="006153B5" w:rsidRDefault="006153B5" w:rsidP="006153B5">
      <w:pPr>
        <w:pStyle w:val="CommentText"/>
        <w:numPr>
          <w:ilvl w:val="0"/>
          <w:numId w:val="16"/>
        </w:numPr>
      </w:pPr>
      <w:r>
        <w:rPr>
          <w:b/>
          <w:bCs/>
        </w:rPr>
        <w:t>Modeling Light-Duty Vehicle Turnover to Inform State EV Transitions</w:t>
      </w:r>
      <w:r>
        <w:br/>
      </w:r>
      <w:r>
        <w:rPr>
          <w:i/>
          <w:iCs/>
        </w:rPr>
        <w:t>Insights from Net Survival and Used Vehicle Migration Patterns</w:t>
      </w:r>
    </w:p>
    <w:p w14:paraId="79AA7AA1" w14:textId="77777777" w:rsidR="006153B5" w:rsidRDefault="006153B5" w:rsidP="006153B5">
      <w:pPr>
        <w:pStyle w:val="CommentText"/>
        <w:numPr>
          <w:ilvl w:val="0"/>
          <w:numId w:val="16"/>
        </w:numPr>
      </w:pPr>
      <w:r>
        <w:rPr>
          <w:b/>
          <w:bCs/>
        </w:rPr>
        <w:t>Migration and Turnover of Light-Duty Vehicles: Implications for EV Diffusion</w:t>
      </w:r>
      <w:r>
        <w:br/>
      </w:r>
      <w:r>
        <w:rPr>
          <w:i/>
          <w:iCs/>
        </w:rPr>
        <w:t>A State-Level Analysis of Survival Patterns in the U.S. Fleet</w:t>
      </w:r>
    </w:p>
    <w:p w14:paraId="5970EA9B" w14:textId="77777777" w:rsidR="006153B5" w:rsidRDefault="006153B5" w:rsidP="006153B5">
      <w:pPr>
        <w:pStyle w:val="CommentText"/>
        <w:numPr>
          <w:ilvl w:val="0"/>
          <w:numId w:val="16"/>
        </w:numPr>
      </w:pPr>
      <w:r>
        <w:rPr>
          <w:b/>
          <w:bCs/>
        </w:rPr>
        <w:t>State Dynamics in Light-Duty Vehicle Survival and EV Readiness</w:t>
      </w:r>
      <w:r>
        <w:br/>
      </w:r>
      <w:r>
        <w:rPr>
          <w:i/>
          <w:iCs/>
        </w:rPr>
        <w:t>Exploring Used Vehicle Flows and Regional Turnover Trends</w:t>
      </w:r>
    </w:p>
  </w:comment>
  <w:comment w:id="4" w:author="Sun, Ruixiao" w:date="2025-06-27T12:03:00Z" w:initials="RS">
    <w:p w14:paraId="6E972FBF" w14:textId="630DA4F2" w:rsidR="00FA6D2A" w:rsidRDefault="00FA6D2A" w:rsidP="00FA6D2A">
      <w:r>
        <w:rPr>
          <w:rStyle w:val="CommentReference"/>
        </w:rPr>
        <w:annotationRef/>
      </w:r>
      <w:r>
        <w:rPr>
          <w:sz w:val="20"/>
          <w:szCs w:val="20"/>
        </w:rPr>
        <w:t>I have removed several "zero emission" terms as such word is not recommended now.</w:t>
      </w:r>
    </w:p>
  </w:comment>
  <w:comment w:id="6" w:author="Bose, Ranjan" w:date="2025-06-30T15:07:00Z" w:initials="RB">
    <w:p w14:paraId="1C3E646C" w14:textId="77777777" w:rsidR="009D6600" w:rsidRDefault="00F03924" w:rsidP="009D6600">
      <w:pPr>
        <w:pStyle w:val="CommentText"/>
      </w:pPr>
      <w:r>
        <w:rPr>
          <w:rStyle w:val="CommentReference"/>
        </w:rPr>
        <w:annotationRef/>
      </w:r>
      <w:r w:rsidR="009D6600">
        <w:t>May like to highlight in the abstract specific findings or key takeaways from the results and analysis. For instance, (i) higher GDP, employment, and population growth were associated with net survival rates, (ii) models exhibited strong explanatory power: adjusted R values were 0.82 (cars), 0.75 (SUVs/vans) and 0.92 (pickups), indicating good fit, especially for vehicles up to 25-30 years old., and (iii) states like Georgia, North Carolina, Tennessee, and Virginia appeared to import younger used vehicles (net survival rates ≥ 1.0), while states like New York seemed to export them, so n and so forth&gt;</w:t>
      </w:r>
    </w:p>
  </w:comment>
  <w:comment w:id="9" w:author="Bose, Ranjan" w:date="2025-06-30T15:15:00Z" w:initials="RB">
    <w:p w14:paraId="6126C483" w14:textId="77777777" w:rsidR="00B63072" w:rsidRDefault="005D6003" w:rsidP="00B63072">
      <w:pPr>
        <w:pStyle w:val="CommentText"/>
      </w:pPr>
      <w:r>
        <w:rPr>
          <w:rStyle w:val="CommentReference"/>
        </w:rPr>
        <w:annotationRef/>
      </w:r>
      <w:r w:rsidR="00B63072">
        <w:t>Suggest dropping this</w:t>
      </w:r>
    </w:p>
  </w:comment>
  <w:comment w:id="10" w:author="Bose, Ranjan" w:date="2025-06-30T15:59:00Z" w:initials="RB">
    <w:p w14:paraId="508B7429" w14:textId="77777777" w:rsidR="002174A3" w:rsidRDefault="002174A3" w:rsidP="002174A3">
      <w:pPr>
        <w:pStyle w:val="CommentText"/>
      </w:pPr>
      <w:r>
        <w:rPr>
          <w:rStyle w:val="CommentReference"/>
        </w:rPr>
        <w:annotationRef/>
      </w:r>
      <w:r>
        <w:t>Suggest dropping ZEV from the paper</w:t>
      </w:r>
    </w:p>
  </w:comment>
  <w:comment w:id="11" w:author="davidlgreene49@gmail.com" w:date="2025-06-26T10:17:00Z" w:initials="d">
    <w:p w14:paraId="4E4E1A38" w14:textId="4D17A632" w:rsidR="00767C5A" w:rsidRDefault="00767C5A" w:rsidP="00767C5A">
      <w:pPr>
        <w:pStyle w:val="CommentText"/>
      </w:pPr>
      <w:r>
        <w:rPr>
          <w:rStyle w:val="CommentReference"/>
        </w:rPr>
        <w:annotationRef/>
      </w:r>
      <w:r>
        <w:t>I’ve queried Arthur about the EIA regional functions and also sent an email to John Maples at EIA.</w:t>
      </w:r>
    </w:p>
  </w:comment>
  <w:comment w:id="12" w:author="Bose, Ranjan" w:date="2025-06-30T16:10:00Z" w:initials="RB">
    <w:p w14:paraId="597CD2DA" w14:textId="77777777" w:rsidR="00823AB2" w:rsidRDefault="000A7D39" w:rsidP="00823AB2">
      <w:pPr>
        <w:pStyle w:val="CommentText"/>
      </w:pPr>
      <w:r>
        <w:rPr>
          <w:rStyle w:val="CommentReference"/>
        </w:rPr>
        <w:annotationRef/>
      </w:r>
      <w:r w:rsidR="00823AB2">
        <w:t>May like to consider highlighting key takeaway messages towards the end of this section covering: (i) strong explanatory power of the estimation approach, (ii) influence of economic and demographic variables, (iii) role of fixed effects, (iv) state-level differences and migration patterns, (v) trends by vehicle age, (vi) regional patters, so on and so forth.</w:t>
      </w:r>
    </w:p>
  </w:comment>
  <w:comment w:id="13" w:author="Leard, Ben" w:date="2025-06-25T00:48:00Z" w:initials="BL">
    <w:p w14:paraId="5244060F" w14:textId="5783F5B7" w:rsidR="0037171F" w:rsidRDefault="0037171F">
      <w:pPr>
        <w:pStyle w:val="CommentText"/>
      </w:pPr>
      <w:r>
        <w:rPr>
          <w:rStyle w:val="CommentReference"/>
        </w:rPr>
        <w:annotationRef/>
      </w:r>
      <w:r>
        <w:t>Remove the figure titles since we have them below each figure. This comment applies to Figures 6a-6c, 7a-7c, Figure 8, and Figures 9a-9c.</w:t>
      </w:r>
    </w:p>
  </w:comment>
  <w:comment w:id="14" w:author="Leard, Ben" w:date="2025-06-20T12:08:00Z" w:initials="BL">
    <w:p w14:paraId="5C5B93F4" w14:textId="33895AD2" w:rsidR="001A53D1" w:rsidRDefault="001A53D1">
      <w:pPr>
        <w:pStyle w:val="CommentText"/>
      </w:pPr>
      <w:r>
        <w:rPr>
          <w:rStyle w:val="CommentReference"/>
        </w:rPr>
        <w:annotationRef/>
      </w:r>
      <w:r>
        <w:t>I suggest spelling out the state names and the word cumulative for these figures.</w:t>
      </w:r>
      <w:r w:rsidR="0037171F">
        <w:t xml:space="preserve"> This comment applies to Figures 6a-6c, 7a-7c, Figure 8, and Figures 9a-9c.</w:t>
      </w:r>
    </w:p>
  </w:comment>
  <w:comment w:id="16" w:author="Sun, Ruixiao" w:date="2025-06-27T11:53:00Z" w:initials="RS">
    <w:p w14:paraId="669A8B77" w14:textId="77777777" w:rsidR="001D2DD8" w:rsidRDefault="001D2DD8" w:rsidP="001D2DD8">
      <w:r>
        <w:rPr>
          <w:rStyle w:val="CommentReference"/>
        </w:rPr>
        <w:annotationRef/>
      </w:r>
      <w:r>
        <w:rPr>
          <w:sz w:val="20"/>
          <w:szCs w:val="20"/>
        </w:rPr>
        <w:t>2018?</w:t>
      </w:r>
    </w:p>
  </w:comment>
  <w:comment w:id="23" w:author="Leard, Ben" w:date="2025-06-20T12:10:00Z" w:initials="BL">
    <w:p w14:paraId="66664D92" w14:textId="66A2FAB2" w:rsidR="001A53D1" w:rsidRDefault="001A53D1">
      <w:pPr>
        <w:pStyle w:val="CommentText"/>
      </w:pPr>
      <w:r>
        <w:rPr>
          <w:rStyle w:val="CommentReference"/>
        </w:rPr>
        <w:annotationRef/>
      </w:r>
      <w:r>
        <w:t xml:space="preserve">To make these tables publication quality, I suggest using the Stata command outreg2 (which requires an ssc prompt). Outreg2 allows for outputting regression tables into a word document. The passenger cars, SUVs and vans, and pickup trucks tables could be combined into a single table using the append option in outreg2. </w:t>
      </w:r>
    </w:p>
    <w:p w14:paraId="555CA11E" w14:textId="77777777" w:rsidR="001A53D1" w:rsidRDefault="001A53D1">
      <w:pPr>
        <w:pStyle w:val="CommentText"/>
      </w:pPr>
    </w:p>
    <w:p w14:paraId="0BFBA7EC" w14:textId="10F54E17" w:rsidR="001A53D1" w:rsidRDefault="001A53D1">
      <w:pPr>
        <w:pStyle w:val="CommentText"/>
      </w:pPr>
      <w:r>
        <w:t xml:space="preserve">I use this document for assistance with outreg2: </w:t>
      </w:r>
      <w:hyperlink r:id="rId1" w:history="1">
        <w:r w:rsidRPr="00817E6A">
          <w:rPr>
            <w:rStyle w:val="Hyperlink"/>
          </w:rPr>
          <w:t>https://www.princeton.edu/~otorres/Outreg2.pdf</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4E9078" w15:done="0"/>
  <w15:commentEx w15:paraId="23FFFA82" w15:paraIdParent="0D4E9078" w15:done="0"/>
  <w15:commentEx w15:paraId="222BE254" w15:done="0"/>
  <w15:commentEx w15:paraId="5970EA9B" w15:done="0"/>
  <w15:commentEx w15:paraId="6E972FBF" w15:done="0"/>
  <w15:commentEx w15:paraId="1C3E646C" w15:done="0"/>
  <w15:commentEx w15:paraId="6126C483" w15:done="0"/>
  <w15:commentEx w15:paraId="508B7429" w15:paraIdParent="6126C483" w15:done="0"/>
  <w15:commentEx w15:paraId="4E4E1A38" w15:done="0"/>
  <w15:commentEx w15:paraId="597CD2DA" w15:done="0"/>
  <w15:commentEx w15:paraId="5244060F" w15:done="0"/>
  <w15:commentEx w15:paraId="5C5B93F4" w15:done="0"/>
  <w15:commentEx w15:paraId="669A8B77" w15:done="0"/>
  <w15:commentEx w15:paraId="0BFBA7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ACD239" w16cex:dateUtc="2025-06-26T13:09:00Z"/>
  <w16cex:commentExtensible w16cex:durableId="4C8089D8" w16cex:dateUtc="2025-06-27T15:17:00Z"/>
  <w16cex:commentExtensible w16cex:durableId="2D5D2C76" w16cex:dateUtc="2025-06-30T18:42:00Z"/>
  <w16cex:commentExtensible w16cex:durableId="6ED52A6B" w16cex:dateUtc="2025-06-30T18:37:00Z"/>
  <w16cex:commentExtensible w16cex:durableId="56B605B4" w16cex:dateUtc="2025-06-27T16:03:00Z"/>
  <w16cex:commentExtensible w16cex:durableId="2975A765" w16cex:dateUtc="2025-06-30T19:07:00Z"/>
  <w16cex:commentExtensible w16cex:durableId="2F831EDA" w16cex:dateUtc="2025-06-30T19:15:00Z"/>
  <w16cex:commentExtensible w16cex:durableId="6FFD77DD" w16cex:dateUtc="2025-06-30T19:59:00Z"/>
  <w16cex:commentExtensible w16cex:durableId="0CAED235" w16cex:dateUtc="2025-06-26T14:17:00Z"/>
  <w16cex:commentExtensible w16cex:durableId="1F078E9B" w16cex:dateUtc="2025-06-30T20:10:00Z"/>
  <w16cex:commentExtensible w16cex:durableId="79FC87DE" w16cex:dateUtc="2025-06-25T04:48:00Z"/>
  <w16cex:commentExtensible w16cex:durableId="50271A89" w16cex:dateUtc="2025-06-20T16:08:00Z"/>
  <w16cex:commentExtensible w16cex:durableId="39B603A2" w16cex:dateUtc="2025-06-27T15:53:00Z"/>
  <w16cex:commentExtensible w16cex:durableId="227779C2" w16cex:dateUtc="2025-06-20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4E9078" w16cid:durableId="01ACD239"/>
  <w16cid:commentId w16cid:paraId="23FFFA82" w16cid:durableId="4C8089D8"/>
  <w16cid:commentId w16cid:paraId="222BE254" w16cid:durableId="2D5D2C76"/>
  <w16cid:commentId w16cid:paraId="5970EA9B" w16cid:durableId="6ED52A6B"/>
  <w16cid:commentId w16cid:paraId="6E972FBF" w16cid:durableId="56B605B4"/>
  <w16cid:commentId w16cid:paraId="1C3E646C" w16cid:durableId="2975A765"/>
  <w16cid:commentId w16cid:paraId="6126C483" w16cid:durableId="2F831EDA"/>
  <w16cid:commentId w16cid:paraId="508B7429" w16cid:durableId="6FFD77DD"/>
  <w16cid:commentId w16cid:paraId="4E4E1A38" w16cid:durableId="0CAED235"/>
  <w16cid:commentId w16cid:paraId="597CD2DA" w16cid:durableId="1F078E9B"/>
  <w16cid:commentId w16cid:paraId="5244060F" w16cid:durableId="79FC87DE"/>
  <w16cid:commentId w16cid:paraId="5C5B93F4" w16cid:durableId="50271A89"/>
  <w16cid:commentId w16cid:paraId="669A8B77" w16cid:durableId="39B603A2"/>
  <w16cid:commentId w16cid:paraId="0BFBA7EC" w16cid:durableId="22777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386" w14:textId="77777777" w:rsidR="00937494" w:rsidRDefault="00937494" w:rsidP="001452EF">
      <w:pPr>
        <w:spacing w:after="0" w:line="240" w:lineRule="auto"/>
      </w:pPr>
      <w:r>
        <w:separator/>
      </w:r>
    </w:p>
  </w:endnote>
  <w:endnote w:type="continuationSeparator" w:id="0">
    <w:p w14:paraId="477243FB" w14:textId="77777777" w:rsidR="00937494" w:rsidRDefault="00937494" w:rsidP="001452EF">
      <w:pPr>
        <w:spacing w:after="0" w:line="240" w:lineRule="auto"/>
      </w:pPr>
      <w:r>
        <w:continuationSeparator/>
      </w:r>
    </w:p>
  </w:endnote>
  <w:endnote w:type="continuationNotice" w:id="1">
    <w:p w14:paraId="691E262A" w14:textId="77777777" w:rsidR="00937494" w:rsidRDefault="009374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FA2277" w:rsidRDefault="00FA2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FA2277" w:rsidRDefault="00FA2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FA2277" w:rsidRDefault="00FA2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FA2277" w:rsidRDefault="00FA2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7A01" w14:textId="77777777" w:rsidR="00937494" w:rsidRDefault="00937494" w:rsidP="001452EF">
      <w:pPr>
        <w:spacing w:after="0" w:line="240" w:lineRule="auto"/>
      </w:pPr>
      <w:r>
        <w:separator/>
      </w:r>
    </w:p>
  </w:footnote>
  <w:footnote w:type="continuationSeparator" w:id="0">
    <w:p w14:paraId="680EE714" w14:textId="77777777" w:rsidR="00937494" w:rsidRDefault="00937494" w:rsidP="001452EF">
      <w:pPr>
        <w:spacing w:after="0" w:line="240" w:lineRule="auto"/>
      </w:pPr>
      <w:r>
        <w:continuationSeparator/>
      </w:r>
    </w:p>
  </w:footnote>
  <w:footnote w:type="continuationNotice" w:id="1">
    <w:p w14:paraId="59AE35CE" w14:textId="77777777" w:rsidR="00937494" w:rsidRDefault="00937494">
      <w:pPr>
        <w:spacing w:after="0" w:line="240" w:lineRule="auto"/>
      </w:pPr>
    </w:p>
  </w:footnote>
  <w:footnote w:id="2">
    <w:p w14:paraId="55E7C585" w14:textId="04A61A7C" w:rsidR="0092007D" w:rsidRDefault="0092007D" w:rsidP="0092007D">
      <w:pPr>
        <w:pStyle w:val="FootnoteText"/>
      </w:pPr>
      <w:r>
        <w:rPr>
          <w:rStyle w:val="FootnoteReference"/>
        </w:rPr>
        <w:footnoteRef/>
      </w:r>
      <w:r>
        <w:t xml:space="preserve"> </w:t>
      </w:r>
      <w:r w:rsidR="00092B21" w:rsidRPr="00092B21">
        <w:t>This manuscript was</w:t>
      </w:r>
      <w:r w:rsidR="00092B21">
        <w:t xml:space="preserve"> supported and</w:t>
      </w:r>
      <w:r w:rsidR="00092B21" w:rsidRPr="00092B21">
        <w:t xml:space="preserve"> authored in part by authors at Oak Ridge National Laboratory, operated by UT-Battelle, LLC, under contract DE-AC05-00OR22725 with the US Department of Energy (DOE) and in part by authors at the National Renewable Energy Laboratory, operated by Alliance for Sustainable Energy, LLC, for the U.S. DOE under Contract No. DE-AC3608GO28308. The publisher acknowledges the US government license to provide public access under the DOE Public Access Plan (https://www.energy.gov/doe-public-access-plan).</w:t>
      </w:r>
    </w:p>
  </w:footnote>
  <w:footnote w:id="3">
    <w:p w14:paraId="61D58DF6" w14:textId="4A1AE863" w:rsidR="00FA2277" w:rsidRDefault="00FA2277">
      <w:pPr>
        <w:pStyle w:val="FootnoteText"/>
      </w:pPr>
      <w:r>
        <w:rPr>
          <w:rStyle w:val="FootnoteReference"/>
        </w:rPr>
        <w:footnoteRef/>
      </w:r>
      <w:r>
        <w:t xml:space="preserve"> This research was supported by Oak Ridge National Laboratory managed by UT-Battelle, LLC for the U.S. Department of Energy under contract No. DE-AC05-00OR22725, and by the National Renewable Energy Laboratory, operated by Alliance for Sustainable Energy, LLC for the U.S. Department of Energy under contract No. DE-AC36-08GO28308. The content of this report reflects the views of the authors and does not necessarily represent the views of the University of Tennessee, Oak Ridge National Laboratory, the National Renewable Energy Laboratory, or the U.S. Department of Energy.  </w:t>
      </w:r>
    </w:p>
  </w:footnote>
  <w:footnote w:id="4">
    <w:p w14:paraId="732543FF" w14:textId="2AF387CC" w:rsidR="006C28DB" w:rsidRDefault="006C28DB">
      <w:pPr>
        <w:pStyle w:val="FootnoteText"/>
      </w:pPr>
      <w:r>
        <w:rPr>
          <w:rStyle w:val="FootnoteReference"/>
        </w:rPr>
        <w:footnoteRef/>
      </w:r>
      <w:r>
        <w:t xml:space="preserve"> Net exports of used passenger cars and light trucks from the U.S. to other countries are not considered in this analysis because they are not identified in our data and because they are a small fraction (0.3%) of U.S. car and light truck registrations (U.S. Dept. of Commerce, 2025; FHWA, 2023).</w:t>
      </w:r>
    </w:p>
  </w:footnote>
  <w:footnote w:id="5">
    <w:p w14:paraId="26897DCB" w14:textId="1F0C73F8" w:rsidR="00570AD9" w:rsidRDefault="00570AD9">
      <w:pPr>
        <w:pStyle w:val="FootnoteText"/>
      </w:pPr>
      <w:r>
        <w:rPr>
          <w:rStyle w:val="FootnoteReference"/>
        </w:rPr>
        <w:footnoteRef/>
      </w:r>
      <w:r>
        <w:t xml:space="preserve"> Market research on the average lifetime of vehicles by state can be found on the internet (e.g., Junk Car Reaper, 2024).</w:t>
      </w:r>
    </w:p>
  </w:footnote>
  <w:footnote w:id="6">
    <w:p w14:paraId="40DEA7C1" w14:textId="45735E7F" w:rsidR="004F2FE7" w:rsidRDefault="004F2FE7">
      <w:pPr>
        <w:pStyle w:val="FootnoteText"/>
      </w:pPr>
      <w:r>
        <w:rPr>
          <w:rStyle w:val="FootnoteReference"/>
        </w:rPr>
        <w:footnoteRef/>
      </w:r>
      <w:r>
        <w:t xml:space="preserve"> In our empirical context, we define vehicle types by age and body style. However, our theory and modeling can be extended to alternative </w:t>
      </w:r>
      <w:r w:rsidR="005F29C0">
        <w:t>characteristics defining</w:t>
      </w:r>
      <w:r>
        <w:t xml:space="preserve"> vehicle type, such as</w:t>
      </w:r>
      <w:r w:rsidR="005F29C0">
        <w:t xml:space="preserve"> fuel type.</w:t>
      </w:r>
    </w:p>
  </w:footnote>
  <w:footnote w:id="7">
    <w:p w14:paraId="41AB514D" w14:textId="2A9F881E" w:rsidR="00FA2277" w:rsidRDefault="00FA2277">
      <w:pPr>
        <w:pStyle w:val="FootnoteText"/>
      </w:pPr>
      <w:r>
        <w:rPr>
          <w:rStyle w:val="FootnoteReference"/>
        </w:rPr>
        <w:footnoteRef/>
      </w:r>
      <w:r>
        <w:t xml:space="preserve"> A household can also dispose of vehicles by donating a vehicle or giving a vehicle to a family member outside of the household. These options could lead to state-to-state vehicle migration if the entity receiving the donated vehicle or the recipient family member </w:t>
      </w:r>
      <w:proofErr w:type="gramStart"/>
      <w:r>
        <w:t>were located in</w:t>
      </w:r>
      <w:proofErr w:type="gramEnd"/>
      <w:r>
        <w:t xml:space="preserve"> a different state.</w:t>
      </w:r>
    </w:p>
  </w:footnote>
  <w:footnote w:id="8">
    <w:p w14:paraId="33F233F8" w14:textId="6190F113" w:rsidR="00C03168" w:rsidRDefault="00C03168">
      <w:pPr>
        <w:pStyle w:val="FootnoteText"/>
      </w:pPr>
      <w:r>
        <w:rPr>
          <w:rStyle w:val="FootnoteReference"/>
        </w:rPr>
        <w:footnoteRef/>
      </w:r>
      <w:r>
        <w:t xml:space="preserve"> Currently, the used vehicle market has approximately 40 million sales annually, which is more than double the number of new light-duty vehicle annual sales (Consumer Affairs 2025, FRED 2025).</w:t>
      </w:r>
    </w:p>
  </w:footnote>
  <w:footnote w:id="9">
    <w:p w14:paraId="14DD2D88" w14:textId="76488DDE" w:rsidR="00FA2277" w:rsidRDefault="00FA2277">
      <w:pPr>
        <w:pStyle w:val="FootnoteText"/>
      </w:pPr>
      <w:r>
        <w:rPr>
          <w:rStyle w:val="FootnoteReference"/>
        </w:rPr>
        <w:footnoteRef/>
      </w:r>
      <w:r>
        <w:t xml:space="preserve"> Here, </w:t>
      </w:r>
      <w:r w:rsidR="002C37E1">
        <w:t xml:space="preserve">the </w:t>
      </w:r>
      <w:r>
        <w:t xml:space="preserve">vehicle type </w:t>
      </w:r>
      <w:r>
        <w:rPr>
          <w:rFonts w:eastAsiaTheme="minorEastAsia"/>
        </w:rPr>
        <w:t>includes the age of the vehicle.</w:t>
      </w:r>
    </w:p>
  </w:footnote>
  <w:footnote w:id="10">
    <w:p w14:paraId="7DB8AB0E" w14:textId="7A96903D" w:rsidR="00FA2277" w:rsidRDefault="00FA2277">
      <w:pPr>
        <w:pStyle w:val="FootnoteText"/>
      </w:pPr>
      <w:r>
        <w:rPr>
          <w:rStyle w:val="FootnoteReference"/>
        </w:rPr>
        <w:footnoteRef/>
      </w:r>
      <w:r>
        <w:t xml:space="preserve"> </w:t>
      </w:r>
      <w:r>
        <w:rPr>
          <w:rFonts w:eastAsiaTheme="minorEastAsia"/>
        </w:rPr>
        <w:t>According to data from respondents sampled during Q1 2024 in the Consumer Expenditure Survey, for respondents with household income of $100,000 or more per year, 43 percent of vehicles purchased in 2023 were 2023 or 2024 model year vehicles. For respondents with household income of less than $100,000 per year, only 28 percent of vehicles purchased in 2023 were 2023 or 2024 model year vehicles.</w:t>
      </w:r>
    </w:p>
  </w:footnote>
  <w:footnote w:id="11">
    <w:p w14:paraId="7786ED94" w14:textId="785AC0B6" w:rsidR="00C03168" w:rsidRDefault="00C03168">
      <w:pPr>
        <w:pStyle w:val="FootnoteText"/>
      </w:pPr>
      <w:r>
        <w:rPr>
          <w:rStyle w:val="FootnoteReference"/>
        </w:rPr>
        <w:footnoteRef/>
      </w:r>
      <w:r>
        <w:t xml:space="preserve"> This happens for various reasons, such as a significant mechanical failure or irreparable damage in a traffic accident.</w:t>
      </w:r>
    </w:p>
  </w:footnote>
  <w:footnote w:id="12">
    <w:p w14:paraId="298F7C62" w14:textId="3E33D16A" w:rsidR="00C03168" w:rsidRDefault="00C03168">
      <w:pPr>
        <w:pStyle w:val="FootnoteText"/>
      </w:pPr>
      <w:r>
        <w:rPr>
          <w:rStyle w:val="FootnoteReference"/>
        </w:rPr>
        <w:footnoteRef/>
      </w:r>
      <w:r>
        <w:t xml:space="preserve"> </w:t>
      </w:r>
      <w:r w:rsidRPr="00101DD2">
        <w:t>Parks (1977)</w:t>
      </w:r>
      <w:r w:rsidRPr="00205770">
        <w:t xml:space="preserve"> derived a model of survival to age </w:t>
      </w:r>
      <m:oMath>
        <m:r>
          <w:rPr>
            <w:rFonts w:ascii="Cambria Math" w:hAnsi="Cambria Math"/>
          </w:rPr>
          <m:t>a+1</m:t>
        </m:r>
      </m:oMath>
      <w:r w:rsidRPr="00205770">
        <w:t xml:space="preserve"> conditional on survival to age </w:t>
      </w:r>
      <m:oMath>
        <m:r>
          <w:rPr>
            <w:rFonts w:ascii="Cambria Math" w:hAnsi="Cambria Math"/>
          </w:rPr>
          <m:t>a</m:t>
        </m:r>
      </m:oMath>
      <w:r w:rsidRPr="00205770">
        <w:t>, in which vehicles were scrapped when the sum</w:t>
      </w:r>
      <w:r>
        <w:t xml:space="preserve"> of the</w:t>
      </w:r>
      <w:r w:rsidRPr="00205770">
        <w:t xml:space="preserve"> cost of a repair plus the vehicle’s value as scrap exceeded its price. </w:t>
      </w:r>
      <w:r w:rsidR="00E15239">
        <w:t>A more complete review of the vehicle scrappage literature can be found in Greene and Leard (2024</w:t>
      </w:r>
      <w:r w:rsidR="00647DEA">
        <w:t>a</w:t>
      </w:r>
      <w:r w:rsidR="00E15239">
        <w:t>).</w:t>
      </w:r>
    </w:p>
  </w:footnote>
  <w:footnote w:id="13">
    <w:p w14:paraId="44E0D932" w14:textId="6B542882" w:rsidR="001A53D1" w:rsidRDefault="001A53D1">
      <w:pPr>
        <w:pStyle w:val="FootnoteText"/>
      </w:pPr>
      <w:r>
        <w:rPr>
          <w:rStyle w:val="FootnoteReference"/>
        </w:rPr>
        <w:footnoteRef/>
      </w:r>
      <w:r>
        <w:t xml:space="preserve"> It is possible that the vehicle types could be further disaggregated by fuel type, e.g., gasoline, hybrid, </w:t>
      </w:r>
      <w:r w:rsidR="00334B3F">
        <w:t>and electric</w:t>
      </w:r>
      <w:r>
        <w:t xml:space="preserve">. However, scrappage rates for </w:t>
      </w:r>
      <w:r w:rsidR="00334B3F">
        <w:t>hybrid and especially electric vehicles</w:t>
      </w:r>
      <w:r>
        <w:t xml:space="preserve"> </w:t>
      </w:r>
      <w:r w:rsidR="00334B3F">
        <w:t>do not exist for older age vehicles, which would limit our analysis to relatively young vehicles for those fuel types. Therefore, in this study, we restrict our definition of vehicle type to body style.</w:t>
      </w:r>
    </w:p>
  </w:footnote>
  <w:footnote w:id="14">
    <w:p w14:paraId="66006660" w14:textId="665AD077" w:rsidR="00FA2277" w:rsidRDefault="00FA2277">
      <w:pPr>
        <w:pStyle w:val="FootnoteText"/>
      </w:pPr>
      <w:r>
        <w:rPr>
          <w:rStyle w:val="FootnoteReference"/>
        </w:rPr>
        <w:footnoteRef/>
      </w:r>
      <w:r>
        <w:t xml:space="preserve"> </w:t>
      </w:r>
      <w:r w:rsidRPr="00955F45">
        <w:t xml:space="preserve">The complete set of state graphs </w:t>
      </w:r>
      <w:r>
        <w:t>are in</w:t>
      </w:r>
      <w:r w:rsidRPr="00955F45">
        <w:t xml:space="preserve"> Appendix B</w:t>
      </w:r>
      <w:r>
        <w:t>.</w:t>
      </w:r>
    </w:p>
  </w:footnote>
  <w:footnote w:id="15">
    <w:p w14:paraId="2650EA9C" w14:textId="26617584" w:rsidR="00901FEA" w:rsidRDefault="00901FEA">
      <w:pPr>
        <w:pStyle w:val="FootnoteText"/>
      </w:pPr>
      <w:r>
        <w:rPr>
          <w:rStyle w:val="FootnoteReference"/>
        </w:rPr>
        <w:footnoteRef/>
      </w:r>
      <w:r>
        <w:t xml:space="preserve"> Net survival rates increasing with age around 20-25 years old could be due to several factors. At some point in a vehicle’s life, it becomes a collector’s item, giving owners an incentive to maintain the vehicle and avoid scrapping the vehicle.  </w:t>
      </w:r>
      <w:r>
        <w:rPr>
          <w:rStyle w:val="CommentReference"/>
        </w:rPr>
        <w:annotationRef/>
      </w:r>
      <w:r w:rsidRPr="00901FEA">
        <w:t xml:space="preserve"> </w:t>
      </w:r>
      <w:r>
        <w:t xml:space="preserve">Another reason may be due to the heterogeneity in people’s willingness to extend the life of a vehicle. Some people </w:t>
      </w:r>
      <w:r w:rsidR="00A1537F">
        <w:t>may be</w:t>
      </w:r>
      <w:r>
        <w:t xml:space="preserve"> willing to take time</w:t>
      </w:r>
      <w:r w:rsidR="00A1537F">
        <w:t xml:space="preserve"> and </w:t>
      </w:r>
      <w:r>
        <w:t>effort to keep a vehicle running not because it is part of a collection, but because of a desire to maintain a machine for as long as possible.</w:t>
      </w:r>
    </w:p>
  </w:footnote>
  <w:footnote w:id="16">
    <w:p w14:paraId="2543A1DB" w14:textId="0778FD99" w:rsidR="00FA2277" w:rsidRDefault="00FA2277">
      <w:pPr>
        <w:pStyle w:val="FootnoteText"/>
      </w:pPr>
      <w:r>
        <w:rPr>
          <w:rStyle w:val="FootnoteReference"/>
        </w:rPr>
        <w:footnoteRef/>
      </w:r>
      <w:r>
        <w:t xml:space="preserve"> </w:t>
      </w:r>
      <w:r w:rsidR="004A7F9E">
        <w:t>The Energy Information Administration’s Transportation Sector Demand Model documentation states that vehicle scrappage is modeled at the level of nine U.S. Census Divisions (EIA, 2022a), however the only depictions of the scrappage functions are in a set of presentation slides which note that they are not to be cited (EIA, 2022b). Estimates of</w:t>
      </w:r>
      <w:r>
        <w:t xml:space="preserve"> average vehicle lifetimes at the state level</w:t>
      </w:r>
      <w:r w:rsidR="004A7F9E">
        <w:t xml:space="preserve"> are available on the internet</w:t>
      </w:r>
      <w:r>
        <w:t xml:space="preserve"> (Junk Car Reaper, 2024)</w:t>
      </w:r>
      <w:r w:rsidR="004A7F9E">
        <w:t>.</w:t>
      </w:r>
      <w:r>
        <w:t xml:space="preserve"> </w:t>
      </w:r>
    </w:p>
  </w:footnote>
  <w:footnote w:id="17">
    <w:p w14:paraId="40D3E6ED" w14:textId="1E20E982" w:rsidR="00634FC3" w:rsidRDefault="00634FC3" w:rsidP="00634FC3">
      <w:pPr>
        <w:pStyle w:val="FootnoteText"/>
      </w:pPr>
      <w:r>
        <w:rPr>
          <w:rStyle w:val="FootnoteReference"/>
        </w:rPr>
        <w:footnoteRef/>
      </w:r>
      <w:r>
        <w:t xml:space="preserve"> A description of the data and sources is in Appendix C. In general, data for the explanatory variables are for the 201</w:t>
      </w:r>
      <w:r w:rsidR="00D12FC1">
        <w:t>9</w:t>
      </w:r>
      <w:r>
        <w:t xml:space="preserve"> calendar year</w:t>
      </w:r>
      <w:r w:rsidR="00D12FC1">
        <w:t xml:space="preserve"> or changes from 2018 to 2019</w:t>
      </w:r>
      <w:r>
        <w:t>. All economic data are Bureau of Economic Analysis data</w:t>
      </w:r>
      <w:r w:rsidR="00A30133">
        <w:t>,</w:t>
      </w:r>
      <w:r>
        <w:t xml:space="preserve"> and all population data are Census Bureau data for 2018</w:t>
      </w:r>
      <w:r w:rsidR="00D12FC1">
        <w:t>-2019</w:t>
      </w:r>
      <w:r>
        <w:t>. 2010 data were used for state areas.</w:t>
      </w:r>
    </w:p>
  </w:footnote>
  <w:footnote w:id="18">
    <w:p w14:paraId="1E0D4E06" w14:textId="00E83264" w:rsidR="008C235E" w:rsidRDefault="008C235E">
      <w:pPr>
        <w:pStyle w:val="FootnoteText"/>
      </w:pPr>
      <w:r>
        <w:rPr>
          <w:rStyle w:val="FootnoteReference"/>
        </w:rPr>
        <w:footnoteRef/>
      </w:r>
      <w:r>
        <w:t xml:space="preserve"> We </w:t>
      </w:r>
      <w:r w:rsidRPr="008C235E">
        <w:t>recogniz</w:t>
      </w:r>
      <w:r>
        <w:t>e</w:t>
      </w:r>
      <w:r w:rsidRPr="008C235E">
        <w:t xml:space="preserve"> that our methodology does not support strict interpretation of significance measures as hypothesis tests.  </w:t>
      </w:r>
    </w:p>
  </w:footnote>
  <w:footnote w:id="19">
    <w:p w14:paraId="0C172FB5" w14:textId="2C295362" w:rsidR="00FA2277" w:rsidRDefault="00FA2277">
      <w:pPr>
        <w:pStyle w:val="FootnoteText"/>
      </w:pPr>
      <w:r>
        <w:rPr>
          <w:rStyle w:val="FootnoteReference"/>
        </w:rPr>
        <w:footnoteRef/>
      </w:r>
      <w:r>
        <w:t xml:space="preserve"> The age of a vehicle in the available data is calculated as the calendar year minus the vehicle’s model year. Because vehicle model years do not begin on January 1 and end on December 31, but on varying dates, and because not all vehicles of a model year are sold in that model year, counts of 0 and 1-year-old vehicles do not produce meaningful estimates of</w:t>
      </w:r>
      <w:r w:rsidR="0019563F">
        <w:t xml:space="preserve"> net</w:t>
      </w:r>
      <w:r>
        <w:t xml:space="preserve"> survival rates and were excluded from the analysis.</w:t>
      </w:r>
    </w:p>
  </w:footnote>
  <w:footnote w:id="20">
    <w:p w14:paraId="1B430E53" w14:textId="079F4909" w:rsidR="009742A5" w:rsidRDefault="009742A5">
      <w:pPr>
        <w:pStyle w:val="FootnoteText"/>
      </w:pPr>
      <w:r>
        <w:rPr>
          <w:rStyle w:val="FootnoteReference"/>
        </w:rPr>
        <w:footnoteRef/>
      </w:r>
      <w:r>
        <w:t xml:space="preserve"> We recognize that our method does not allow strict interpretation of significance levels as tests of hypotheses.</w:t>
      </w:r>
    </w:p>
  </w:footnote>
  <w:footnote w:id="21">
    <w:p w14:paraId="793672BC" w14:textId="598EBD34" w:rsidR="00FA2277" w:rsidRDefault="00FA2277">
      <w:pPr>
        <w:pStyle w:val="FootnoteText"/>
      </w:pPr>
      <w:r>
        <w:rPr>
          <w:rStyle w:val="FootnoteReference"/>
        </w:rPr>
        <w:footnoteRef/>
      </w:r>
      <w:r>
        <w:t xml:space="preserve"> Because several model formulations were estimated before settling on the final formulation, significance levels should not be interpreted in the usual way as tests of null hypotheses but rather as indicators of the strength of the correlations between the independent variables and the dependent variable.</w:t>
      </w:r>
    </w:p>
  </w:footnote>
  <w:footnote w:id="22">
    <w:p w14:paraId="6477446C" w14:textId="341A6A79" w:rsidR="002D1E33" w:rsidRDefault="002D1E33">
      <w:pPr>
        <w:pStyle w:val="FootnoteText"/>
      </w:pPr>
      <w:r>
        <w:rPr>
          <w:rStyle w:val="FootnoteReference"/>
        </w:rPr>
        <w:footnoteRef/>
      </w:r>
      <w:r>
        <w:t xml:space="preserve"> </w:t>
      </w:r>
      <w:r w:rsidRPr="002D1E33">
        <w:t>The Stata “</w:t>
      </w:r>
      <w:proofErr w:type="spellStart"/>
      <w:r w:rsidRPr="002D1E33">
        <w:t>estat</w:t>
      </w:r>
      <w:proofErr w:type="spellEnd"/>
      <w:r w:rsidRPr="002D1E33">
        <w:t xml:space="preserve"> </w:t>
      </w:r>
      <w:proofErr w:type="spellStart"/>
      <w:r w:rsidRPr="002D1E33">
        <w:t>vif</w:t>
      </w:r>
      <w:proofErr w:type="spellEnd"/>
      <w:r w:rsidRPr="002D1E33">
        <w:t xml:space="preserve">” procedure calculated variance inflation factors of 1.16 to 2.78 for the continuous variables other than density, indicating that multicollinearity is not a concern for those variables. VIF values for year and COVID fixed effects were also within acceptable levels. As would be expected, state and age fixed effects had VIF values well above 10 (typically 20 to 30), and the VIFs for the age fixed effects increased with increasing age. The VIFs for density also exceeded 20 due to its strong correlation with the state fixed effects. Such results are typical in regression models when there are </w:t>
      </w:r>
      <w:proofErr w:type="gramStart"/>
      <w:r w:rsidRPr="002D1E33">
        <w:t>a large number of</w:t>
      </w:r>
      <w:proofErr w:type="gramEnd"/>
      <w:r w:rsidRPr="002D1E33">
        <w:t xml:space="preserve"> fixed-effect coefficients and are generally not concerning.</w:t>
      </w:r>
    </w:p>
  </w:footnote>
  <w:footnote w:id="23">
    <w:p w14:paraId="7873291F" w14:textId="03F4E04C" w:rsidR="001333F0" w:rsidRDefault="001333F0">
      <w:pPr>
        <w:pStyle w:val="FootnoteText"/>
      </w:pPr>
      <w:r>
        <w:rPr>
          <w:rStyle w:val="FootnoteReference"/>
        </w:rPr>
        <w:footnoteRef/>
      </w:r>
      <w:r>
        <w:t xml:space="preserve"> </w:t>
      </w:r>
      <w:r w:rsidRPr="001333F0">
        <w:t>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t>
      </w:r>
    </w:p>
  </w:footnote>
  <w:footnote w:id="24">
    <w:p w14:paraId="6164654B" w14:textId="7C355CB2" w:rsidR="00EE46C5" w:rsidRDefault="00EE46C5">
      <w:pPr>
        <w:pStyle w:val="FootnoteText"/>
      </w:pPr>
      <w:r>
        <w:rPr>
          <w:rStyle w:val="FootnoteReference"/>
        </w:rPr>
        <w:footnoteRef/>
      </w:r>
      <w:r>
        <w:t xml:space="preserve"> The COVID fixed effects differ by vehicle class but not by state.</w:t>
      </w:r>
    </w:p>
  </w:footnote>
  <w:footnote w:id="25">
    <w:p w14:paraId="132314F3" w14:textId="23601759" w:rsidR="00127B19" w:rsidRDefault="00127B19">
      <w:pPr>
        <w:pStyle w:val="FootnoteText"/>
      </w:pPr>
      <w:r>
        <w:rPr>
          <w:rStyle w:val="FootnoteReference"/>
        </w:rPr>
        <w:footnoteRef/>
      </w:r>
      <w:r>
        <w:t xml:space="preserve"> W</w:t>
      </w:r>
      <w:r w:rsidRPr="00127B19">
        <w:t>e tried using factor analysis</w:t>
      </w:r>
      <w:r>
        <w:t xml:space="preserve"> to create independent </w:t>
      </w:r>
      <w:r w:rsidRPr="00127B19">
        <w:t xml:space="preserve">variables </w:t>
      </w:r>
      <w:r>
        <w:t>however</w:t>
      </w:r>
      <w:r w:rsidR="00E85C99">
        <w:t>,</w:t>
      </w:r>
      <w:r>
        <w:t xml:space="preserve"> </w:t>
      </w:r>
      <w:r w:rsidRPr="00127B19">
        <w:t>the resulting factors did not appear to us to have meaningful interpretations.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FA2277" w:rsidRDefault="00FA2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FA2277" w:rsidRDefault="00FA2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FA2277" w:rsidRDefault="00FA2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630AA"/>
    <w:multiLevelType w:val="hybridMultilevel"/>
    <w:tmpl w:val="5B564B50"/>
    <w:lvl w:ilvl="0" w:tplc="C6C04740">
      <w:start w:val="1"/>
      <w:numFmt w:val="decimal"/>
      <w:lvlText w:val="%1."/>
      <w:lvlJc w:val="left"/>
      <w:pPr>
        <w:ind w:left="1020" w:hanging="360"/>
      </w:pPr>
    </w:lvl>
    <w:lvl w:ilvl="1" w:tplc="C63804B2">
      <w:start w:val="1"/>
      <w:numFmt w:val="decimal"/>
      <w:lvlText w:val="%2."/>
      <w:lvlJc w:val="left"/>
      <w:pPr>
        <w:ind w:left="1020" w:hanging="360"/>
      </w:pPr>
    </w:lvl>
    <w:lvl w:ilvl="2" w:tplc="86A83BC8">
      <w:start w:val="1"/>
      <w:numFmt w:val="decimal"/>
      <w:lvlText w:val="%3."/>
      <w:lvlJc w:val="left"/>
      <w:pPr>
        <w:ind w:left="1020" w:hanging="360"/>
      </w:pPr>
    </w:lvl>
    <w:lvl w:ilvl="3" w:tplc="F80ED76A">
      <w:start w:val="1"/>
      <w:numFmt w:val="decimal"/>
      <w:lvlText w:val="%4."/>
      <w:lvlJc w:val="left"/>
      <w:pPr>
        <w:ind w:left="1020" w:hanging="360"/>
      </w:pPr>
    </w:lvl>
    <w:lvl w:ilvl="4" w:tplc="962233EC">
      <w:start w:val="1"/>
      <w:numFmt w:val="decimal"/>
      <w:lvlText w:val="%5."/>
      <w:lvlJc w:val="left"/>
      <w:pPr>
        <w:ind w:left="1020" w:hanging="360"/>
      </w:pPr>
    </w:lvl>
    <w:lvl w:ilvl="5" w:tplc="55088160">
      <w:start w:val="1"/>
      <w:numFmt w:val="decimal"/>
      <w:lvlText w:val="%6."/>
      <w:lvlJc w:val="left"/>
      <w:pPr>
        <w:ind w:left="1020" w:hanging="360"/>
      </w:pPr>
    </w:lvl>
    <w:lvl w:ilvl="6" w:tplc="A06A7466">
      <w:start w:val="1"/>
      <w:numFmt w:val="decimal"/>
      <w:lvlText w:val="%7."/>
      <w:lvlJc w:val="left"/>
      <w:pPr>
        <w:ind w:left="1020" w:hanging="360"/>
      </w:pPr>
    </w:lvl>
    <w:lvl w:ilvl="7" w:tplc="CC4AE734">
      <w:start w:val="1"/>
      <w:numFmt w:val="decimal"/>
      <w:lvlText w:val="%8."/>
      <w:lvlJc w:val="left"/>
      <w:pPr>
        <w:ind w:left="1020" w:hanging="360"/>
      </w:pPr>
    </w:lvl>
    <w:lvl w:ilvl="8" w:tplc="3B405B00">
      <w:start w:val="1"/>
      <w:numFmt w:val="decimal"/>
      <w:lvlText w:val="%9."/>
      <w:lvlJc w:val="left"/>
      <w:pPr>
        <w:ind w:left="1020" w:hanging="360"/>
      </w:pPr>
    </w:lvl>
  </w:abstractNum>
  <w:abstractNum w:abstractNumId="2"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664BB"/>
    <w:multiLevelType w:val="hybridMultilevel"/>
    <w:tmpl w:val="7BD896B8"/>
    <w:lvl w:ilvl="0" w:tplc="22E65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75E8A"/>
    <w:multiLevelType w:val="hybridMultilevel"/>
    <w:tmpl w:val="3E5CD08C"/>
    <w:lvl w:ilvl="0" w:tplc="20860F9C">
      <w:start w:val="1"/>
      <w:numFmt w:val="decimal"/>
      <w:lvlText w:val="%1."/>
      <w:lvlJc w:val="left"/>
      <w:pPr>
        <w:ind w:left="720" w:hanging="360"/>
      </w:pPr>
    </w:lvl>
    <w:lvl w:ilvl="1" w:tplc="45F8912A">
      <w:start w:val="1"/>
      <w:numFmt w:val="decimal"/>
      <w:lvlText w:val="%2."/>
      <w:lvlJc w:val="left"/>
      <w:pPr>
        <w:ind w:left="720" w:hanging="360"/>
      </w:pPr>
    </w:lvl>
    <w:lvl w:ilvl="2" w:tplc="8C505A12">
      <w:start w:val="1"/>
      <w:numFmt w:val="decimal"/>
      <w:lvlText w:val="%3."/>
      <w:lvlJc w:val="left"/>
      <w:pPr>
        <w:ind w:left="720" w:hanging="360"/>
      </w:pPr>
    </w:lvl>
    <w:lvl w:ilvl="3" w:tplc="E60E2F86">
      <w:start w:val="1"/>
      <w:numFmt w:val="decimal"/>
      <w:lvlText w:val="%4."/>
      <w:lvlJc w:val="left"/>
      <w:pPr>
        <w:ind w:left="720" w:hanging="360"/>
      </w:pPr>
    </w:lvl>
    <w:lvl w:ilvl="4" w:tplc="78DA9ED8">
      <w:start w:val="1"/>
      <w:numFmt w:val="decimal"/>
      <w:lvlText w:val="%5."/>
      <w:lvlJc w:val="left"/>
      <w:pPr>
        <w:ind w:left="720" w:hanging="360"/>
      </w:pPr>
    </w:lvl>
    <w:lvl w:ilvl="5" w:tplc="69600016">
      <w:start w:val="1"/>
      <w:numFmt w:val="decimal"/>
      <w:lvlText w:val="%6."/>
      <w:lvlJc w:val="left"/>
      <w:pPr>
        <w:ind w:left="720" w:hanging="360"/>
      </w:pPr>
    </w:lvl>
    <w:lvl w:ilvl="6" w:tplc="9BB87AD4">
      <w:start w:val="1"/>
      <w:numFmt w:val="decimal"/>
      <w:lvlText w:val="%7."/>
      <w:lvlJc w:val="left"/>
      <w:pPr>
        <w:ind w:left="720" w:hanging="360"/>
      </w:pPr>
    </w:lvl>
    <w:lvl w:ilvl="7" w:tplc="902666BC">
      <w:start w:val="1"/>
      <w:numFmt w:val="decimal"/>
      <w:lvlText w:val="%8."/>
      <w:lvlJc w:val="left"/>
      <w:pPr>
        <w:ind w:left="720" w:hanging="360"/>
      </w:pPr>
    </w:lvl>
    <w:lvl w:ilvl="8" w:tplc="D1CAC316">
      <w:start w:val="1"/>
      <w:numFmt w:val="decimal"/>
      <w:lvlText w:val="%9."/>
      <w:lvlJc w:val="left"/>
      <w:pPr>
        <w:ind w:left="720" w:hanging="360"/>
      </w:pPr>
    </w:lvl>
  </w:abstractNum>
  <w:abstractNum w:abstractNumId="6"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7"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05752D"/>
    <w:multiLevelType w:val="hybridMultilevel"/>
    <w:tmpl w:val="4EC0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62EA5"/>
    <w:multiLevelType w:val="hybridMultilevel"/>
    <w:tmpl w:val="5F6C38BC"/>
    <w:lvl w:ilvl="0" w:tplc="F98C1712">
      <w:start w:val="1"/>
      <w:numFmt w:val="decimal"/>
      <w:lvlText w:val="%1."/>
      <w:lvlJc w:val="left"/>
      <w:pPr>
        <w:ind w:left="720" w:hanging="360"/>
      </w:pPr>
    </w:lvl>
    <w:lvl w:ilvl="1" w:tplc="8E4C8D92">
      <w:start w:val="1"/>
      <w:numFmt w:val="decimal"/>
      <w:lvlText w:val="%2."/>
      <w:lvlJc w:val="left"/>
      <w:pPr>
        <w:ind w:left="720" w:hanging="360"/>
      </w:pPr>
    </w:lvl>
    <w:lvl w:ilvl="2" w:tplc="8140E5D4">
      <w:start w:val="1"/>
      <w:numFmt w:val="decimal"/>
      <w:lvlText w:val="%3."/>
      <w:lvlJc w:val="left"/>
      <w:pPr>
        <w:ind w:left="720" w:hanging="360"/>
      </w:pPr>
    </w:lvl>
    <w:lvl w:ilvl="3" w:tplc="85BE374E">
      <w:start w:val="1"/>
      <w:numFmt w:val="decimal"/>
      <w:lvlText w:val="%4."/>
      <w:lvlJc w:val="left"/>
      <w:pPr>
        <w:ind w:left="720" w:hanging="360"/>
      </w:pPr>
    </w:lvl>
    <w:lvl w:ilvl="4" w:tplc="2E6C6262">
      <w:start w:val="1"/>
      <w:numFmt w:val="decimal"/>
      <w:lvlText w:val="%5."/>
      <w:lvlJc w:val="left"/>
      <w:pPr>
        <w:ind w:left="720" w:hanging="360"/>
      </w:pPr>
    </w:lvl>
    <w:lvl w:ilvl="5" w:tplc="A0D227E0">
      <w:start w:val="1"/>
      <w:numFmt w:val="decimal"/>
      <w:lvlText w:val="%6."/>
      <w:lvlJc w:val="left"/>
      <w:pPr>
        <w:ind w:left="720" w:hanging="360"/>
      </w:pPr>
    </w:lvl>
    <w:lvl w:ilvl="6" w:tplc="042C883A">
      <w:start w:val="1"/>
      <w:numFmt w:val="decimal"/>
      <w:lvlText w:val="%7."/>
      <w:lvlJc w:val="left"/>
      <w:pPr>
        <w:ind w:left="720" w:hanging="360"/>
      </w:pPr>
    </w:lvl>
    <w:lvl w:ilvl="7" w:tplc="C4963034">
      <w:start w:val="1"/>
      <w:numFmt w:val="decimal"/>
      <w:lvlText w:val="%8."/>
      <w:lvlJc w:val="left"/>
      <w:pPr>
        <w:ind w:left="720" w:hanging="360"/>
      </w:pPr>
    </w:lvl>
    <w:lvl w:ilvl="8" w:tplc="A25628AC">
      <w:start w:val="1"/>
      <w:numFmt w:val="decimal"/>
      <w:lvlText w:val="%9."/>
      <w:lvlJc w:val="left"/>
      <w:pPr>
        <w:ind w:left="720" w:hanging="360"/>
      </w:pPr>
    </w:lvl>
  </w:abstractNum>
  <w:abstractNum w:abstractNumId="12" w15:restartNumberingAfterBreak="0">
    <w:nsid w:val="4D155784"/>
    <w:multiLevelType w:val="hybridMultilevel"/>
    <w:tmpl w:val="3F924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106368">
    <w:abstractNumId w:val="4"/>
  </w:num>
  <w:num w:numId="2" w16cid:durableId="1678968735">
    <w:abstractNumId w:val="0"/>
  </w:num>
  <w:num w:numId="3" w16cid:durableId="22289607">
    <w:abstractNumId w:val="9"/>
  </w:num>
  <w:num w:numId="4" w16cid:durableId="1713730682">
    <w:abstractNumId w:val="7"/>
  </w:num>
  <w:num w:numId="5" w16cid:durableId="554048145">
    <w:abstractNumId w:val="14"/>
  </w:num>
  <w:num w:numId="6" w16cid:durableId="1469056020">
    <w:abstractNumId w:val="6"/>
  </w:num>
  <w:num w:numId="7" w16cid:durableId="1111818436">
    <w:abstractNumId w:val="10"/>
  </w:num>
  <w:num w:numId="8" w16cid:durableId="1703435562">
    <w:abstractNumId w:val="13"/>
  </w:num>
  <w:num w:numId="9" w16cid:durableId="1391031050">
    <w:abstractNumId w:val="2"/>
  </w:num>
  <w:num w:numId="10" w16cid:durableId="353383925">
    <w:abstractNumId w:val="15"/>
  </w:num>
  <w:num w:numId="11" w16cid:durableId="326521911">
    <w:abstractNumId w:val="12"/>
  </w:num>
  <w:num w:numId="12" w16cid:durableId="1156069307">
    <w:abstractNumId w:val="8"/>
  </w:num>
  <w:num w:numId="13" w16cid:durableId="668866346">
    <w:abstractNumId w:val="3"/>
  </w:num>
  <w:num w:numId="14" w16cid:durableId="1272011035">
    <w:abstractNumId w:val="1"/>
  </w:num>
  <w:num w:numId="15" w16cid:durableId="1273168728">
    <w:abstractNumId w:val="5"/>
  </w:num>
  <w:num w:numId="16" w16cid:durableId="145116739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lgreene49@gmail.com">
    <w15:presenceInfo w15:providerId="Windows Live" w15:userId="36ae8be986634fb6"/>
  </w15:person>
  <w15:person w15:author="Sun, Ruixiao">
    <w15:presenceInfo w15:providerId="AD" w15:userId="S::r2s@ornl.gov::321cc422-f2c5-442e-8b6c-7a2cde537052"/>
  </w15:person>
  <w15:person w15:author="Bose, Ranjan">
    <w15:presenceInfo w15:providerId="AD" w15:userId="S::rkv@ornl.gov::7cb086d1-1234-4381-b4be-aae2a626c4dc"/>
  </w15:person>
  <w15:person w15:author="Leard, Ben">
    <w15:presenceInfo w15:providerId="AD" w15:userId="S::bleard@utk.edu::62619765-fb56-4110-81f9-6b9e6ee66f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2DEE"/>
    <w:rsid w:val="000077EB"/>
    <w:rsid w:val="000114C7"/>
    <w:rsid w:val="000119D6"/>
    <w:rsid w:val="00012914"/>
    <w:rsid w:val="000131EC"/>
    <w:rsid w:val="00015FAB"/>
    <w:rsid w:val="00022103"/>
    <w:rsid w:val="000223AD"/>
    <w:rsid w:val="00032D5E"/>
    <w:rsid w:val="00032E85"/>
    <w:rsid w:val="000333A4"/>
    <w:rsid w:val="0003396F"/>
    <w:rsid w:val="00033CBE"/>
    <w:rsid w:val="00037B9A"/>
    <w:rsid w:val="00040C27"/>
    <w:rsid w:val="000429E8"/>
    <w:rsid w:val="0004362B"/>
    <w:rsid w:val="00046C83"/>
    <w:rsid w:val="000505E0"/>
    <w:rsid w:val="00053A98"/>
    <w:rsid w:val="00054332"/>
    <w:rsid w:val="0005622B"/>
    <w:rsid w:val="00056D44"/>
    <w:rsid w:val="00065E31"/>
    <w:rsid w:val="0007260C"/>
    <w:rsid w:val="000727CB"/>
    <w:rsid w:val="00073819"/>
    <w:rsid w:val="00073FB9"/>
    <w:rsid w:val="00074A3F"/>
    <w:rsid w:val="00075C42"/>
    <w:rsid w:val="00076B3D"/>
    <w:rsid w:val="0008053C"/>
    <w:rsid w:val="00081BD1"/>
    <w:rsid w:val="0008223B"/>
    <w:rsid w:val="00083CAC"/>
    <w:rsid w:val="00084FA7"/>
    <w:rsid w:val="00086314"/>
    <w:rsid w:val="00086CD6"/>
    <w:rsid w:val="00087723"/>
    <w:rsid w:val="00090A4A"/>
    <w:rsid w:val="00092B21"/>
    <w:rsid w:val="00093BC9"/>
    <w:rsid w:val="00096E78"/>
    <w:rsid w:val="000A2764"/>
    <w:rsid w:val="000A6C6A"/>
    <w:rsid w:val="000A7D39"/>
    <w:rsid w:val="000B0D1F"/>
    <w:rsid w:val="000C2785"/>
    <w:rsid w:val="000C29E8"/>
    <w:rsid w:val="000C3404"/>
    <w:rsid w:val="000C3F21"/>
    <w:rsid w:val="000C4B21"/>
    <w:rsid w:val="000C71F7"/>
    <w:rsid w:val="000C7279"/>
    <w:rsid w:val="000C790C"/>
    <w:rsid w:val="000D112D"/>
    <w:rsid w:val="000D36EA"/>
    <w:rsid w:val="000D5CF1"/>
    <w:rsid w:val="000E2201"/>
    <w:rsid w:val="000E3605"/>
    <w:rsid w:val="000E375B"/>
    <w:rsid w:val="000E5C32"/>
    <w:rsid w:val="000E79E7"/>
    <w:rsid w:val="000F14C7"/>
    <w:rsid w:val="000F43D7"/>
    <w:rsid w:val="000F4CC3"/>
    <w:rsid w:val="000F7EEE"/>
    <w:rsid w:val="00101C17"/>
    <w:rsid w:val="00101DD2"/>
    <w:rsid w:val="001022EC"/>
    <w:rsid w:val="0010718D"/>
    <w:rsid w:val="001113B5"/>
    <w:rsid w:val="001123C2"/>
    <w:rsid w:val="0011455D"/>
    <w:rsid w:val="00114F64"/>
    <w:rsid w:val="001172E7"/>
    <w:rsid w:val="00120E80"/>
    <w:rsid w:val="00123F23"/>
    <w:rsid w:val="00125B85"/>
    <w:rsid w:val="00125E2E"/>
    <w:rsid w:val="00127B19"/>
    <w:rsid w:val="001300F3"/>
    <w:rsid w:val="001333F0"/>
    <w:rsid w:val="001372A3"/>
    <w:rsid w:val="00137865"/>
    <w:rsid w:val="00143C28"/>
    <w:rsid w:val="001441AD"/>
    <w:rsid w:val="001452EF"/>
    <w:rsid w:val="001479C5"/>
    <w:rsid w:val="001508EA"/>
    <w:rsid w:val="00155093"/>
    <w:rsid w:val="00161AF8"/>
    <w:rsid w:val="001663C4"/>
    <w:rsid w:val="001704A5"/>
    <w:rsid w:val="00173296"/>
    <w:rsid w:val="00174135"/>
    <w:rsid w:val="001742AA"/>
    <w:rsid w:val="00181C38"/>
    <w:rsid w:val="00183410"/>
    <w:rsid w:val="001872FE"/>
    <w:rsid w:val="001879E8"/>
    <w:rsid w:val="001926A3"/>
    <w:rsid w:val="00192E5F"/>
    <w:rsid w:val="0019563F"/>
    <w:rsid w:val="001959C1"/>
    <w:rsid w:val="00197736"/>
    <w:rsid w:val="001A3014"/>
    <w:rsid w:val="001A53D1"/>
    <w:rsid w:val="001A7390"/>
    <w:rsid w:val="001B03C7"/>
    <w:rsid w:val="001B14EE"/>
    <w:rsid w:val="001B1E05"/>
    <w:rsid w:val="001B4651"/>
    <w:rsid w:val="001C0D82"/>
    <w:rsid w:val="001C2286"/>
    <w:rsid w:val="001C42F8"/>
    <w:rsid w:val="001C42FD"/>
    <w:rsid w:val="001C455E"/>
    <w:rsid w:val="001C520E"/>
    <w:rsid w:val="001D0279"/>
    <w:rsid w:val="001D0ADD"/>
    <w:rsid w:val="001D1FCA"/>
    <w:rsid w:val="001D2DD8"/>
    <w:rsid w:val="001D3635"/>
    <w:rsid w:val="001D377B"/>
    <w:rsid w:val="001D6F12"/>
    <w:rsid w:val="001D78B3"/>
    <w:rsid w:val="001D7966"/>
    <w:rsid w:val="001D7E6B"/>
    <w:rsid w:val="001E01C7"/>
    <w:rsid w:val="001E3447"/>
    <w:rsid w:val="001E52E6"/>
    <w:rsid w:val="001E686A"/>
    <w:rsid w:val="001E7598"/>
    <w:rsid w:val="001F0639"/>
    <w:rsid w:val="001F0D74"/>
    <w:rsid w:val="001F1944"/>
    <w:rsid w:val="001F1F24"/>
    <w:rsid w:val="001F2601"/>
    <w:rsid w:val="001F440F"/>
    <w:rsid w:val="001F4C53"/>
    <w:rsid w:val="001F72D6"/>
    <w:rsid w:val="0020085A"/>
    <w:rsid w:val="002014CE"/>
    <w:rsid w:val="0020446A"/>
    <w:rsid w:val="00205770"/>
    <w:rsid w:val="00205B87"/>
    <w:rsid w:val="00213BD1"/>
    <w:rsid w:val="00214740"/>
    <w:rsid w:val="002174A3"/>
    <w:rsid w:val="00217647"/>
    <w:rsid w:val="00225648"/>
    <w:rsid w:val="00231170"/>
    <w:rsid w:val="00235FBD"/>
    <w:rsid w:val="00236BDB"/>
    <w:rsid w:val="0024004C"/>
    <w:rsid w:val="00243BD0"/>
    <w:rsid w:val="00244586"/>
    <w:rsid w:val="002448EB"/>
    <w:rsid w:val="00245176"/>
    <w:rsid w:val="0025272F"/>
    <w:rsid w:val="002533FC"/>
    <w:rsid w:val="00254E85"/>
    <w:rsid w:val="00257925"/>
    <w:rsid w:val="00264504"/>
    <w:rsid w:val="00266356"/>
    <w:rsid w:val="00270705"/>
    <w:rsid w:val="0027138F"/>
    <w:rsid w:val="0027163E"/>
    <w:rsid w:val="00271F66"/>
    <w:rsid w:val="002732D0"/>
    <w:rsid w:val="00276C18"/>
    <w:rsid w:val="00277182"/>
    <w:rsid w:val="00277886"/>
    <w:rsid w:val="00277D42"/>
    <w:rsid w:val="0028143A"/>
    <w:rsid w:val="00285818"/>
    <w:rsid w:val="00286A86"/>
    <w:rsid w:val="00286AD2"/>
    <w:rsid w:val="00290067"/>
    <w:rsid w:val="00290CD7"/>
    <w:rsid w:val="002944A6"/>
    <w:rsid w:val="0029698A"/>
    <w:rsid w:val="002A3842"/>
    <w:rsid w:val="002A3E9C"/>
    <w:rsid w:val="002A45FD"/>
    <w:rsid w:val="002A5614"/>
    <w:rsid w:val="002A5723"/>
    <w:rsid w:val="002A621F"/>
    <w:rsid w:val="002A7901"/>
    <w:rsid w:val="002B0754"/>
    <w:rsid w:val="002B32F2"/>
    <w:rsid w:val="002B50E9"/>
    <w:rsid w:val="002B73C3"/>
    <w:rsid w:val="002C37E1"/>
    <w:rsid w:val="002C4B2A"/>
    <w:rsid w:val="002C6E89"/>
    <w:rsid w:val="002C71F2"/>
    <w:rsid w:val="002D1245"/>
    <w:rsid w:val="002D1512"/>
    <w:rsid w:val="002D1E33"/>
    <w:rsid w:val="002D30BB"/>
    <w:rsid w:val="002D4238"/>
    <w:rsid w:val="002D53E6"/>
    <w:rsid w:val="002E2D86"/>
    <w:rsid w:val="002E5A5F"/>
    <w:rsid w:val="002F1CE6"/>
    <w:rsid w:val="002F228F"/>
    <w:rsid w:val="002F256C"/>
    <w:rsid w:val="002F5216"/>
    <w:rsid w:val="002F6E25"/>
    <w:rsid w:val="002F782E"/>
    <w:rsid w:val="00307131"/>
    <w:rsid w:val="003204AE"/>
    <w:rsid w:val="00321366"/>
    <w:rsid w:val="003214DF"/>
    <w:rsid w:val="00321BBF"/>
    <w:rsid w:val="00321C9A"/>
    <w:rsid w:val="00324122"/>
    <w:rsid w:val="003311F9"/>
    <w:rsid w:val="00334B3F"/>
    <w:rsid w:val="00335D87"/>
    <w:rsid w:val="0033791D"/>
    <w:rsid w:val="00341DF4"/>
    <w:rsid w:val="003449F9"/>
    <w:rsid w:val="00350044"/>
    <w:rsid w:val="003526FA"/>
    <w:rsid w:val="003565C1"/>
    <w:rsid w:val="0035790F"/>
    <w:rsid w:val="00360110"/>
    <w:rsid w:val="003625DC"/>
    <w:rsid w:val="00363004"/>
    <w:rsid w:val="003657F7"/>
    <w:rsid w:val="00366DEE"/>
    <w:rsid w:val="00367E35"/>
    <w:rsid w:val="0037171F"/>
    <w:rsid w:val="00372BE7"/>
    <w:rsid w:val="00373606"/>
    <w:rsid w:val="00376D6A"/>
    <w:rsid w:val="003772A6"/>
    <w:rsid w:val="00377881"/>
    <w:rsid w:val="0038367D"/>
    <w:rsid w:val="00384ACD"/>
    <w:rsid w:val="00385981"/>
    <w:rsid w:val="003869BD"/>
    <w:rsid w:val="00387FA3"/>
    <w:rsid w:val="003900A2"/>
    <w:rsid w:val="003951DD"/>
    <w:rsid w:val="0039698F"/>
    <w:rsid w:val="003A3642"/>
    <w:rsid w:val="003A3D6C"/>
    <w:rsid w:val="003A4544"/>
    <w:rsid w:val="003A5C2D"/>
    <w:rsid w:val="003A661B"/>
    <w:rsid w:val="003B205A"/>
    <w:rsid w:val="003B47A1"/>
    <w:rsid w:val="003B5947"/>
    <w:rsid w:val="003C3A55"/>
    <w:rsid w:val="003C644C"/>
    <w:rsid w:val="003D4E73"/>
    <w:rsid w:val="003D59DC"/>
    <w:rsid w:val="003D6752"/>
    <w:rsid w:val="003E0808"/>
    <w:rsid w:val="003E34F4"/>
    <w:rsid w:val="003E3984"/>
    <w:rsid w:val="003E7B00"/>
    <w:rsid w:val="003F0A6C"/>
    <w:rsid w:val="003F14E9"/>
    <w:rsid w:val="003F3F82"/>
    <w:rsid w:val="003F55B7"/>
    <w:rsid w:val="00401511"/>
    <w:rsid w:val="00406612"/>
    <w:rsid w:val="00412347"/>
    <w:rsid w:val="00412FAC"/>
    <w:rsid w:val="00413E7F"/>
    <w:rsid w:val="00415F0B"/>
    <w:rsid w:val="00416795"/>
    <w:rsid w:val="00416B5B"/>
    <w:rsid w:val="00417AAF"/>
    <w:rsid w:val="0042006F"/>
    <w:rsid w:val="004208FC"/>
    <w:rsid w:val="00420915"/>
    <w:rsid w:val="0042188A"/>
    <w:rsid w:val="00425057"/>
    <w:rsid w:val="00426312"/>
    <w:rsid w:val="004310A5"/>
    <w:rsid w:val="0043536C"/>
    <w:rsid w:val="004371F4"/>
    <w:rsid w:val="00451808"/>
    <w:rsid w:val="00454DBF"/>
    <w:rsid w:val="004628C3"/>
    <w:rsid w:val="00462EE0"/>
    <w:rsid w:val="0046300F"/>
    <w:rsid w:val="00463BCE"/>
    <w:rsid w:val="00465DF7"/>
    <w:rsid w:val="00467124"/>
    <w:rsid w:val="004717A9"/>
    <w:rsid w:val="00473E01"/>
    <w:rsid w:val="004771FD"/>
    <w:rsid w:val="00477F38"/>
    <w:rsid w:val="00480E07"/>
    <w:rsid w:val="00481185"/>
    <w:rsid w:val="00486B27"/>
    <w:rsid w:val="0049048D"/>
    <w:rsid w:val="00491DB3"/>
    <w:rsid w:val="00493857"/>
    <w:rsid w:val="0049509B"/>
    <w:rsid w:val="00496BF2"/>
    <w:rsid w:val="0049725C"/>
    <w:rsid w:val="00497585"/>
    <w:rsid w:val="004A1505"/>
    <w:rsid w:val="004A1775"/>
    <w:rsid w:val="004A27C6"/>
    <w:rsid w:val="004A6761"/>
    <w:rsid w:val="004A7F9E"/>
    <w:rsid w:val="004B0E9F"/>
    <w:rsid w:val="004C0AC6"/>
    <w:rsid w:val="004C1475"/>
    <w:rsid w:val="004C29BC"/>
    <w:rsid w:val="004C3CEC"/>
    <w:rsid w:val="004C43D6"/>
    <w:rsid w:val="004C539F"/>
    <w:rsid w:val="004C712F"/>
    <w:rsid w:val="004D4374"/>
    <w:rsid w:val="004D7274"/>
    <w:rsid w:val="004D74A7"/>
    <w:rsid w:val="004D7AE7"/>
    <w:rsid w:val="004E6318"/>
    <w:rsid w:val="004F0C88"/>
    <w:rsid w:val="004F0DA8"/>
    <w:rsid w:val="004F17E2"/>
    <w:rsid w:val="004F29E0"/>
    <w:rsid w:val="004F2FE7"/>
    <w:rsid w:val="004F6588"/>
    <w:rsid w:val="005001F1"/>
    <w:rsid w:val="00501803"/>
    <w:rsid w:val="00503E76"/>
    <w:rsid w:val="00504692"/>
    <w:rsid w:val="00510E39"/>
    <w:rsid w:val="005111DD"/>
    <w:rsid w:val="00515665"/>
    <w:rsid w:val="0051589B"/>
    <w:rsid w:val="00520AE9"/>
    <w:rsid w:val="00522355"/>
    <w:rsid w:val="00525039"/>
    <w:rsid w:val="0053120E"/>
    <w:rsid w:val="005351D5"/>
    <w:rsid w:val="0053567A"/>
    <w:rsid w:val="005369D3"/>
    <w:rsid w:val="00536A10"/>
    <w:rsid w:val="00540478"/>
    <w:rsid w:val="00541F62"/>
    <w:rsid w:val="00544F70"/>
    <w:rsid w:val="005450D7"/>
    <w:rsid w:val="00553027"/>
    <w:rsid w:val="00555830"/>
    <w:rsid w:val="005626B8"/>
    <w:rsid w:val="00566553"/>
    <w:rsid w:val="005707E8"/>
    <w:rsid w:val="00570AD9"/>
    <w:rsid w:val="005714E1"/>
    <w:rsid w:val="005751CB"/>
    <w:rsid w:val="00577F7A"/>
    <w:rsid w:val="00580EF5"/>
    <w:rsid w:val="00582AE1"/>
    <w:rsid w:val="00586F09"/>
    <w:rsid w:val="00587316"/>
    <w:rsid w:val="005900BC"/>
    <w:rsid w:val="005927C5"/>
    <w:rsid w:val="005A0BC8"/>
    <w:rsid w:val="005A1B79"/>
    <w:rsid w:val="005A25FD"/>
    <w:rsid w:val="005A5A11"/>
    <w:rsid w:val="005A697E"/>
    <w:rsid w:val="005A6F73"/>
    <w:rsid w:val="005B19FE"/>
    <w:rsid w:val="005B4D83"/>
    <w:rsid w:val="005B6EDF"/>
    <w:rsid w:val="005B7B57"/>
    <w:rsid w:val="005C2F47"/>
    <w:rsid w:val="005C3E98"/>
    <w:rsid w:val="005D039D"/>
    <w:rsid w:val="005D4443"/>
    <w:rsid w:val="005D49BC"/>
    <w:rsid w:val="005D556F"/>
    <w:rsid w:val="005D6003"/>
    <w:rsid w:val="005D717D"/>
    <w:rsid w:val="005E0EC5"/>
    <w:rsid w:val="005E11DE"/>
    <w:rsid w:val="005E1C5A"/>
    <w:rsid w:val="005E1F70"/>
    <w:rsid w:val="005E2BF5"/>
    <w:rsid w:val="005E6089"/>
    <w:rsid w:val="005F0CB2"/>
    <w:rsid w:val="005F29C0"/>
    <w:rsid w:val="005F3519"/>
    <w:rsid w:val="005F35C4"/>
    <w:rsid w:val="006058D4"/>
    <w:rsid w:val="00606978"/>
    <w:rsid w:val="00611FEA"/>
    <w:rsid w:val="00612D2D"/>
    <w:rsid w:val="00613636"/>
    <w:rsid w:val="006151EC"/>
    <w:rsid w:val="006153B5"/>
    <w:rsid w:val="006174F8"/>
    <w:rsid w:val="00621DE2"/>
    <w:rsid w:val="006220DD"/>
    <w:rsid w:val="00622733"/>
    <w:rsid w:val="00625068"/>
    <w:rsid w:val="006277A5"/>
    <w:rsid w:val="00630470"/>
    <w:rsid w:val="00630506"/>
    <w:rsid w:val="00633792"/>
    <w:rsid w:val="00634A33"/>
    <w:rsid w:val="00634EBA"/>
    <w:rsid w:val="00634FC3"/>
    <w:rsid w:val="00640128"/>
    <w:rsid w:val="00643837"/>
    <w:rsid w:val="0064614B"/>
    <w:rsid w:val="006467E5"/>
    <w:rsid w:val="00647DAA"/>
    <w:rsid w:val="00647DEA"/>
    <w:rsid w:val="00650561"/>
    <w:rsid w:val="00652C95"/>
    <w:rsid w:val="00653FCC"/>
    <w:rsid w:val="006560D4"/>
    <w:rsid w:val="0065666B"/>
    <w:rsid w:val="00662B52"/>
    <w:rsid w:val="006645C5"/>
    <w:rsid w:val="00666412"/>
    <w:rsid w:val="0066671D"/>
    <w:rsid w:val="0066698B"/>
    <w:rsid w:val="00667FF6"/>
    <w:rsid w:val="0067084F"/>
    <w:rsid w:val="00674461"/>
    <w:rsid w:val="00674D87"/>
    <w:rsid w:val="00675B2B"/>
    <w:rsid w:val="00680776"/>
    <w:rsid w:val="006809AC"/>
    <w:rsid w:val="00682E18"/>
    <w:rsid w:val="00683D38"/>
    <w:rsid w:val="00684814"/>
    <w:rsid w:val="00685689"/>
    <w:rsid w:val="00686FEA"/>
    <w:rsid w:val="00692C85"/>
    <w:rsid w:val="006A1CDF"/>
    <w:rsid w:val="006A2C13"/>
    <w:rsid w:val="006A33D4"/>
    <w:rsid w:val="006A75FE"/>
    <w:rsid w:val="006A7A06"/>
    <w:rsid w:val="006A7CAC"/>
    <w:rsid w:val="006B1A73"/>
    <w:rsid w:val="006B1B58"/>
    <w:rsid w:val="006B2DE1"/>
    <w:rsid w:val="006B3B00"/>
    <w:rsid w:val="006B479E"/>
    <w:rsid w:val="006B59EA"/>
    <w:rsid w:val="006B7125"/>
    <w:rsid w:val="006B7E7D"/>
    <w:rsid w:val="006C28DB"/>
    <w:rsid w:val="006C4CD0"/>
    <w:rsid w:val="006C56FE"/>
    <w:rsid w:val="006C7694"/>
    <w:rsid w:val="006D0668"/>
    <w:rsid w:val="006D3557"/>
    <w:rsid w:val="006D3CBF"/>
    <w:rsid w:val="006D7D48"/>
    <w:rsid w:val="006E0190"/>
    <w:rsid w:val="006E0DF5"/>
    <w:rsid w:val="006E1ED9"/>
    <w:rsid w:val="006E2135"/>
    <w:rsid w:val="006E3A45"/>
    <w:rsid w:val="006F08C6"/>
    <w:rsid w:val="006F1DDB"/>
    <w:rsid w:val="006F285D"/>
    <w:rsid w:val="006F2F65"/>
    <w:rsid w:val="006F4156"/>
    <w:rsid w:val="006F46EE"/>
    <w:rsid w:val="006F63A6"/>
    <w:rsid w:val="006F6748"/>
    <w:rsid w:val="00702162"/>
    <w:rsid w:val="007025B9"/>
    <w:rsid w:val="00711647"/>
    <w:rsid w:val="00712883"/>
    <w:rsid w:val="00712AC1"/>
    <w:rsid w:val="00714524"/>
    <w:rsid w:val="0071524A"/>
    <w:rsid w:val="0071577A"/>
    <w:rsid w:val="007167CE"/>
    <w:rsid w:val="00717014"/>
    <w:rsid w:val="007201B8"/>
    <w:rsid w:val="007202D6"/>
    <w:rsid w:val="0072223C"/>
    <w:rsid w:val="007227BB"/>
    <w:rsid w:val="007234E4"/>
    <w:rsid w:val="00725FA4"/>
    <w:rsid w:val="00726F85"/>
    <w:rsid w:val="00733B7C"/>
    <w:rsid w:val="00733BA6"/>
    <w:rsid w:val="00742F6A"/>
    <w:rsid w:val="00747192"/>
    <w:rsid w:val="0075796D"/>
    <w:rsid w:val="0076695A"/>
    <w:rsid w:val="00767C5A"/>
    <w:rsid w:val="00771D74"/>
    <w:rsid w:val="00772148"/>
    <w:rsid w:val="00774103"/>
    <w:rsid w:val="00777E3A"/>
    <w:rsid w:val="00780E34"/>
    <w:rsid w:val="00781B0A"/>
    <w:rsid w:val="007844E1"/>
    <w:rsid w:val="00784711"/>
    <w:rsid w:val="00784A6D"/>
    <w:rsid w:val="007859FA"/>
    <w:rsid w:val="00787115"/>
    <w:rsid w:val="007876CB"/>
    <w:rsid w:val="00787EEB"/>
    <w:rsid w:val="0079104D"/>
    <w:rsid w:val="00792B33"/>
    <w:rsid w:val="00797B83"/>
    <w:rsid w:val="007A2AB3"/>
    <w:rsid w:val="007A2E86"/>
    <w:rsid w:val="007A31D9"/>
    <w:rsid w:val="007A7136"/>
    <w:rsid w:val="007A726C"/>
    <w:rsid w:val="007B03F6"/>
    <w:rsid w:val="007B35F2"/>
    <w:rsid w:val="007B6BFB"/>
    <w:rsid w:val="007C508B"/>
    <w:rsid w:val="007D2F5A"/>
    <w:rsid w:val="007D6B1E"/>
    <w:rsid w:val="007E1A11"/>
    <w:rsid w:val="007E266D"/>
    <w:rsid w:val="007E342E"/>
    <w:rsid w:val="007E4BD0"/>
    <w:rsid w:val="007E689D"/>
    <w:rsid w:val="007E7FA9"/>
    <w:rsid w:val="007F0AFF"/>
    <w:rsid w:val="007F42A0"/>
    <w:rsid w:val="00803C24"/>
    <w:rsid w:val="00807505"/>
    <w:rsid w:val="0081094B"/>
    <w:rsid w:val="0081194C"/>
    <w:rsid w:val="00811E1A"/>
    <w:rsid w:val="008128A8"/>
    <w:rsid w:val="0081374C"/>
    <w:rsid w:val="008171E7"/>
    <w:rsid w:val="008227CC"/>
    <w:rsid w:val="00823AB2"/>
    <w:rsid w:val="008251E4"/>
    <w:rsid w:val="00830033"/>
    <w:rsid w:val="00833EC9"/>
    <w:rsid w:val="00834AA1"/>
    <w:rsid w:val="008367CA"/>
    <w:rsid w:val="00842AD8"/>
    <w:rsid w:val="00842AE3"/>
    <w:rsid w:val="00845572"/>
    <w:rsid w:val="008467A7"/>
    <w:rsid w:val="00847025"/>
    <w:rsid w:val="00850846"/>
    <w:rsid w:val="00851AE1"/>
    <w:rsid w:val="00854531"/>
    <w:rsid w:val="00856D81"/>
    <w:rsid w:val="008573F1"/>
    <w:rsid w:val="00857AD2"/>
    <w:rsid w:val="0086118E"/>
    <w:rsid w:val="0086123B"/>
    <w:rsid w:val="00861636"/>
    <w:rsid w:val="0086646B"/>
    <w:rsid w:val="008709E0"/>
    <w:rsid w:val="00871244"/>
    <w:rsid w:val="00871D3E"/>
    <w:rsid w:val="00872C60"/>
    <w:rsid w:val="008770E6"/>
    <w:rsid w:val="00881260"/>
    <w:rsid w:val="00882540"/>
    <w:rsid w:val="00882918"/>
    <w:rsid w:val="00884FEE"/>
    <w:rsid w:val="00885851"/>
    <w:rsid w:val="00885916"/>
    <w:rsid w:val="008865B1"/>
    <w:rsid w:val="00887437"/>
    <w:rsid w:val="00887455"/>
    <w:rsid w:val="00887E42"/>
    <w:rsid w:val="008909D4"/>
    <w:rsid w:val="0089167A"/>
    <w:rsid w:val="00891C8B"/>
    <w:rsid w:val="00892D63"/>
    <w:rsid w:val="008A0FCC"/>
    <w:rsid w:val="008A1A84"/>
    <w:rsid w:val="008A79FF"/>
    <w:rsid w:val="008B17DE"/>
    <w:rsid w:val="008B35E8"/>
    <w:rsid w:val="008B5479"/>
    <w:rsid w:val="008C235E"/>
    <w:rsid w:val="008C6A3C"/>
    <w:rsid w:val="008C6B56"/>
    <w:rsid w:val="008C7538"/>
    <w:rsid w:val="008D2799"/>
    <w:rsid w:val="008D279C"/>
    <w:rsid w:val="008D502E"/>
    <w:rsid w:val="008D7688"/>
    <w:rsid w:val="008D7D85"/>
    <w:rsid w:val="008E30FD"/>
    <w:rsid w:val="008E60F0"/>
    <w:rsid w:val="008E7EA6"/>
    <w:rsid w:val="008F0A52"/>
    <w:rsid w:val="008F4774"/>
    <w:rsid w:val="008F65D9"/>
    <w:rsid w:val="0090129A"/>
    <w:rsid w:val="00901FEA"/>
    <w:rsid w:val="00903647"/>
    <w:rsid w:val="00903707"/>
    <w:rsid w:val="0090663A"/>
    <w:rsid w:val="0091123A"/>
    <w:rsid w:val="00911AD6"/>
    <w:rsid w:val="00912DD8"/>
    <w:rsid w:val="009158B5"/>
    <w:rsid w:val="00917172"/>
    <w:rsid w:val="0092007D"/>
    <w:rsid w:val="00921332"/>
    <w:rsid w:val="00921CBC"/>
    <w:rsid w:val="00923792"/>
    <w:rsid w:val="00926B87"/>
    <w:rsid w:val="00930E38"/>
    <w:rsid w:val="00932072"/>
    <w:rsid w:val="009323F1"/>
    <w:rsid w:val="0093431B"/>
    <w:rsid w:val="00936574"/>
    <w:rsid w:val="00937494"/>
    <w:rsid w:val="0094288E"/>
    <w:rsid w:val="0094320E"/>
    <w:rsid w:val="009457ED"/>
    <w:rsid w:val="0094654D"/>
    <w:rsid w:val="00946AB2"/>
    <w:rsid w:val="00946E9E"/>
    <w:rsid w:val="00947142"/>
    <w:rsid w:val="00951404"/>
    <w:rsid w:val="009522FB"/>
    <w:rsid w:val="00954A2D"/>
    <w:rsid w:val="00955323"/>
    <w:rsid w:val="00955F45"/>
    <w:rsid w:val="00960BEA"/>
    <w:rsid w:val="009613AC"/>
    <w:rsid w:val="00966C06"/>
    <w:rsid w:val="00971820"/>
    <w:rsid w:val="009719D8"/>
    <w:rsid w:val="009742A5"/>
    <w:rsid w:val="00974442"/>
    <w:rsid w:val="009748B3"/>
    <w:rsid w:val="00977EEF"/>
    <w:rsid w:val="0098250C"/>
    <w:rsid w:val="009825A8"/>
    <w:rsid w:val="00982F8E"/>
    <w:rsid w:val="00986BDB"/>
    <w:rsid w:val="0098703C"/>
    <w:rsid w:val="0099013D"/>
    <w:rsid w:val="0099279F"/>
    <w:rsid w:val="0099540C"/>
    <w:rsid w:val="009A152B"/>
    <w:rsid w:val="009A21D7"/>
    <w:rsid w:val="009A77F5"/>
    <w:rsid w:val="009B1629"/>
    <w:rsid w:val="009B4E2F"/>
    <w:rsid w:val="009B5B70"/>
    <w:rsid w:val="009B6AFA"/>
    <w:rsid w:val="009C30F1"/>
    <w:rsid w:val="009C54D0"/>
    <w:rsid w:val="009C5A94"/>
    <w:rsid w:val="009C6D8F"/>
    <w:rsid w:val="009D0B7E"/>
    <w:rsid w:val="009D0D26"/>
    <w:rsid w:val="009D170D"/>
    <w:rsid w:val="009D28C1"/>
    <w:rsid w:val="009D6600"/>
    <w:rsid w:val="009D74C9"/>
    <w:rsid w:val="009E2CFE"/>
    <w:rsid w:val="009E52E0"/>
    <w:rsid w:val="009F3F46"/>
    <w:rsid w:val="00A0284B"/>
    <w:rsid w:val="00A02C10"/>
    <w:rsid w:val="00A058D4"/>
    <w:rsid w:val="00A14111"/>
    <w:rsid w:val="00A146A0"/>
    <w:rsid w:val="00A1537F"/>
    <w:rsid w:val="00A167F6"/>
    <w:rsid w:val="00A178F3"/>
    <w:rsid w:val="00A208BA"/>
    <w:rsid w:val="00A221BD"/>
    <w:rsid w:val="00A23F3D"/>
    <w:rsid w:val="00A26071"/>
    <w:rsid w:val="00A279AF"/>
    <w:rsid w:val="00A30133"/>
    <w:rsid w:val="00A36052"/>
    <w:rsid w:val="00A41BDC"/>
    <w:rsid w:val="00A45EB6"/>
    <w:rsid w:val="00A46C49"/>
    <w:rsid w:val="00A501E2"/>
    <w:rsid w:val="00A50DFD"/>
    <w:rsid w:val="00A53F05"/>
    <w:rsid w:val="00A56DCC"/>
    <w:rsid w:val="00A60339"/>
    <w:rsid w:val="00A604C5"/>
    <w:rsid w:val="00A62535"/>
    <w:rsid w:val="00A63C34"/>
    <w:rsid w:val="00A65905"/>
    <w:rsid w:val="00A66234"/>
    <w:rsid w:val="00A66672"/>
    <w:rsid w:val="00A66E9C"/>
    <w:rsid w:val="00A70797"/>
    <w:rsid w:val="00A72270"/>
    <w:rsid w:val="00A75349"/>
    <w:rsid w:val="00A7671E"/>
    <w:rsid w:val="00A7767D"/>
    <w:rsid w:val="00A8185A"/>
    <w:rsid w:val="00A84FFE"/>
    <w:rsid w:val="00A85630"/>
    <w:rsid w:val="00A9108D"/>
    <w:rsid w:val="00A92DE3"/>
    <w:rsid w:val="00A960AD"/>
    <w:rsid w:val="00A970A3"/>
    <w:rsid w:val="00AA0236"/>
    <w:rsid w:val="00AA6EEE"/>
    <w:rsid w:val="00AA70F3"/>
    <w:rsid w:val="00AB0A80"/>
    <w:rsid w:val="00AB57B7"/>
    <w:rsid w:val="00AB79AF"/>
    <w:rsid w:val="00AC05B2"/>
    <w:rsid w:val="00AC15DD"/>
    <w:rsid w:val="00AC256B"/>
    <w:rsid w:val="00AC30B7"/>
    <w:rsid w:val="00AC3BBB"/>
    <w:rsid w:val="00AC5DE2"/>
    <w:rsid w:val="00AC71CF"/>
    <w:rsid w:val="00AD106C"/>
    <w:rsid w:val="00AD6763"/>
    <w:rsid w:val="00AE1D37"/>
    <w:rsid w:val="00AE48A9"/>
    <w:rsid w:val="00AE49F1"/>
    <w:rsid w:val="00AE5C02"/>
    <w:rsid w:val="00AE683D"/>
    <w:rsid w:val="00AE7280"/>
    <w:rsid w:val="00AF1246"/>
    <w:rsid w:val="00AF2DBD"/>
    <w:rsid w:val="00AF45F6"/>
    <w:rsid w:val="00AF4F92"/>
    <w:rsid w:val="00B0430E"/>
    <w:rsid w:val="00B0715C"/>
    <w:rsid w:val="00B0799A"/>
    <w:rsid w:val="00B1507A"/>
    <w:rsid w:val="00B1561F"/>
    <w:rsid w:val="00B16EAD"/>
    <w:rsid w:val="00B171C9"/>
    <w:rsid w:val="00B2149F"/>
    <w:rsid w:val="00B2296F"/>
    <w:rsid w:val="00B22B4C"/>
    <w:rsid w:val="00B233ED"/>
    <w:rsid w:val="00B24377"/>
    <w:rsid w:val="00B31254"/>
    <w:rsid w:val="00B331EB"/>
    <w:rsid w:val="00B343B7"/>
    <w:rsid w:val="00B34857"/>
    <w:rsid w:val="00B408F1"/>
    <w:rsid w:val="00B41B6B"/>
    <w:rsid w:val="00B434A5"/>
    <w:rsid w:val="00B50F24"/>
    <w:rsid w:val="00B5328E"/>
    <w:rsid w:val="00B552D7"/>
    <w:rsid w:val="00B6121E"/>
    <w:rsid w:val="00B61BFC"/>
    <w:rsid w:val="00B63072"/>
    <w:rsid w:val="00B64927"/>
    <w:rsid w:val="00B706AB"/>
    <w:rsid w:val="00B70849"/>
    <w:rsid w:val="00B74EF8"/>
    <w:rsid w:val="00B82EB4"/>
    <w:rsid w:val="00B85C7F"/>
    <w:rsid w:val="00B931FA"/>
    <w:rsid w:val="00B96D9F"/>
    <w:rsid w:val="00B9745F"/>
    <w:rsid w:val="00BA346F"/>
    <w:rsid w:val="00BA3528"/>
    <w:rsid w:val="00BA4DED"/>
    <w:rsid w:val="00BB3A8E"/>
    <w:rsid w:val="00BB664A"/>
    <w:rsid w:val="00BC0F4D"/>
    <w:rsid w:val="00BC50A8"/>
    <w:rsid w:val="00BC51C0"/>
    <w:rsid w:val="00BC5680"/>
    <w:rsid w:val="00BC78DC"/>
    <w:rsid w:val="00BC7CA8"/>
    <w:rsid w:val="00BD2D5B"/>
    <w:rsid w:val="00BD634D"/>
    <w:rsid w:val="00BD739A"/>
    <w:rsid w:val="00BD7BCA"/>
    <w:rsid w:val="00BD7DB5"/>
    <w:rsid w:val="00BE199D"/>
    <w:rsid w:val="00BE1F30"/>
    <w:rsid w:val="00BE4D6B"/>
    <w:rsid w:val="00BE4FF8"/>
    <w:rsid w:val="00BE5668"/>
    <w:rsid w:val="00BE64A5"/>
    <w:rsid w:val="00BF1204"/>
    <w:rsid w:val="00BF15AB"/>
    <w:rsid w:val="00C014B4"/>
    <w:rsid w:val="00C03168"/>
    <w:rsid w:val="00C04828"/>
    <w:rsid w:val="00C04BE4"/>
    <w:rsid w:val="00C0519D"/>
    <w:rsid w:val="00C0628E"/>
    <w:rsid w:val="00C0746A"/>
    <w:rsid w:val="00C0797A"/>
    <w:rsid w:val="00C11206"/>
    <w:rsid w:val="00C12097"/>
    <w:rsid w:val="00C13E2E"/>
    <w:rsid w:val="00C207C4"/>
    <w:rsid w:val="00C23155"/>
    <w:rsid w:val="00C237CC"/>
    <w:rsid w:val="00C3234D"/>
    <w:rsid w:val="00C341EB"/>
    <w:rsid w:val="00C43A75"/>
    <w:rsid w:val="00C450F0"/>
    <w:rsid w:val="00C45641"/>
    <w:rsid w:val="00C45F31"/>
    <w:rsid w:val="00C51B83"/>
    <w:rsid w:val="00C55134"/>
    <w:rsid w:val="00C55BBC"/>
    <w:rsid w:val="00C62F8F"/>
    <w:rsid w:val="00C6365C"/>
    <w:rsid w:val="00C636B9"/>
    <w:rsid w:val="00C63C7F"/>
    <w:rsid w:val="00C63EC2"/>
    <w:rsid w:val="00C7126F"/>
    <w:rsid w:val="00C73507"/>
    <w:rsid w:val="00C741AA"/>
    <w:rsid w:val="00C74E19"/>
    <w:rsid w:val="00C753F4"/>
    <w:rsid w:val="00C77491"/>
    <w:rsid w:val="00C81BC7"/>
    <w:rsid w:val="00C83DC7"/>
    <w:rsid w:val="00C85A6E"/>
    <w:rsid w:val="00C94123"/>
    <w:rsid w:val="00CA19ED"/>
    <w:rsid w:val="00CA2E2B"/>
    <w:rsid w:val="00CA31AF"/>
    <w:rsid w:val="00CA5DA1"/>
    <w:rsid w:val="00CA7BB1"/>
    <w:rsid w:val="00CB34E1"/>
    <w:rsid w:val="00CB407D"/>
    <w:rsid w:val="00CC0862"/>
    <w:rsid w:val="00CC1D86"/>
    <w:rsid w:val="00CC2D6B"/>
    <w:rsid w:val="00CC544E"/>
    <w:rsid w:val="00CD1953"/>
    <w:rsid w:val="00CD249A"/>
    <w:rsid w:val="00CE04A3"/>
    <w:rsid w:val="00CE1300"/>
    <w:rsid w:val="00CE462F"/>
    <w:rsid w:val="00CF13F1"/>
    <w:rsid w:val="00CF1E8E"/>
    <w:rsid w:val="00CF406D"/>
    <w:rsid w:val="00CF51D0"/>
    <w:rsid w:val="00CF7A3C"/>
    <w:rsid w:val="00D0103F"/>
    <w:rsid w:val="00D01D19"/>
    <w:rsid w:val="00D03EC0"/>
    <w:rsid w:val="00D103B7"/>
    <w:rsid w:val="00D12FC1"/>
    <w:rsid w:val="00D17906"/>
    <w:rsid w:val="00D20501"/>
    <w:rsid w:val="00D21638"/>
    <w:rsid w:val="00D22F3B"/>
    <w:rsid w:val="00D23D31"/>
    <w:rsid w:val="00D23F2F"/>
    <w:rsid w:val="00D24918"/>
    <w:rsid w:val="00D2514C"/>
    <w:rsid w:val="00D255A8"/>
    <w:rsid w:val="00D2614D"/>
    <w:rsid w:val="00D31640"/>
    <w:rsid w:val="00D36F26"/>
    <w:rsid w:val="00D372BA"/>
    <w:rsid w:val="00D37792"/>
    <w:rsid w:val="00D43C43"/>
    <w:rsid w:val="00D55B30"/>
    <w:rsid w:val="00D5620C"/>
    <w:rsid w:val="00D578F8"/>
    <w:rsid w:val="00D60E15"/>
    <w:rsid w:val="00D66F3C"/>
    <w:rsid w:val="00D74E43"/>
    <w:rsid w:val="00D80DEC"/>
    <w:rsid w:val="00D8515E"/>
    <w:rsid w:val="00D85DB9"/>
    <w:rsid w:val="00D865A3"/>
    <w:rsid w:val="00D9031C"/>
    <w:rsid w:val="00D91721"/>
    <w:rsid w:val="00D9180F"/>
    <w:rsid w:val="00D91C96"/>
    <w:rsid w:val="00D92267"/>
    <w:rsid w:val="00D92F97"/>
    <w:rsid w:val="00D94169"/>
    <w:rsid w:val="00D95424"/>
    <w:rsid w:val="00DA0342"/>
    <w:rsid w:val="00DA2FAB"/>
    <w:rsid w:val="00DA33CC"/>
    <w:rsid w:val="00DA52F7"/>
    <w:rsid w:val="00DA6F1B"/>
    <w:rsid w:val="00DB0E0D"/>
    <w:rsid w:val="00DB1A23"/>
    <w:rsid w:val="00DB5F1F"/>
    <w:rsid w:val="00DB6E9D"/>
    <w:rsid w:val="00DC51BF"/>
    <w:rsid w:val="00DC7082"/>
    <w:rsid w:val="00DD1409"/>
    <w:rsid w:val="00DD1EC6"/>
    <w:rsid w:val="00DD2CD0"/>
    <w:rsid w:val="00DE0768"/>
    <w:rsid w:val="00DE104E"/>
    <w:rsid w:val="00DE368B"/>
    <w:rsid w:val="00DE4DC4"/>
    <w:rsid w:val="00DE5A38"/>
    <w:rsid w:val="00DF0301"/>
    <w:rsid w:val="00DF1E82"/>
    <w:rsid w:val="00DF50E1"/>
    <w:rsid w:val="00DF5E64"/>
    <w:rsid w:val="00E04CCB"/>
    <w:rsid w:val="00E072ED"/>
    <w:rsid w:val="00E12433"/>
    <w:rsid w:val="00E12B65"/>
    <w:rsid w:val="00E13E7A"/>
    <w:rsid w:val="00E15239"/>
    <w:rsid w:val="00E17224"/>
    <w:rsid w:val="00E2182D"/>
    <w:rsid w:val="00E22605"/>
    <w:rsid w:val="00E2535F"/>
    <w:rsid w:val="00E27CC1"/>
    <w:rsid w:val="00E3160E"/>
    <w:rsid w:val="00E31873"/>
    <w:rsid w:val="00E32586"/>
    <w:rsid w:val="00E44784"/>
    <w:rsid w:val="00E47231"/>
    <w:rsid w:val="00E4741B"/>
    <w:rsid w:val="00E50934"/>
    <w:rsid w:val="00E56190"/>
    <w:rsid w:val="00E563CD"/>
    <w:rsid w:val="00E56A48"/>
    <w:rsid w:val="00E579BE"/>
    <w:rsid w:val="00E66C2B"/>
    <w:rsid w:val="00E67D84"/>
    <w:rsid w:val="00E70BA2"/>
    <w:rsid w:val="00E724EB"/>
    <w:rsid w:val="00E7402C"/>
    <w:rsid w:val="00E77A23"/>
    <w:rsid w:val="00E77E9E"/>
    <w:rsid w:val="00E80AE8"/>
    <w:rsid w:val="00E8233D"/>
    <w:rsid w:val="00E85C99"/>
    <w:rsid w:val="00E86A1B"/>
    <w:rsid w:val="00E90E7A"/>
    <w:rsid w:val="00E91FF9"/>
    <w:rsid w:val="00E92FF7"/>
    <w:rsid w:val="00E93CDC"/>
    <w:rsid w:val="00E95B09"/>
    <w:rsid w:val="00E977AC"/>
    <w:rsid w:val="00EA095B"/>
    <w:rsid w:val="00EA0E37"/>
    <w:rsid w:val="00EA1D98"/>
    <w:rsid w:val="00EA26EA"/>
    <w:rsid w:val="00EA3812"/>
    <w:rsid w:val="00EA79A9"/>
    <w:rsid w:val="00EB2C72"/>
    <w:rsid w:val="00EB2F15"/>
    <w:rsid w:val="00EB37DB"/>
    <w:rsid w:val="00EB408B"/>
    <w:rsid w:val="00EB5EC1"/>
    <w:rsid w:val="00EC0D47"/>
    <w:rsid w:val="00EC3938"/>
    <w:rsid w:val="00EC3B06"/>
    <w:rsid w:val="00ED1350"/>
    <w:rsid w:val="00ED2F64"/>
    <w:rsid w:val="00ED3674"/>
    <w:rsid w:val="00ED4A68"/>
    <w:rsid w:val="00ED72D1"/>
    <w:rsid w:val="00EE46C5"/>
    <w:rsid w:val="00EE659D"/>
    <w:rsid w:val="00EE67FA"/>
    <w:rsid w:val="00EF2EEE"/>
    <w:rsid w:val="00EF345E"/>
    <w:rsid w:val="00EF4CAA"/>
    <w:rsid w:val="00F03924"/>
    <w:rsid w:val="00F04992"/>
    <w:rsid w:val="00F113E2"/>
    <w:rsid w:val="00F119F2"/>
    <w:rsid w:val="00F15AD4"/>
    <w:rsid w:val="00F2174D"/>
    <w:rsid w:val="00F22409"/>
    <w:rsid w:val="00F255F5"/>
    <w:rsid w:val="00F2643D"/>
    <w:rsid w:val="00F27A99"/>
    <w:rsid w:val="00F307E9"/>
    <w:rsid w:val="00F3162C"/>
    <w:rsid w:val="00F3446A"/>
    <w:rsid w:val="00F3620D"/>
    <w:rsid w:val="00F40E36"/>
    <w:rsid w:val="00F40F6D"/>
    <w:rsid w:val="00F42AB1"/>
    <w:rsid w:val="00F56457"/>
    <w:rsid w:val="00F60E3F"/>
    <w:rsid w:val="00F6404E"/>
    <w:rsid w:val="00F6523E"/>
    <w:rsid w:val="00F678E2"/>
    <w:rsid w:val="00F710A6"/>
    <w:rsid w:val="00F728EC"/>
    <w:rsid w:val="00F72E67"/>
    <w:rsid w:val="00F73192"/>
    <w:rsid w:val="00F73405"/>
    <w:rsid w:val="00F742C7"/>
    <w:rsid w:val="00F750DE"/>
    <w:rsid w:val="00F83553"/>
    <w:rsid w:val="00F8594F"/>
    <w:rsid w:val="00F86285"/>
    <w:rsid w:val="00F8745C"/>
    <w:rsid w:val="00F94E96"/>
    <w:rsid w:val="00FA040C"/>
    <w:rsid w:val="00FA2277"/>
    <w:rsid w:val="00FA50D6"/>
    <w:rsid w:val="00FA6D2A"/>
    <w:rsid w:val="00FA788E"/>
    <w:rsid w:val="00FB0687"/>
    <w:rsid w:val="00FB4C57"/>
    <w:rsid w:val="00FB6CAA"/>
    <w:rsid w:val="00FB7666"/>
    <w:rsid w:val="00FC134B"/>
    <w:rsid w:val="00FC1941"/>
    <w:rsid w:val="00FC307F"/>
    <w:rsid w:val="00FC3435"/>
    <w:rsid w:val="00FC38A0"/>
    <w:rsid w:val="00FC7736"/>
    <w:rsid w:val="00FC783B"/>
    <w:rsid w:val="00FD13A8"/>
    <w:rsid w:val="00FD4A51"/>
    <w:rsid w:val="00FD4A74"/>
    <w:rsid w:val="00FD5E06"/>
    <w:rsid w:val="00FD7348"/>
    <w:rsid w:val="00FD770F"/>
    <w:rsid w:val="00FE02CD"/>
    <w:rsid w:val="00FE0ADE"/>
    <w:rsid w:val="00FE0CDF"/>
    <w:rsid w:val="00FE2928"/>
    <w:rsid w:val="00FE44E5"/>
    <w:rsid w:val="00FE58CE"/>
    <w:rsid w:val="00FF0C36"/>
    <w:rsid w:val="00FF14CF"/>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BCEC93D4-7F8B-494D-AB5A-D107DB4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 w:type="table" w:customStyle="1" w:styleId="TableGrid1">
    <w:name w:val="Table Grid1"/>
    <w:basedOn w:val="TableNormal"/>
    <w:next w:val="TableGrid"/>
    <w:uiPriority w:val="39"/>
    <w:rsid w:val="00E3187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 w:id="21006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rinceton.edu/~otorres/Outreg2.pdf"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hyperlink" Target="https://doi.org/10.1016/j.trip.2021.100384" TargetMode="External"/><Relationship Id="rId47" Type="http://schemas.openxmlformats.org/officeDocument/2006/relationships/hyperlink" Target="https://www.coxautoinc.com/market-insights/commentary-independent-dealers-are-poised-to-thrive-as-driving-force-in-recovery/" TargetMode="External"/><Relationship Id="rId63" Type="http://schemas.openxmlformats.org/officeDocument/2006/relationships/hyperlink" Target="https://www.census.gov/geographies/reference-files/2010/geo/state-area.html" TargetMode="External"/><Relationship Id="rId68" Type="http://schemas.openxmlformats.org/officeDocument/2006/relationships/image" Target="media/image21.png"/><Relationship Id="rId84" Type="http://schemas.openxmlformats.org/officeDocument/2006/relationships/image" Target="media/image37.png"/><Relationship Id="rId89" Type="http://schemas.openxmlformats.org/officeDocument/2006/relationships/hyperlink" Target="https://www.bea.gov/data/special-topics/distribution-of-personal-income" TargetMode="External"/><Relationship Id="rId16" Type="http://schemas.openxmlformats.org/officeDocument/2006/relationships/image" Target="media/image1.png"/><Relationship Id="rId11" Type="http://schemas.openxmlformats.org/officeDocument/2006/relationships/comments" Target="comments.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doi.org/10.1016/j.trd.2019.11.011" TargetMode="External"/><Relationship Id="rId58" Type="http://schemas.openxmlformats.org/officeDocument/2006/relationships/hyperlink" Target="https://www.jstor.org/stable/1914061" TargetMode="External"/><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numbering" Target="numbering.xml"/><Relationship Id="rId90" Type="http://schemas.openxmlformats.org/officeDocument/2006/relationships/hyperlink" Target="https://www.census.gov/geographies/reference-files/2010/geo/state-area.html" TargetMode="External"/><Relationship Id="rId95" Type="http://schemas.openxmlformats.org/officeDocument/2006/relationships/fontTable" Target="fontTable.xml"/><Relationship Id="rId22" Type="http://schemas.openxmlformats.org/officeDocument/2006/relationships/header" Target="header2.xml"/><Relationship Id="rId27" Type="http://schemas.openxmlformats.org/officeDocument/2006/relationships/image" Target="media/image6.png"/><Relationship Id="rId43" Type="http://schemas.openxmlformats.org/officeDocument/2006/relationships/hyperlink" Target="https://doi.org/10.1016/j.tbs.2024.100834" TargetMode="External"/><Relationship Id="rId48" Type="http://schemas.openxmlformats.org/officeDocument/2006/relationships/hyperlink" Target="https://doi.org/10.2307/2342989" TargetMode="External"/><Relationship Id="rId64" Type="http://schemas.openxmlformats.org/officeDocument/2006/relationships/hyperlink" Target="https://apps.bea.gov/itable/?ReqID=70&amp;step=1" TargetMode="External"/><Relationship Id="rId69" Type="http://schemas.openxmlformats.org/officeDocument/2006/relationships/image" Target="media/image22.png"/><Relationship Id="rId80" Type="http://schemas.openxmlformats.org/officeDocument/2006/relationships/image" Target="media/image33.png"/><Relationship Id="rId85" Type="http://schemas.openxmlformats.org/officeDocument/2006/relationships/image" Target="media/image38.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eader" Target="header3.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consumeraffairs.com/automotive/used-car-statistics.html" TargetMode="External"/><Relationship Id="rId59" Type="http://schemas.openxmlformats.org/officeDocument/2006/relationships/hyperlink" Target="https://doi.org/10.1108/SCM-06-2020-0238" TargetMode="External"/><Relationship Id="rId67" Type="http://schemas.openxmlformats.org/officeDocument/2006/relationships/image" Target="media/image20.png"/><Relationship Id="rId20" Type="http://schemas.openxmlformats.org/officeDocument/2006/relationships/image" Target="media/image5.png"/><Relationship Id="rId41" Type="http://schemas.openxmlformats.org/officeDocument/2006/relationships/hyperlink" Target="https://www.autosinnovate.org/posts/papers-reports/get-connected-q3-2024" TargetMode="External"/><Relationship Id="rId54" Type="http://schemas.openxmlformats.org/officeDocument/2006/relationships/hyperlink" Target="https://www.bankrate.com/insurance/car/understanding-car-depreciation/" TargetMode="External"/><Relationship Id="rId62" Type="http://schemas.openxmlformats.org/officeDocument/2006/relationships/hyperlink" Target="https://www.census.gov/data/tables/time-series/dec/popchange-data-text.html" TargetMode="Externa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image" Target="media/image36.png"/><Relationship Id="rId88" Type="http://schemas.openxmlformats.org/officeDocument/2006/relationships/hyperlink" Target="https://apps.bea.gov/itable/?ReqID=70&amp;step=1" TargetMode="External"/><Relationship Id="rId91" Type="http://schemas.openxmlformats.org/officeDocument/2006/relationships/hyperlink" Target="https://www.clearroads.org/winter-maintenance-survey/"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dlgreene@utk.edu" TargetMode="External"/><Relationship Id="rId23" Type="http://schemas.openxmlformats.org/officeDocument/2006/relationships/footer" Target="footer1.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www.fhwa.dot.gov/policyinformation/travel_monitoring/23dectvt/23dectvt.pdf" TargetMode="External"/><Relationship Id="rId57" Type="http://schemas.openxmlformats.org/officeDocument/2006/relationships/hyperlink" Target="https://doi.org/10.1016/j.trd.2023.103934"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hyperlink" Target="https://doi.org/10.1111/roie.12436" TargetMode="External"/><Relationship Id="rId52" Type="http://schemas.openxmlformats.org/officeDocument/2006/relationships/hyperlink" Target="https://doi.org/10.1016/j.tra.2024.103982" TargetMode="External"/><Relationship Id="rId60" Type="http://schemas.openxmlformats.org/officeDocument/2006/relationships/hyperlink" Target="https://www.census.gov/data/tables/time-series/demo/geographic-mobility/state-to-state-migration.html" TargetMode="External"/><Relationship Id="rId65" Type="http://schemas.openxmlformats.org/officeDocument/2006/relationships/hyperlink" Target="https://trade.gov/data-visualization/used-vehicle-trade-data-visualization"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image" Target="media/image39.png"/><Relationship Id="rId94" Type="http://schemas.openxmlformats.org/officeDocument/2006/relationships/hyperlink" Target="https://data.census.gov/tabl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3.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doi.org/10.1007/s10163-009-0263-3" TargetMode="External"/><Relationship Id="rId55" Type="http://schemas.openxmlformats.org/officeDocument/2006/relationships/hyperlink" Target="https://www.junkcarreaper.com/guides/vehicle-lifespans/" TargetMode="External"/><Relationship Id="rId76" Type="http://schemas.openxmlformats.org/officeDocument/2006/relationships/image" Target="media/image2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24.png"/><Relationship Id="rId92" Type="http://schemas.openxmlformats.org/officeDocument/2006/relationships/hyperlink" Target="https://data.census.gov/table?q=P2&amp;g=010XX00US,$0400000&amp;d=DEC%20Demographic%20and%20Housing%20Characteristics"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hyperlink" Target="https://doi.org/10.1016/j.jinteco.2008.07.009" TargetMode="External"/><Relationship Id="rId66" Type="http://schemas.openxmlformats.org/officeDocument/2006/relationships/hyperlink" Target="https://www.bts.gov/topics/national-transportation-statistics" TargetMode="External"/><Relationship Id="rId87" Type="http://schemas.openxmlformats.org/officeDocument/2006/relationships/image" Target="media/image40.png"/><Relationship Id="rId61" Type="http://schemas.openxmlformats.org/officeDocument/2006/relationships/hyperlink" Target="https://www.census.gov/data/tables/time-series/demo/popest/2020s-state-total.html" TargetMode="External"/><Relationship Id="rId82" Type="http://schemas.openxmlformats.org/officeDocument/2006/relationships/image" Target="media/image35.png"/><Relationship Id="rId19" Type="http://schemas.openxmlformats.org/officeDocument/2006/relationships/image" Target="media/image4.png"/><Relationship Id="rId14" Type="http://schemas.microsoft.com/office/2018/08/relationships/commentsExtensible" Target="commentsExtensible.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iopscience.iop.org/article/10.1088/1748-9326/acdd85" TargetMode="External"/><Relationship Id="rId77"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hyperlink" Target="https://fred.stlouisfed.org/series/ALTSALES" TargetMode="External"/><Relationship Id="rId72" Type="http://schemas.openxmlformats.org/officeDocument/2006/relationships/image" Target="media/image25.png"/><Relationship Id="rId93" Type="http://schemas.openxmlformats.org/officeDocument/2006/relationships/hyperlink" Target="https://tripnet.org/reports/americas-interstate-highway-system-at-65-june-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AB59326A4AE1439437F6E4900BCD2E" ma:contentTypeVersion="12" ma:contentTypeDescription="Create a new document." ma:contentTypeScope="" ma:versionID="e2197e971670a7e4926f58dd31537dbc">
  <xsd:schema xmlns:xsd="http://www.w3.org/2001/XMLSchema" xmlns:xs="http://www.w3.org/2001/XMLSchema" xmlns:p="http://schemas.microsoft.com/office/2006/metadata/properties" xmlns:ns2="4515d6e2-380f-421b-9565-c314c91b12aa" xmlns:ns3="65a7a93d-c24f-4f80-8feb-1d2b19c461de" targetNamespace="http://schemas.microsoft.com/office/2006/metadata/properties" ma:root="true" ma:fieldsID="b71934fd73af810d40c04a2546228f37" ns2:_="" ns3:_="">
    <xsd:import namespace="4515d6e2-380f-421b-9565-c314c91b12aa"/>
    <xsd:import namespace="65a7a93d-c24f-4f80-8feb-1d2b19c461d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5d6e2-380f-421b-9565-c314c91b1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7a93d-c24f-4f80-8feb-1d2b19c461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15d6e2-380f-421b-9565-c314c91b12a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0BB5A-E0C6-4781-8000-322291DEF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5d6e2-380f-421b-9565-c314c91b12aa"/>
    <ds:schemaRef ds:uri="65a7a93d-c24f-4f80-8feb-1d2b19c46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6DB158-7F2F-4B7D-BB31-DF8EDE79C1CF}">
  <ds:schemaRefs>
    <ds:schemaRef ds:uri="http://schemas.microsoft.com/office/2006/metadata/properties"/>
    <ds:schemaRef ds:uri="http://schemas.microsoft.com/office/infopath/2007/PartnerControls"/>
    <ds:schemaRef ds:uri="4515d6e2-380f-421b-9565-c314c91b12aa"/>
  </ds:schemaRefs>
</ds:datastoreItem>
</file>

<file path=customXml/itemProps3.xml><?xml version="1.0" encoding="utf-8"?>
<ds:datastoreItem xmlns:ds="http://schemas.openxmlformats.org/officeDocument/2006/customXml" ds:itemID="{8F629C58-D800-4E2A-B5C0-C17BC894A91C}">
  <ds:schemaRefs>
    <ds:schemaRef ds:uri="http://schemas.microsoft.com/sharepoint/v3/contenttype/forms"/>
  </ds:schemaRefs>
</ds:datastoreItem>
</file>

<file path=customXml/itemProps4.xml><?xml version="1.0" encoding="utf-8"?>
<ds:datastoreItem xmlns:ds="http://schemas.openxmlformats.org/officeDocument/2006/customXml" ds:itemID="{239614F8-3616-4805-93FB-51A3D5D56457}">
  <ds:schemaRefs>
    <ds:schemaRef ds:uri="http://schemas.openxmlformats.org/officeDocument/2006/bibliography"/>
  </ds:schemaRefs>
</ds:datastoreItem>
</file>

<file path=docMetadata/LabelInfo.xml><?xml version="1.0" encoding="utf-8"?>
<clbl:labelList xmlns:clbl="http://schemas.microsoft.com/office/2020/mipLabelMetadata">
  <clbl:label id="{a0f29d7e-28cd-4f54-8442-7885aee7c080}" enabled="0" method="" siteId="{a0f29d7e-28cd-4f54-8442-7885aee7c080}" removed="1"/>
  <clbl:label id="{db3dbd43-4c4b-4544-9f8a-0553f9f5f25e}" enabled="0" method="" siteId="{db3dbd43-4c4b-4544-9f8a-0553f9f5f25e}"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48</Pages>
  <Words>9491</Words>
  <Characters>54099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Bose, Ranjan</cp:lastModifiedBy>
  <cp:revision>4</cp:revision>
  <cp:lastPrinted>2025-06-30T19:13:00Z</cp:lastPrinted>
  <dcterms:created xsi:type="dcterms:W3CDTF">2025-06-30T20:11:00Z</dcterms:created>
  <dcterms:modified xsi:type="dcterms:W3CDTF">2025-06-30T20:15:00Z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0x01010042AB59326A4AE1439437F6E4900BCD2E</vt:lpwstr>
  </property>
  <property fmtid="{D5CDD505-2E9C-101B-9397-08002B2CF9AE}" pid="3" name="MediaServiceImageTags">
    <vt:lpwstr/>
  </property>
</Properties>
</file>