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41F2" w14:textId="7C903A34" w:rsidR="00ED1350" w:rsidRPr="001879E8" w:rsidRDefault="00290067" w:rsidP="00CE1300">
      <w:pPr>
        <w:jc w:val="center"/>
        <w:rPr>
          <w:b/>
          <w:bCs/>
          <w:sz w:val="24"/>
          <w:szCs w:val="24"/>
        </w:rPr>
      </w:pPr>
      <w:r w:rsidRPr="001879E8">
        <w:rPr>
          <w:b/>
          <w:bCs/>
          <w:sz w:val="24"/>
          <w:szCs w:val="24"/>
        </w:rPr>
        <w:t>State</w:t>
      </w:r>
      <w:r w:rsidR="00BD7DB5" w:rsidRPr="001879E8">
        <w:rPr>
          <w:b/>
          <w:bCs/>
          <w:sz w:val="24"/>
          <w:szCs w:val="24"/>
        </w:rPr>
        <w:t xml:space="preserve"> Differences in Light-Duty Vehicle </w:t>
      </w:r>
      <w:commentRangeStart w:id="0"/>
      <w:ins w:id="1" w:author="Leard, Ben" w:date="2025-06-03T12:20:00Z">
        <w:r w:rsidR="00540478">
          <w:rPr>
            <w:b/>
            <w:bCs/>
            <w:sz w:val="24"/>
            <w:szCs w:val="24"/>
          </w:rPr>
          <w:t xml:space="preserve">Net </w:t>
        </w:r>
      </w:ins>
      <w:r w:rsidR="00BD7DB5" w:rsidRPr="001879E8">
        <w:rPr>
          <w:b/>
          <w:bCs/>
          <w:sz w:val="24"/>
          <w:szCs w:val="24"/>
        </w:rPr>
        <w:t>Survival Rates</w:t>
      </w:r>
      <w:commentRangeEnd w:id="0"/>
      <w:r w:rsidR="0098250C">
        <w:rPr>
          <w:rStyle w:val="CommentReference"/>
        </w:rPr>
        <w:commentReference w:id="0"/>
      </w:r>
      <w:r w:rsidR="00FE0ADE">
        <w:rPr>
          <w:rStyle w:val="FootnoteReference"/>
          <w:b/>
          <w:bCs/>
          <w:sz w:val="24"/>
          <w:szCs w:val="24"/>
        </w:rPr>
        <w:footnoteReference w:id="2"/>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63F0961" w14:textId="1BC778E9" w:rsidR="00AC71CF" w:rsidRDefault="00AC71CF" w:rsidP="00842AE3">
      <w:pPr>
        <w:spacing w:after="0"/>
        <w:jc w:val="center"/>
      </w:pPr>
      <w:proofErr w:type="spellStart"/>
      <w:r>
        <w:t>Ruixiao</w:t>
      </w:r>
      <w:proofErr w:type="spellEnd"/>
      <w:r>
        <w:t xml:space="preserve"> Sun, O</w:t>
      </w:r>
      <w:r w:rsidR="00CA7BB1">
        <w:t xml:space="preserve">ak </w:t>
      </w:r>
      <w:r>
        <w:t>R</w:t>
      </w:r>
      <w:r w:rsidR="00CA7BB1">
        <w:t xml:space="preserve">idge </w:t>
      </w:r>
      <w:r>
        <w:t>N</w:t>
      </w:r>
      <w:r w:rsidR="00CA7BB1">
        <w:t xml:space="preserve">ational </w:t>
      </w:r>
      <w:r>
        <w:t>L</w:t>
      </w:r>
      <w:r w:rsidR="00CA7BB1">
        <w:t>aborator</w:t>
      </w:r>
      <w:r w:rsidR="00842AE3">
        <w:t>y</w:t>
      </w:r>
    </w:p>
    <w:p w14:paraId="49FE7E4B" w14:textId="5FF9B968" w:rsidR="00384ACD" w:rsidRDefault="00384ACD" w:rsidP="00842AE3">
      <w:pPr>
        <w:spacing w:after="0"/>
        <w:jc w:val="center"/>
      </w:pPr>
      <w:r>
        <w:t>Ranjan Bose,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759BAEDB" w:rsidR="00290067" w:rsidRDefault="00FA788E" w:rsidP="00CE1300">
      <w:pPr>
        <w:jc w:val="center"/>
      </w:pPr>
      <w:del w:id="2" w:author="Leard, Ben" w:date="2025-06-03T12:21:00Z">
        <w:r w:rsidDel="00540478">
          <w:delText xml:space="preserve">February </w:delText>
        </w:r>
        <w:r w:rsidR="00AC15DD" w:rsidDel="00540478">
          <w:delText>20</w:delText>
        </w:r>
      </w:del>
      <w:ins w:id="3" w:author="Leard, Ben" w:date="2025-06-03T12:21:00Z">
        <w:r w:rsidR="00540478">
          <w:t>June</w:t>
        </w:r>
      </w:ins>
      <w:del w:id="4" w:author="Leard, Ben" w:date="2025-06-03T14:01:00Z">
        <w:r w:rsidR="00290067" w:rsidDel="0098250C">
          <w:delText>,</w:delText>
        </w:r>
      </w:del>
      <w:r w:rsidR="00290067">
        <w:t xml:space="preserve"> </w:t>
      </w:r>
      <w:r w:rsidR="007876CB">
        <w:t>2025</w:t>
      </w:r>
    </w:p>
    <w:p w14:paraId="238F3D66" w14:textId="1CF26A90" w:rsidR="00290067" w:rsidRDefault="000B0D1F" w:rsidP="00DE368B">
      <w:pPr>
        <w:jc w:val="center"/>
        <w:rPr>
          <w:b/>
          <w:bCs/>
        </w:rPr>
      </w:pPr>
      <w:r w:rsidRPr="00DE368B">
        <w:rPr>
          <w:b/>
          <w:bCs/>
        </w:rPr>
        <w:t>Abstract</w:t>
      </w:r>
    </w:p>
    <w:p w14:paraId="51B3E2C1" w14:textId="16AEECB2" w:rsidR="00BF15AB" w:rsidRDefault="00D31640">
      <w:r>
        <w:t>Transition</w:t>
      </w:r>
      <w:r w:rsidR="00EB37DB">
        <w:t>ing</w:t>
      </w:r>
      <w:r>
        <w:t xml:space="preserve"> to zero-</w:t>
      </w:r>
      <w:r w:rsidR="00DE104E">
        <w:t>tailpipe-</w:t>
      </w:r>
      <w:r>
        <w:t>emission electric vehicles</w:t>
      </w:r>
      <w:r w:rsidR="002A5614">
        <w:t xml:space="preserve"> (EV</w:t>
      </w:r>
      <w:r w:rsidR="00E56A48">
        <w:t>s</w:t>
      </w:r>
      <w:r w:rsidR="002A5614">
        <w:t>)</w:t>
      </w:r>
      <w:r>
        <w:t xml:space="preserve"> is a complex and multidecadal process of systemic change. For the U.S., </w:t>
      </w:r>
      <w:r w:rsidR="002A5614">
        <w:t xml:space="preserve">because of the large differences in EV adoption across states, </w:t>
      </w:r>
      <w:del w:id="5" w:author="Leard, Ben" w:date="2025-06-03T14:03:00Z">
        <w:r w:rsidDel="006F08C6">
          <w:delText xml:space="preserve">an </w:delText>
        </w:r>
      </w:del>
      <w:r>
        <w:t>important component</w:t>
      </w:r>
      <w:ins w:id="6" w:author="Leard, Ben" w:date="2025-06-03T14:03:00Z">
        <w:r w:rsidR="006F08C6">
          <w:t>s</w:t>
        </w:r>
      </w:ins>
      <w:r>
        <w:t xml:space="preserve"> of the </w:t>
      </w:r>
      <w:del w:id="7" w:author="Leard, Ben" w:date="2025-06-03T14:01:00Z">
        <w:r w:rsidDel="0098250C">
          <w:delText xml:space="preserve">process </w:delText>
        </w:r>
      </w:del>
      <w:ins w:id="8" w:author="Leard, Ben" w:date="2025-06-03T14:01:00Z">
        <w:r w:rsidR="0098250C">
          <w:t xml:space="preserve">transition </w:t>
        </w:r>
      </w:ins>
      <w:del w:id="9" w:author="Leard, Ben" w:date="2025-06-03T14:03:00Z">
        <w:r w:rsidDel="006F08C6">
          <w:delText>is the movement of</w:delText>
        </w:r>
      </w:del>
      <w:ins w:id="10" w:author="Leard, Ben" w:date="2025-06-03T14:03:00Z">
        <w:r w:rsidR="006F08C6">
          <w:t xml:space="preserve">include </w:t>
        </w:r>
      </w:ins>
      <w:ins w:id="11" w:author="Leard, Ben" w:date="2025-06-03T14:04:00Z">
        <w:r w:rsidR="006F08C6">
          <w:t>migration of</w:t>
        </w:r>
      </w:ins>
      <w:r>
        <w:t xml:space="preserve"> used vehicles</w:t>
      </w:r>
      <w:ins w:id="12" w:author="Leard, Ben" w:date="2025-06-03T14:03:00Z">
        <w:r w:rsidR="006F08C6">
          <w:t xml:space="preserve"> across states</w:t>
        </w:r>
      </w:ins>
      <w:r>
        <w:t xml:space="preserve"> and their rates of survival</w:t>
      </w:r>
      <w:del w:id="13" w:author="Leard, Ben" w:date="2025-06-03T14:03:00Z">
        <w:r w:rsidDel="006F08C6">
          <w:delText xml:space="preserve"> across the fifty states</w:delText>
        </w:r>
      </w:del>
      <w:r>
        <w:t>.</w:t>
      </w:r>
      <w:ins w:id="14" w:author="Leard, Ben" w:date="2025-06-03T13:52:00Z">
        <w:r w:rsidR="0098250C">
          <w:t xml:space="preserve"> </w:t>
        </w:r>
      </w:ins>
      <w:r>
        <w:t xml:space="preserve"> </w:t>
      </w:r>
      <w:del w:id="15" w:author="Leard, Ben" w:date="2025-06-03T12:21:00Z">
        <w:r w:rsidDel="00540478">
          <w:delText>This report describes a step towards creating a model of the stock of used</w:delText>
        </w:r>
        <w:r w:rsidR="00977EEF" w:rsidDel="00540478">
          <w:delText xml:space="preserve"> light-duty</w:delText>
        </w:r>
        <w:r w:rsidDel="00540478">
          <w:delText xml:space="preserve"> vehicles </w:delText>
        </w:r>
        <w:r w:rsidR="00BF15AB" w:rsidDel="00540478">
          <w:delText>with vehicle type, age, and state</w:delText>
        </w:r>
        <w:r w:rsidR="00D91721" w:rsidDel="00540478">
          <w:delText>-</w:delText>
        </w:r>
        <w:r w:rsidR="00BF15AB" w:rsidDel="00540478">
          <w:delText xml:space="preserve">level detail. </w:delText>
        </w:r>
      </w:del>
      <w:del w:id="16" w:author="Leard, Ben" w:date="2025-06-03T13:21:00Z">
        <w:r w:rsidR="00BF15AB" w:rsidDel="00416B5B">
          <w:delText xml:space="preserve">The used vehicle market is influenced by economic and demographic </w:delText>
        </w:r>
        <w:r w:rsidR="00977EEF" w:rsidDel="00416B5B">
          <w:delText>variables</w:delText>
        </w:r>
        <w:r w:rsidR="00BF15AB" w:rsidDel="00416B5B">
          <w:delText xml:space="preserve">, </w:delText>
        </w:r>
        <w:r w:rsidR="00977EEF" w:rsidDel="00416B5B">
          <w:delText>but</w:delText>
        </w:r>
        <w:r w:rsidR="00BF15AB" w:rsidDel="00416B5B">
          <w:delText xml:space="preserve"> especially by the sales of new vehicles. These factors affect the uptake of used vehicles, their movements from state to state, and their rates of scrappage and survival. A </w:delText>
        </w:r>
      </w:del>
      <w:ins w:id="17" w:author="Leard, Ben" w:date="2025-06-03T13:55:00Z">
        <w:r w:rsidR="0098250C">
          <w:t>To a</w:t>
        </w:r>
      </w:ins>
      <w:ins w:id="18" w:author="Leard, Ben" w:date="2025-06-03T13:56:00Z">
        <w:r w:rsidR="0098250C">
          <w:t>ssess how vehicles transition across states over time, w</w:t>
        </w:r>
      </w:ins>
      <w:ins w:id="19" w:author="Leard, Ben" w:date="2025-06-03T13:21:00Z">
        <w:r w:rsidR="00416B5B">
          <w:t xml:space="preserve">e build an empirical model of </w:t>
        </w:r>
      </w:ins>
      <w:ins w:id="20" w:author="Leard, Ben" w:date="2025-06-03T13:51:00Z">
        <w:r w:rsidR="001D78B3">
          <w:t xml:space="preserve">state-level </w:t>
        </w:r>
      </w:ins>
      <w:ins w:id="21" w:author="Leard, Ben" w:date="2025-06-03T13:53:00Z">
        <w:r w:rsidR="0098250C">
          <w:t>vehicle net</w:t>
        </w:r>
      </w:ins>
      <w:ins w:id="22" w:author="Leard, Ben" w:date="2025-06-03T13:21:00Z">
        <w:r w:rsidR="00416B5B">
          <w:t xml:space="preserve"> survival</w:t>
        </w:r>
      </w:ins>
      <w:ins w:id="23" w:author="Leard, Ben" w:date="2025-06-03T13:53:00Z">
        <w:r w:rsidR="0098250C">
          <w:t>, which incorporates the combined effects of vehicle migration and survival.</w:t>
        </w:r>
      </w:ins>
      <w:ins w:id="24" w:author="Leard, Ben" w:date="2025-06-03T13:21:00Z">
        <w:r w:rsidR="00416B5B">
          <w:t xml:space="preserve"> </w:t>
        </w:r>
      </w:ins>
      <w:del w:id="25" w:author="Leard, Ben" w:date="2025-06-03T13:21:00Z">
        <w:r w:rsidR="00BF15AB" w:rsidDel="00F3446A">
          <w:delText xml:space="preserve">state’s net </w:delText>
        </w:r>
        <w:r w:rsidR="00EB37DB" w:rsidDel="00F3446A">
          <w:delText>survival</w:delText>
        </w:r>
        <w:r w:rsidR="00BF15AB" w:rsidDel="00F3446A">
          <w:delText xml:space="preserve"> rates, the combined result of migration and scrappage, are shown to</w:delText>
        </w:r>
      </w:del>
      <w:del w:id="26" w:author="Leard, Ben" w:date="2025-06-03T13:22:00Z">
        <w:r w:rsidR="00BF15AB" w:rsidDel="00F3446A">
          <w:delText xml:space="preserve"> depend on a variety of factors that </w:delText>
        </w:r>
      </w:del>
      <w:del w:id="27" w:author="Leard, Ben" w:date="2025-06-03T13:57:00Z">
        <w:r w:rsidR="00BF15AB" w:rsidDel="0098250C">
          <w:delText>var</w:delText>
        </w:r>
      </w:del>
      <w:del w:id="28" w:author="Leard, Ben" w:date="2025-06-03T13:22:00Z">
        <w:r w:rsidR="00BF15AB" w:rsidDel="00F3446A">
          <w:delText>y</w:delText>
        </w:r>
      </w:del>
      <w:del w:id="29" w:author="Leard, Ben" w:date="2025-06-03T13:57:00Z">
        <w:r w:rsidR="00BF15AB" w:rsidDel="0098250C">
          <w:delText xml:space="preserve"> </w:delText>
        </w:r>
      </w:del>
      <w:del w:id="30" w:author="Leard, Ben" w:date="2025-06-03T13:51:00Z">
        <w:r w:rsidR="00BF15AB" w:rsidDel="001D78B3">
          <w:delText xml:space="preserve">by state </w:delText>
        </w:r>
      </w:del>
      <w:del w:id="31" w:author="Leard, Ben" w:date="2025-06-03T13:24:00Z">
        <w:r w:rsidR="00BF15AB" w:rsidDel="00F3446A">
          <w:delText xml:space="preserve">and </w:delText>
        </w:r>
      </w:del>
      <w:del w:id="32" w:author="Leard, Ben" w:date="2025-06-03T13:57:00Z">
        <w:r w:rsidR="00BF15AB" w:rsidDel="0098250C">
          <w:delText>vehicle age</w:delText>
        </w:r>
      </w:del>
      <w:ins w:id="33" w:author="Leard, Ben" w:date="2025-06-03T13:57:00Z">
        <w:r w:rsidR="0098250C">
          <w:t xml:space="preserve"> </w:t>
        </w:r>
      </w:ins>
      <w:ins w:id="34" w:author="Leard, Ben" w:date="2025-06-03T13:25:00Z">
        <w:r w:rsidR="00F3446A">
          <w:t xml:space="preserve">Using state-level data on </w:t>
        </w:r>
      </w:ins>
      <w:ins w:id="35" w:author="Leard, Ben" w:date="2025-06-03T13:58:00Z">
        <w:r w:rsidR="0098250C">
          <w:t>vehicle registrations during</w:t>
        </w:r>
      </w:ins>
      <w:ins w:id="36" w:author="Leard, Ben" w:date="2025-06-03T13:25:00Z">
        <w:r w:rsidR="00F3446A">
          <w:t xml:space="preserve"> 2015-2022, w</w:t>
        </w:r>
      </w:ins>
      <w:ins w:id="37" w:author="Leard, Ben" w:date="2025-06-03T13:24:00Z">
        <w:r w:rsidR="00F3446A">
          <w:t>e</w:t>
        </w:r>
      </w:ins>
      <w:ins w:id="38" w:author="Leard, Ben" w:date="2025-06-03T13:25:00Z">
        <w:r w:rsidR="00F3446A">
          <w:t xml:space="preserve"> estimate </w:t>
        </w:r>
      </w:ins>
      <w:ins w:id="39" w:author="Leard, Ben" w:date="2025-06-04T11:02:00Z">
        <w:r w:rsidR="00787115">
          <w:t>how</w:t>
        </w:r>
      </w:ins>
      <w:ins w:id="40" w:author="Leard, Ben" w:date="2025-06-03T13:25:00Z">
        <w:r w:rsidR="00F3446A">
          <w:t xml:space="preserve"> </w:t>
        </w:r>
      </w:ins>
      <w:ins w:id="41" w:author="Leard, Ben" w:date="2025-06-03T13:22:00Z">
        <w:r w:rsidR="00F3446A">
          <w:t xml:space="preserve">vehicle </w:t>
        </w:r>
      </w:ins>
      <w:ins w:id="42" w:author="Leard, Ben" w:date="2025-06-03T13:25:00Z">
        <w:r w:rsidR="00F3446A">
          <w:t>net survival</w:t>
        </w:r>
      </w:ins>
      <w:ins w:id="43" w:author="Leard, Ben" w:date="2025-06-03T13:22:00Z">
        <w:r w:rsidR="00F3446A">
          <w:t xml:space="preserve"> depend</w:t>
        </w:r>
      </w:ins>
      <w:ins w:id="44" w:author="Leard, Ben" w:date="2025-06-03T13:25:00Z">
        <w:r w:rsidR="00F3446A">
          <w:t>s on</w:t>
        </w:r>
      </w:ins>
      <w:del w:id="45" w:author="Leard, Ben" w:date="2025-06-03T13:22:00Z">
        <w:r w:rsidR="00BF15AB" w:rsidDel="00F3446A">
          <w:delText>,</w:delText>
        </w:r>
      </w:del>
      <w:r w:rsidR="00BF15AB">
        <w:t xml:space="preserve"> </w:t>
      </w:r>
      <w:ins w:id="46" w:author="Leard, Ben" w:date="2025-06-03T13:57:00Z">
        <w:r w:rsidR="0098250C">
          <w:t xml:space="preserve">vehicle age and class, </w:t>
        </w:r>
      </w:ins>
      <w:del w:id="47" w:author="Leard, Ben" w:date="2025-06-03T13:23:00Z">
        <w:r w:rsidR="00BF15AB" w:rsidDel="00F3446A">
          <w:delText xml:space="preserve">but especially </w:delText>
        </w:r>
      </w:del>
      <w:r w:rsidR="00BF15AB">
        <w:t>employment, income</w:t>
      </w:r>
      <w:r w:rsidR="008F0A52">
        <w:t>,</w:t>
      </w:r>
      <w:r w:rsidR="00BF15AB">
        <w:t xml:space="preserve"> and population</w:t>
      </w:r>
      <w:r w:rsidR="00977EEF">
        <w:t xml:space="preserve"> migration</w:t>
      </w:r>
      <w:r w:rsidR="00BF15AB">
        <w:t>.</w:t>
      </w:r>
      <w:del w:id="48" w:author="Leard, Ben" w:date="2025-06-03T13:24:00Z">
        <w:r w:rsidR="00BF15AB" w:rsidDel="00F3446A">
          <w:delText xml:space="preserve"> Using state</w:delText>
        </w:r>
        <w:r w:rsidR="00D91721" w:rsidDel="00F3446A">
          <w:delText>-</w:delText>
        </w:r>
        <w:r w:rsidR="00BF15AB" w:rsidDel="00F3446A">
          <w:delText>level data on net survival rates for 2015-2022</w:delText>
        </w:r>
      </w:del>
      <w:del w:id="49" w:author="Leard, Ben" w:date="2025-06-03T13:25:00Z">
        <w:r w:rsidR="00BF15AB" w:rsidDel="00F3446A">
          <w:delText xml:space="preserve">, </w:delText>
        </w:r>
      </w:del>
      <w:del w:id="50" w:author="Leard, Ben" w:date="2025-06-03T13:23:00Z">
        <w:r w:rsidR="00BF15AB" w:rsidDel="00F3446A">
          <w:delText xml:space="preserve">survival </w:delText>
        </w:r>
      </w:del>
      <w:del w:id="51" w:author="Leard, Ben" w:date="2025-06-03T13:25:00Z">
        <w:r w:rsidR="00BF15AB" w:rsidDel="00F3446A">
          <w:delText xml:space="preserve">models </w:delText>
        </w:r>
      </w:del>
      <w:del w:id="52" w:author="Leard, Ben" w:date="2025-06-03T13:23:00Z">
        <w:r w:rsidR="00BF15AB" w:rsidDel="00F3446A">
          <w:delText xml:space="preserve">are estimated </w:delText>
        </w:r>
      </w:del>
      <w:del w:id="53" w:author="Leard, Ben" w:date="2025-06-03T13:25:00Z">
        <w:r w:rsidR="00BF15AB" w:rsidDel="00F3446A">
          <w:delText xml:space="preserve">separately for passenger cars, </w:delText>
        </w:r>
        <w:r w:rsidR="00FC307F" w:rsidDel="00F3446A">
          <w:delText>sport utility vehicles</w:delText>
        </w:r>
        <w:r w:rsidR="00903647" w:rsidDel="00F3446A">
          <w:delText xml:space="preserve"> (</w:delText>
        </w:r>
        <w:r w:rsidR="00BF15AB" w:rsidDel="00F3446A">
          <w:delText>SUV</w:delText>
        </w:r>
        <w:r w:rsidR="00903647" w:rsidDel="00F3446A">
          <w:delText>s)</w:delText>
        </w:r>
        <w:r w:rsidR="001879E8" w:rsidDel="00F3446A">
          <w:delText xml:space="preserve"> and </w:delText>
        </w:r>
        <w:r w:rsidR="00BF15AB" w:rsidDel="00F3446A">
          <w:delText>vans, and pickup trucks that</w:delText>
        </w:r>
        <w:r w:rsidR="00977EEF" w:rsidDel="00F3446A">
          <w:delText xml:space="preserve"> successfully</w:delText>
        </w:r>
        <w:r w:rsidR="00BF15AB" w:rsidDel="00F3446A">
          <w:delText xml:space="preserve"> represent </w:delText>
        </w:r>
        <w:r w:rsidR="008F0A52" w:rsidDel="00F3446A">
          <w:delText>i</w:delText>
        </w:r>
        <w:r w:rsidR="00BF15AB" w:rsidDel="00F3446A">
          <w:delText xml:space="preserve">mportant differences among states in net survival rates by vehicle </w:delText>
        </w:r>
        <w:commentRangeStart w:id="54"/>
        <w:r w:rsidR="00BF15AB" w:rsidDel="00F3446A">
          <w:delText>age</w:delText>
        </w:r>
      </w:del>
      <w:commentRangeEnd w:id="54"/>
      <w:r w:rsidR="0098250C">
        <w:rPr>
          <w:rStyle w:val="CommentReference"/>
        </w:rPr>
        <w:commentReference w:id="54"/>
      </w:r>
      <w:del w:id="55" w:author="Leard, Ben" w:date="2025-06-03T13:25:00Z">
        <w:r w:rsidR="00BF15AB" w:rsidDel="00F3446A">
          <w:delText xml:space="preserve">. </w:delText>
        </w:r>
      </w:del>
    </w:p>
    <w:p w14:paraId="2B9800FB" w14:textId="77777777" w:rsidR="001C42FD" w:rsidRPr="000B0D1F" w:rsidRDefault="001C42FD"/>
    <w:p w14:paraId="1D9AEEB9" w14:textId="608D8AD5" w:rsidR="001C42FD" w:rsidRDefault="00290067" w:rsidP="00290067">
      <w:pPr>
        <w:pStyle w:val="ListParagraph"/>
        <w:numPr>
          <w:ilvl w:val="0"/>
          <w:numId w:val="1"/>
        </w:numPr>
      </w:pPr>
      <w:r>
        <w:t>Introduction</w:t>
      </w:r>
      <w:r w:rsidR="000B0D1F">
        <w:t xml:space="preserve"> and Overview</w:t>
      </w:r>
    </w:p>
    <w:p w14:paraId="44017F37" w14:textId="042767DA" w:rsidR="00540478" w:rsidRDefault="004717A9" w:rsidP="008E30FD">
      <w:pPr>
        <w:rPr>
          <w:ins w:id="56" w:author="Leard, Ben" w:date="2025-06-03T12:22:00Z"/>
        </w:rPr>
      </w:pPr>
      <w:r>
        <w:t>Motor vehicles dominate U.S. transportation, accounting for 87% of passenger-miles traveled and 40% of freight ton-miles, with light-duty vehicles representing 87% of all highway vehicles</w:t>
      </w:r>
      <w:r w:rsidR="00EA26EA">
        <w:t xml:space="preserve"> (USDOT/BTS, 2025)</w:t>
      </w:r>
      <w:r>
        <w:t xml:space="preserve">. As technologies such as automation and electrification transform transportation, understanding vehicle market </w:t>
      </w:r>
      <w:ins w:id="57" w:author="Leard, Ben" w:date="2025-06-03T12:28:00Z">
        <w:r w:rsidR="0094654D">
          <w:t xml:space="preserve">transition </w:t>
        </w:r>
      </w:ins>
      <w:r>
        <w:t>dynamics and their impacts on energy, the environment, and society is crucial</w:t>
      </w:r>
      <w:r w:rsidR="000F14C7">
        <w:t xml:space="preserve"> (Leard and Greene, 2023)</w:t>
      </w:r>
      <w:r>
        <w:t>.</w:t>
      </w:r>
      <w:r w:rsidR="00385981">
        <w:t xml:space="preserve"> </w:t>
      </w:r>
      <w:r w:rsidR="00BB3A8E">
        <w:t>Used vehicles</w:t>
      </w:r>
      <w:del w:id="58" w:author="Leard, Ben" w:date="2025-06-03T12:21:00Z">
        <w:r w:rsidR="00D91721" w:rsidDel="00540478">
          <w:delText xml:space="preserve">, defined as vehicles </w:delText>
        </w:r>
        <w:r w:rsidR="00B96D9F" w:rsidDel="00540478">
          <w:delText>more</w:delText>
        </w:r>
        <w:r w:rsidR="00D91721" w:rsidDel="00540478">
          <w:delText xml:space="preserve"> than one year old,</w:delText>
        </w:r>
      </w:del>
      <w:ins w:id="59" w:author="Leard, Ben" w:date="2025-06-03T12:21:00Z">
        <w:r w:rsidR="00540478">
          <w:t xml:space="preserve"> </w:t>
        </w:r>
      </w:ins>
      <w:r w:rsidR="00BB3A8E">
        <w:t xml:space="preserve"> are particularly </w:t>
      </w:r>
      <w:r w:rsidR="00BB3A8E">
        <w:lastRenderedPageBreak/>
        <w:t>important because they</w:t>
      </w:r>
      <w:r w:rsidR="000F14C7">
        <w:t xml:space="preserve"> constitute</w:t>
      </w:r>
      <w:r w:rsidR="00BB3A8E">
        <w:t xml:space="preserve"> approximately 95% of vehicles in use and account for </w:t>
      </w:r>
      <w:r w:rsidR="00EA26EA">
        <w:t>t</w:t>
      </w:r>
      <w:r w:rsidR="00BB3A8E">
        <w:t xml:space="preserve">he vast majority of energy use and emissions (USDOT/BTS, 2025). </w:t>
      </w:r>
    </w:p>
    <w:p w14:paraId="6114305F" w14:textId="7778A085" w:rsidR="002A5614" w:rsidRDefault="00540478" w:rsidP="008E30FD">
      <w:ins w:id="60" w:author="Leard, Ben" w:date="2025-06-03T12:22:00Z">
        <w:r>
          <w:t xml:space="preserve">In this paper, we provide a statistical analysis of </w:t>
        </w:r>
      </w:ins>
      <w:ins w:id="61" w:author="Leard, Ben" w:date="2025-06-03T12:23:00Z">
        <w:r>
          <w:t xml:space="preserve">state-level </w:t>
        </w:r>
      </w:ins>
      <w:ins w:id="62" w:author="Leard, Ben" w:date="2025-06-03T12:24:00Z">
        <w:r>
          <w:t xml:space="preserve">annual </w:t>
        </w:r>
      </w:ins>
      <w:ins w:id="63" w:author="Leard, Ben" w:date="2025-06-03T12:23:00Z">
        <w:r>
          <w:t>changes in registration counts of light-duty vehicles.</w:t>
        </w:r>
      </w:ins>
      <w:ins w:id="64" w:author="Leard, Ben" w:date="2025-06-03T12:27:00Z">
        <w:r>
          <w:t xml:space="preserve"> </w:t>
        </w:r>
      </w:ins>
      <w:moveToRangeStart w:id="65" w:author="Leard, Ben" w:date="2025-06-03T12:27:00Z" w:name="move199846093"/>
      <w:moveTo w:id="66" w:author="Leard, Ben" w:date="2025-06-03T12:27:00Z">
        <w:del w:id="67" w:author="Leard, Ben" w:date="2025-06-03T12:28:00Z">
          <w:r w:rsidDel="0094654D">
            <w:delText>Geographically detailed motor vehicle models would be</w:delText>
          </w:r>
        </w:del>
      </w:moveTo>
      <w:ins w:id="68" w:author="Leard, Ben" w:date="2025-06-03T12:28:00Z">
        <w:r w:rsidR="0094654D">
          <w:t xml:space="preserve">Understanding </w:t>
        </w:r>
      </w:ins>
      <w:ins w:id="69" w:author="Leard, Ben" w:date="2025-06-03T12:29:00Z">
        <w:r w:rsidR="0094654D">
          <w:t xml:space="preserve">how vehicle registrations transition over time </w:t>
        </w:r>
      </w:ins>
      <w:ins w:id="70" w:author="Leard, Ben" w:date="2025-06-03T12:30:00Z">
        <w:r w:rsidR="0094654D">
          <w:t>differently across</w:t>
        </w:r>
      </w:ins>
      <w:ins w:id="71" w:author="Leard, Ben" w:date="2025-06-03T12:29:00Z">
        <w:r w:rsidR="0094654D">
          <w:t xml:space="preserve"> states is</w:t>
        </w:r>
      </w:ins>
      <w:moveTo w:id="72" w:author="Leard, Ben" w:date="2025-06-03T12:27:00Z">
        <w:r>
          <w:t xml:space="preserve"> useful for</w:t>
        </w:r>
      </w:moveTo>
      <w:ins w:id="73" w:author="Leard, Ben" w:date="2025-06-03T12:30:00Z">
        <w:r w:rsidR="0094654D">
          <w:t xml:space="preserve"> several reasons. First, these dynamics provide insights on how state-level policies</w:t>
        </w:r>
      </w:ins>
      <w:ins w:id="74" w:author="Leard, Ben" w:date="2025-06-05T10:09:00Z">
        <w:r w:rsidR="0099540C">
          <w:t xml:space="preserve"> may influence</w:t>
        </w:r>
      </w:ins>
      <w:ins w:id="75" w:author="Leard, Ben" w:date="2025-06-05T10:10:00Z">
        <w:r w:rsidR="0099540C">
          <w:t xml:space="preserve"> the vehicle registration profile of the entire country</w:t>
        </w:r>
      </w:ins>
      <w:ins w:id="76" w:author="davidlgreene49@gmail.com" w:date="2025-06-17T11:29:00Z" w16du:dateUtc="2025-06-17T15:29:00Z">
        <w:r w:rsidR="00EF345E">
          <w:t xml:space="preserve"> and the geography of pollu</w:t>
        </w:r>
      </w:ins>
      <w:ins w:id="77" w:author="davidlgreene49@gmail.com" w:date="2025-06-17T11:30:00Z" w16du:dateUtc="2025-06-17T15:30:00Z">
        <w:r w:rsidR="00EF345E">
          <w:t>tant emissions</w:t>
        </w:r>
      </w:ins>
      <w:ins w:id="78" w:author="davidlgreene49@gmail.com" w:date="2025-06-17T11:28:00Z" w16du:dateUtc="2025-06-17T15:28:00Z">
        <w:r w:rsidR="00EF345E">
          <w:t xml:space="preserve"> (e.g., Newman et al., 2024)</w:t>
        </w:r>
      </w:ins>
      <w:ins w:id="79" w:author="Leard, Ben" w:date="2025-06-05T10:10:00Z">
        <w:r w:rsidR="0099540C">
          <w:t xml:space="preserve">. For example, </w:t>
        </w:r>
      </w:ins>
      <w:ins w:id="80" w:author="Leard, Ben" w:date="2025-06-03T12:30:00Z">
        <w:r w:rsidR="0094654D">
          <w:t>California</w:t>
        </w:r>
      </w:ins>
      <w:ins w:id="81" w:author="Leard, Ben" w:date="2025-06-05T10:11:00Z">
        <w:r w:rsidR="0099540C">
          <w:t xml:space="preserve"> and several other states have adopted the</w:t>
        </w:r>
      </w:ins>
      <w:ins w:id="82" w:author="Leard, Ben" w:date="2025-06-03T12:31:00Z">
        <w:r w:rsidR="0094654D">
          <w:t xml:space="preserve"> Advanced Clean Cars Program</w:t>
        </w:r>
      </w:ins>
      <w:ins w:id="83" w:author="Leard, Ben" w:date="2025-06-05T10:14:00Z">
        <w:r w:rsidR="0099540C">
          <w:t xml:space="preserve"> – </w:t>
        </w:r>
      </w:ins>
      <w:ins w:id="84" w:author="Leard, Ben" w:date="2025-06-05T10:13:00Z">
        <w:r w:rsidR="0099540C">
          <w:t>referred to as the ZEV program</w:t>
        </w:r>
      </w:ins>
      <w:ins w:id="85" w:author="Leard, Ben" w:date="2025-06-05T10:14:00Z">
        <w:r w:rsidR="0099540C">
          <w:t xml:space="preserve"> –</w:t>
        </w:r>
      </w:ins>
      <w:ins w:id="86" w:author="Leard, Ben" w:date="2025-06-03T12:31:00Z">
        <w:r w:rsidR="0094654D">
          <w:t xml:space="preserve"> </w:t>
        </w:r>
      </w:ins>
      <w:ins w:id="87" w:author="Leard, Ben" w:date="2025-06-05T10:11:00Z">
        <w:r w:rsidR="0099540C">
          <w:t>which requires an increasing number of EV</w:t>
        </w:r>
      </w:ins>
      <w:ins w:id="88" w:author="Leard, Ben" w:date="2025-06-05T10:12:00Z">
        <w:r w:rsidR="0099540C">
          <w:t xml:space="preserve">s to be sold within these so-called ZEV states. </w:t>
        </w:r>
      </w:ins>
      <w:ins w:id="89" w:author="Leard, Ben" w:date="2025-06-05T10:13:00Z">
        <w:r w:rsidR="0099540C">
          <w:t>This regulation</w:t>
        </w:r>
      </w:ins>
      <w:ins w:id="90" w:author="Leard, Ben" w:date="2025-06-05T10:12:00Z">
        <w:r w:rsidR="0099540C">
          <w:t xml:space="preserve"> </w:t>
        </w:r>
      </w:ins>
      <w:ins w:id="91" w:author="Leard, Ben" w:date="2025-06-03T12:31:00Z">
        <w:r w:rsidR="0094654D">
          <w:t xml:space="preserve">may influence the </w:t>
        </w:r>
      </w:ins>
      <w:ins w:id="92" w:author="Leard, Ben" w:date="2025-06-05T10:10:00Z">
        <w:r w:rsidR="0099540C">
          <w:t>number of EVs registered in</w:t>
        </w:r>
      </w:ins>
      <w:ins w:id="93" w:author="Leard, Ben" w:date="2025-06-03T12:31:00Z">
        <w:r w:rsidR="0094654D">
          <w:t xml:space="preserve"> other </w:t>
        </w:r>
      </w:ins>
      <w:ins w:id="94" w:author="Leard, Ben" w:date="2025-06-05T10:13:00Z">
        <w:r w:rsidR="0099540C">
          <w:t xml:space="preserve">non-ZEV </w:t>
        </w:r>
      </w:ins>
      <w:ins w:id="95" w:author="Leard, Ben" w:date="2025-06-03T12:31:00Z">
        <w:r w:rsidR="0094654D">
          <w:t>states</w:t>
        </w:r>
      </w:ins>
      <w:ins w:id="96" w:author="Leard, Ben" w:date="2025-06-05T10:13:00Z">
        <w:r w:rsidR="0099540C">
          <w:t xml:space="preserve"> because of used </w:t>
        </w:r>
      </w:ins>
      <w:ins w:id="97" w:author="Leard, Ben" w:date="2025-06-05T10:15:00Z">
        <w:r w:rsidR="0099540C">
          <w:t>EVs</w:t>
        </w:r>
      </w:ins>
      <w:ins w:id="98" w:author="Leard, Ben" w:date="2025-06-05T10:13:00Z">
        <w:r w:rsidR="0099540C">
          <w:t xml:space="preserve"> migrating </w:t>
        </w:r>
      </w:ins>
      <w:ins w:id="99" w:author="Leard, Ben" w:date="2025-06-05T10:15:00Z">
        <w:r w:rsidR="0099540C">
          <w:t>from ZEV</w:t>
        </w:r>
      </w:ins>
      <w:ins w:id="100" w:author="Leard, Ben" w:date="2025-06-05T10:14:00Z">
        <w:r w:rsidR="0099540C">
          <w:t xml:space="preserve"> states</w:t>
        </w:r>
      </w:ins>
      <w:ins w:id="101" w:author="Leard, Ben" w:date="2025-06-05T10:15:00Z">
        <w:r w:rsidR="0099540C">
          <w:t xml:space="preserve"> to non-ZEV states</w:t>
        </w:r>
      </w:ins>
      <w:ins w:id="102" w:author="Leard, Ben" w:date="2025-06-03T12:31:00Z">
        <w:r w:rsidR="0094654D">
          <w:t>.</w:t>
        </w:r>
      </w:ins>
      <w:moveTo w:id="103" w:author="Leard, Ben" w:date="2025-06-03T12:27:00Z">
        <w:r>
          <w:t xml:space="preserve"> </w:t>
        </w:r>
      </w:moveTo>
      <w:ins w:id="104" w:author="Leard, Ben" w:date="2025-06-03T12:32:00Z">
        <w:r w:rsidR="0094654D">
          <w:t xml:space="preserve">Second, </w:t>
        </w:r>
      </w:ins>
      <w:moveTo w:id="105" w:author="Leard, Ben" w:date="2025-06-03T12:27:00Z">
        <w:r>
          <w:t xml:space="preserve">understanding </w:t>
        </w:r>
      </w:moveTo>
      <w:ins w:id="106" w:author="Leard, Ben" w:date="2025-06-03T12:32:00Z">
        <w:r w:rsidR="0094654D">
          <w:t xml:space="preserve">state-level vehicle stock changes </w:t>
        </w:r>
      </w:ins>
      <w:ins w:id="107" w:author="Leard, Ben" w:date="2025-06-03T12:33:00Z">
        <w:r w:rsidR="0094654D">
          <w:t xml:space="preserve">contributes toward learning </w:t>
        </w:r>
      </w:ins>
      <w:moveTo w:id="108" w:author="Leard, Ben" w:date="2025-06-03T12:27:00Z">
        <w:r>
          <w:t xml:space="preserve">how demand for electricity and charging stations may evolve across the U.S. as </w:t>
        </w:r>
      </w:moveTo>
      <w:ins w:id="109" w:author="Leard, Ben" w:date="2025-06-03T12:33:00Z">
        <w:r w:rsidR="0094654D">
          <w:t>electric vehicle (</w:t>
        </w:r>
      </w:ins>
      <w:moveTo w:id="110" w:author="Leard, Ben" w:date="2025-06-03T12:27:00Z">
        <w:r>
          <w:t>EV</w:t>
        </w:r>
      </w:moveTo>
      <w:ins w:id="111" w:author="Leard, Ben" w:date="2025-06-03T12:33:00Z">
        <w:r w:rsidR="0094654D">
          <w:t>)</w:t>
        </w:r>
      </w:ins>
      <w:moveTo w:id="112" w:author="Leard, Ben" w:date="2025-06-03T12:27:00Z">
        <w:r>
          <w:t xml:space="preserve"> adoption increases. As of the third quarter of 2024, all-EV plus plug-in hybrid electric vehicle (PHEV) market shares ranged from 27 percent in California, 26 percent in Colorado, and 25 percent in Washington state to 2 percent in Louisiana, West Virginia and North Dakota and 1.4 percent in Mississippi (AAI, 2025).</w:t>
        </w:r>
      </w:moveTo>
      <w:moveToRangeEnd w:id="65"/>
      <w:ins w:id="113" w:author="Leard, Ben" w:date="2025-06-03T12:23:00Z">
        <w:r>
          <w:t xml:space="preserve"> </w:t>
        </w:r>
      </w:ins>
      <w:del w:id="114" w:author="Leard, Ben" w:date="2025-06-03T12:24:00Z">
        <w:r w:rsidR="00243BD0" w:rsidDel="00540478">
          <w:delText>Th</w:delText>
        </w:r>
        <w:r w:rsidR="00137865" w:rsidDel="00540478">
          <w:delText>e</w:delText>
        </w:r>
        <w:r w:rsidR="00243BD0" w:rsidDel="00540478">
          <w:delText xml:space="preserve"> analysis </w:delText>
        </w:r>
        <w:r w:rsidR="00137865" w:rsidDel="00540478">
          <w:delText>presented in th</w:delText>
        </w:r>
        <w:r w:rsidR="00114F64" w:rsidDel="00540478">
          <w:delText>is</w:delText>
        </w:r>
        <w:r w:rsidR="00137865" w:rsidDel="00540478">
          <w:delText xml:space="preserve"> report </w:delText>
        </w:r>
        <w:r w:rsidR="00243BD0" w:rsidDel="00540478">
          <w:delText>is intended to provide a foundation for building a state</w:delText>
        </w:r>
        <w:r w:rsidR="00D91721" w:rsidDel="00540478">
          <w:delText>-</w:delText>
        </w:r>
        <w:r w:rsidR="00243BD0" w:rsidDel="00540478">
          <w:delText>level model of the U.S. used vehicle market to be used in conjunction with a</w:delText>
        </w:r>
        <w:r w:rsidR="00BB3A8E" w:rsidDel="00540478">
          <w:delText xml:space="preserve"> state-level</w:delText>
        </w:r>
        <w:r w:rsidR="00243BD0" w:rsidDel="00540478">
          <w:delText xml:space="preserve"> new vehicle sales model for projecting the evolution of the U.S. vehicle stock and its composition, and how that evolution is affected by technological change and public policy.</w:delText>
        </w:r>
        <w:r w:rsidR="00481185" w:rsidDel="00540478">
          <w:rPr>
            <w:rStyle w:val="FootnoteReference"/>
          </w:rPr>
          <w:footnoteReference w:id="3"/>
        </w:r>
        <w:r w:rsidR="00481185" w:rsidDel="00540478">
          <w:delText xml:space="preserve"> </w:delText>
        </w:r>
      </w:del>
      <w:moveFromRangeStart w:id="117" w:author="Leard, Ben" w:date="2025-06-03T12:27:00Z" w:name="move199846093"/>
      <w:moveFrom w:id="118" w:author="Leard, Ben" w:date="2025-06-03T12:27:00Z">
        <w:r w:rsidR="00EA26EA" w:rsidDel="00540478">
          <w:t>Geographically detailed motor vehicle</w:t>
        </w:r>
        <w:r w:rsidR="002A5614" w:rsidDel="00540478">
          <w:t xml:space="preserve"> models would be useful for understanding how demand for electricity and charging stations may evolve across the U.S. as EV adoption increases. </w:t>
        </w:r>
        <w:r w:rsidR="007D6B1E" w:rsidDel="00540478">
          <w:t>As of the third quarter of</w:t>
        </w:r>
        <w:r w:rsidR="002A5614" w:rsidDel="00540478">
          <w:t xml:space="preserve"> 202</w:t>
        </w:r>
        <w:r w:rsidR="007D6B1E" w:rsidDel="00540478">
          <w:t>4</w:t>
        </w:r>
        <w:r w:rsidR="002A5614" w:rsidDel="00540478">
          <w:t>, all-EV</w:t>
        </w:r>
        <w:r w:rsidR="00114F64" w:rsidDel="00540478">
          <w:t xml:space="preserve"> plus</w:t>
        </w:r>
        <w:r w:rsidR="002A5614" w:rsidDel="00540478">
          <w:t xml:space="preserve"> plug-in hybrid electric</w:t>
        </w:r>
        <w:r w:rsidR="00114F64" w:rsidDel="00540478">
          <w:t xml:space="preserve"> vehicle</w:t>
        </w:r>
        <w:r w:rsidR="002A5614" w:rsidDel="00540478">
          <w:t xml:space="preserve"> (PHEV) market shares ranged from 2</w:t>
        </w:r>
        <w:r w:rsidR="007D6B1E" w:rsidDel="00540478">
          <w:t>7</w:t>
        </w:r>
        <w:r w:rsidR="002A5614" w:rsidDel="00540478">
          <w:t xml:space="preserve"> percent in California, </w:t>
        </w:r>
        <w:r w:rsidR="007D6B1E" w:rsidDel="00540478">
          <w:t>26</w:t>
        </w:r>
        <w:r w:rsidR="002A5614" w:rsidDel="00540478">
          <w:t xml:space="preserve"> percent in </w:t>
        </w:r>
        <w:r w:rsidR="007D6B1E" w:rsidDel="00540478">
          <w:t>Colorado</w:t>
        </w:r>
        <w:r w:rsidR="002A5614" w:rsidDel="00540478">
          <w:t xml:space="preserve">, and </w:t>
        </w:r>
        <w:r w:rsidR="007D6B1E" w:rsidDel="00540478">
          <w:t>2</w:t>
        </w:r>
        <w:r w:rsidR="002A5614" w:rsidDel="00540478">
          <w:t xml:space="preserve">5 percent in </w:t>
        </w:r>
        <w:r w:rsidR="007D6B1E" w:rsidDel="00540478">
          <w:t>Washington state</w:t>
        </w:r>
        <w:r w:rsidR="002A5614" w:rsidDel="00540478">
          <w:t xml:space="preserve"> to 2 percent in Louisiana</w:t>
        </w:r>
        <w:r w:rsidR="00022103" w:rsidDel="00540478">
          <w:t xml:space="preserve">, </w:t>
        </w:r>
        <w:r w:rsidR="002A5614" w:rsidDel="00540478">
          <w:t>West Virginia</w:t>
        </w:r>
        <w:r w:rsidR="007D6B1E" w:rsidDel="00540478">
          <w:t xml:space="preserve"> and North Dakota and 1.4 percent in</w:t>
        </w:r>
        <w:r w:rsidR="002A5614" w:rsidDel="00540478">
          <w:t xml:space="preserve"> Mississippi</w:t>
        </w:r>
        <w:r w:rsidR="00307131" w:rsidDel="00540478">
          <w:t xml:space="preserve"> (</w:t>
        </w:r>
        <w:r w:rsidR="007D6B1E" w:rsidDel="00540478">
          <w:t>AAI</w:t>
        </w:r>
        <w:r w:rsidR="00307131" w:rsidDel="00540478">
          <w:t>, 202</w:t>
        </w:r>
        <w:r w:rsidR="007D6B1E" w:rsidDel="00540478">
          <w:t>5</w:t>
        </w:r>
        <w:r w:rsidR="00307131" w:rsidDel="00540478">
          <w:t>)</w:t>
        </w:r>
        <w:r w:rsidR="002A5614" w:rsidDel="00540478">
          <w:t xml:space="preserve">. </w:t>
        </w:r>
      </w:moveFrom>
      <w:moveFromRangeEnd w:id="117"/>
      <w:r w:rsidR="002A5614">
        <w:t xml:space="preserve">The analysis presented below </w:t>
      </w:r>
      <w:r w:rsidR="00307131">
        <w:t xml:space="preserve">confirms that used vehicles do not stay put but migrate </w:t>
      </w:r>
      <w:del w:id="119" w:author="Leard, Ben" w:date="2025-06-03T14:06:00Z">
        <w:r w:rsidR="00307131" w:rsidDel="006F08C6">
          <w:delText xml:space="preserve">among </w:delText>
        </w:r>
      </w:del>
      <w:ins w:id="120" w:author="Leard, Ben" w:date="2025-06-03T14:06:00Z">
        <w:r w:rsidR="006F08C6">
          <w:t xml:space="preserve">across </w:t>
        </w:r>
      </w:ins>
      <w:r w:rsidR="00307131">
        <w:t>states in response to economic and demographic changes and consumer preferences. Understand</w:t>
      </w:r>
      <w:r w:rsidR="00040C27">
        <w:t>i</w:t>
      </w:r>
      <w:r w:rsidR="00307131">
        <w:t>ng the geographic dimensions of the EV transition could be useful for planning the expansion of charging infrastructure and electricity generation.</w:t>
      </w:r>
      <w:ins w:id="121" w:author="Greene, David" w:date="2025-06-16T12:40:00Z">
        <w:r w:rsidR="00504692">
          <w:t xml:space="preserve"> </w:t>
        </w:r>
      </w:ins>
      <w:ins w:id="122" w:author="Greene, David" w:date="2025-06-16T12:41:00Z">
        <w:r w:rsidR="008865B1">
          <w:t>Net exports of used passenger cars and light trucks from the U.S. are a small fraction (0.3</w:t>
        </w:r>
      </w:ins>
      <w:ins w:id="123" w:author="Greene, David" w:date="2025-06-16T12:42:00Z">
        <w:r w:rsidR="008865B1">
          <w:t>%) of U.S. car and light truck registrations (</w:t>
        </w:r>
      </w:ins>
      <w:ins w:id="124" w:author="Greene, David" w:date="2025-06-16T12:43:00Z">
        <w:r w:rsidR="008865B1">
          <w:t xml:space="preserve">U.S. Dept. of Commerce, 2025; </w:t>
        </w:r>
      </w:ins>
      <w:ins w:id="125" w:author="Greene, David" w:date="2025-06-16T12:42:00Z">
        <w:r w:rsidR="008865B1">
          <w:t>FHWA, 202</w:t>
        </w:r>
      </w:ins>
      <w:ins w:id="126" w:author="Greene, David" w:date="2025-06-16T12:43:00Z">
        <w:r w:rsidR="008865B1">
          <w:t>3</w:t>
        </w:r>
      </w:ins>
      <w:ins w:id="127" w:author="Greene, David" w:date="2025-06-16T12:42:00Z">
        <w:r w:rsidR="008865B1">
          <w:t>)</w:t>
        </w:r>
      </w:ins>
      <w:ins w:id="128" w:author="Greene, David" w:date="2025-06-16T12:43:00Z">
        <w:r w:rsidR="008865B1">
          <w:t xml:space="preserve"> and are not considered in this analysis</w:t>
        </w:r>
      </w:ins>
      <w:ins w:id="129" w:author="Greene, David" w:date="2025-06-16T12:42:00Z">
        <w:r w:rsidR="008865B1">
          <w:t xml:space="preserve">. </w:t>
        </w:r>
      </w:ins>
    </w:p>
    <w:p w14:paraId="246444F5" w14:textId="5A429C38" w:rsidR="00243BD0" w:rsidRDefault="00243BD0" w:rsidP="00290067">
      <w:pPr>
        <w:rPr>
          <w:ins w:id="130" w:author="davidlgreene49@gmail.com" w:date="2025-06-17T11:04:00Z" w16du:dateUtc="2025-06-17T15:04:00Z"/>
        </w:rPr>
      </w:pPr>
      <w:del w:id="131" w:author="Leard, Ben" w:date="2025-06-03T14:08:00Z">
        <w:r w:rsidDel="006F08C6">
          <w:delText xml:space="preserve">The remainder of this section is a brief overview of the theory of </w:delText>
        </w:r>
      </w:del>
      <w:del w:id="132" w:author="Leard, Ben" w:date="2025-06-03T12:34:00Z">
        <w:r w:rsidDel="0094654D">
          <w:delText>used vehicle supply and demand</w:delText>
        </w:r>
      </w:del>
      <w:del w:id="133" w:author="Leard, Ben" w:date="2025-06-03T14:08:00Z">
        <w:r w:rsidDel="006F08C6">
          <w:delText xml:space="preserve"> to provide context for the analysis of state vehicle survival rates. </w:delText>
        </w:r>
        <w:r w:rsidR="001E7598" w:rsidDel="006F08C6">
          <w:delText>The following section describes the data to be used in estimating models of state survival rates and describes the approach to data analysis and model estimation. Section III presents an exploratory analysis of factors expected to affect state</w:delText>
        </w:r>
        <w:r w:rsidR="00D91721" w:rsidDel="006F08C6">
          <w:delText>-</w:delText>
        </w:r>
        <w:r w:rsidR="001E7598" w:rsidDel="006F08C6">
          <w:delText>level net survival rates. Section IV describes our approach to modeling net survival rates for all fifty states by three vehicle types</w:delText>
        </w:r>
        <w:r w:rsidR="004F0DA8" w:rsidDel="006F08C6">
          <w:delText>:</w:delText>
        </w:r>
        <w:r w:rsidR="004F0DA8" w:rsidRPr="004F0DA8" w:rsidDel="006F08C6">
          <w:delText xml:space="preserve"> </w:delText>
        </w:r>
        <w:r w:rsidR="004F0DA8" w:rsidDel="006F08C6">
          <w:delText>passenger cars, SUVs and vans</w:delText>
        </w:r>
        <w:r w:rsidR="00BA346F" w:rsidDel="006F08C6">
          <w:rPr>
            <w:rStyle w:val="FootnoteReference"/>
          </w:rPr>
          <w:footnoteReference w:id="4"/>
        </w:r>
        <w:r w:rsidR="004F0DA8" w:rsidDel="006F08C6">
          <w:delText>, and pickup trucks</w:delText>
        </w:r>
        <w:r w:rsidR="001E7598" w:rsidDel="006F08C6">
          <w:delText xml:space="preserve">. Section V presents the results of </w:delText>
        </w:r>
        <w:r w:rsidR="001E7598" w:rsidDel="006F08C6">
          <w:lastRenderedPageBreak/>
          <w:delText xml:space="preserve">the analysis and section </w:delText>
        </w:r>
        <w:commentRangeStart w:id="136"/>
        <w:r w:rsidR="001E7598" w:rsidDel="006F08C6">
          <w:delText>VI</w:delText>
        </w:r>
        <w:r w:rsidR="00321BBF" w:rsidDel="006F08C6">
          <w:delText xml:space="preserve"> discusses the implications for building state-level used vehicle models and remaining challenges</w:delText>
        </w:r>
        <w:commentRangeEnd w:id="136"/>
        <w:r w:rsidR="0098250C" w:rsidDel="006F08C6">
          <w:rPr>
            <w:rStyle w:val="CommentReference"/>
          </w:rPr>
          <w:commentReference w:id="136"/>
        </w:r>
        <w:r w:rsidR="00321BBF" w:rsidDel="006F08C6">
          <w:delText>.</w:delText>
        </w:r>
      </w:del>
    </w:p>
    <w:p w14:paraId="01E835F9" w14:textId="1667C8A7" w:rsidR="00D21638" w:rsidRDefault="00D21638" w:rsidP="00290067">
      <w:pPr>
        <w:rPr>
          <w:ins w:id="137" w:author="Leard, Ben" w:date="2025-06-03T12:34:00Z"/>
        </w:rPr>
      </w:pPr>
      <w:ins w:id="138" w:author="davidlgreene49@gmail.com" w:date="2025-06-17T11:05:00Z" w16du:dateUtc="2025-06-17T15:05:00Z">
        <w:r>
          <w:t>Migrations of used vehicles among states and differ</w:t>
        </w:r>
      </w:ins>
      <w:ins w:id="139" w:author="davidlgreene49@gmail.com" w:date="2025-06-17T11:06:00Z" w16du:dateUtc="2025-06-17T15:06:00Z">
        <w:r>
          <w:t xml:space="preserve">ences in state vehicle survival rates have received little </w:t>
        </w:r>
        <w:proofErr w:type="spellStart"/>
        <w:r>
          <w:t>attendion</w:t>
        </w:r>
        <w:proofErr w:type="spellEnd"/>
        <w:r>
          <w:t xml:space="preserve"> from researchers.</w:t>
        </w:r>
      </w:ins>
      <w:ins w:id="140" w:author="davidlgreene49@gmail.com" w:date="2025-06-17T13:58:00Z" w16du:dateUtc="2025-06-17T17:58:00Z">
        <w:r w:rsidR="00570AD9">
          <w:rPr>
            <w:rStyle w:val="FootnoteReference"/>
          </w:rPr>
          <w:footnoteReference w:id="5"/>
        </w:r>
      </w:ins>
      <w:ins w:id="144" w:author="davidlgreene49@gmail.com" w:date="2025-06-17T11:06:00Z" w16du:dateUtc="2025-06-17T15:06:00Z">
        <w:r>
          <w:t xml:space="preserve"> </w:t>
        </w:r>
      </w:ins>
      <w:ins w:id="145" w:author="davidlgreene49@gmail.com" w:date="2025-06-17T11:07:00Z" w16du:dateUtc="2025-06-17T15:07:00Z">
        <w:r>
          <w:t xml:space="preserve">National scrappage and survival rates have been well studied (see, e.g., Greene and </w:t>
        </w:r>
        <w:proofErr w:type="spellStart"/>
        <w:r>
          <w:t>Leard</w:t>
        </w:r>
      </w:ins>
      <w:ins w:id="146" w:author="davidlgreene49@gmail.com" w:date="2025-06-17T13:53:00Z" w16du:dateUtc="2025-06-17T17:53:00Z">
        <w:r w:rsidR="00570AD9">
          <w:t>b</w:t>
        </w:r>
        <w:proofErr w:type="spellEnd"/>
        <w:r w:rsidR="00570AD9">
          <w:t>)</w:t>
        </w:r>
      </w:ins>
      <w:ins w:id="147" w:author="davidlgreene49@gmail.com" w:date="2025-06-17T11:07:00Z" w16du:dateUtc="2025-06-17T15:07:00Z">
        <w:r>
          <w:t xml:space="preserve"> 2024</w:t>
        </w:r>
      </w:ins>
      <w:ins w:id="148" w:author="davidlgreene49@gmail.com" w:date="2025-06-17T13:54:00Z" w16du:dateUtc="2025-06-17T17:54:00Z">
        <w:r w:rsidR="00570AD9">
          <w:t>a)</w:t>
        </w:r>
      </w:ins>
      <w:ins w:id="149" w:author="davidlgreene49@gmail.com" w:date="2025-06-17T11:09:00Z" w16du:dateUtc="2025-06-17T15:09:00Z">
        <w:r>
          <w:t xml:space="preserve"> </w:t>
        </w:r>
      </w:ins>
      <w:ins w:id="150" w:author="davidlgreene49@gmail.com" w:date="2025-06-17T13:54:00Z" w16du:dateUtc="2025-06-17T17:54:00Z">
        <w:r w:rsidR="00570AD9">
          <w:t xml:space="preserve">as </w:t>
        </w:r>
      </w:ins>
      <w:ins w:id="151" w:author="davidlgreene49@gmail.com" w:date="2025-06-17T13:55:00Z" w16du:dateUtc="2025-06-17T17:55:00Z">
        <w:r w:rsidR="00570AD9">
          <w:t>have</w:t>
        </w:r>
      </w:ins>
      <w:ins w:id="152" w:author="davidlgreene49@gmail.com" w:date="2025-06-17T13:54:00Z" w16du:dateUtc="2025-06-17T17:54:00Z">
        <w:r w:rsidR="00570AD9">
          <w:t xml:space="preserve"> their implications for energy transition and greenhouse gas mitigation</w:t>
        </w:r>
      </w:ins>
      <w:ins w:id="153" w:author="davidlgreene49@gmail.com" w:date="2025-06-17T11:09:00Z" w16du:dateUtc="2025-06-17T15:09:00Z">
        <w:r>
          <w:t xml:space="preserve"> </w:t>
        </w:r>
      </w:ins>
      <w:ins w:id="154" w:author="davidlgreene49@gmail.com" w:date="2025-06-17T13:54:00Z" w16du:dateUtc="2025-06-17T17:54:00Z">
        <w:r w:rsidR="00570AD9">
          <w:t>(e</w:t>
        </w:r>
      </w:ins>
      <w:ins w:id="155" w:author="davidlgreene49@gmail.com" w:date="2025-06-17T13:55:00Z" w16du:dateUtc="2025-06-17T17:55:00Z">
        <w:r w:rsidR="00570AD9">
          <w:t xml:space="preserve">.g., </w:t>
        </w:r>
      </w:ins>
      <w:ins w:id="156" w:author="davidlgreene49@gmail.com" w:date="2025-06-17T11:09:00Z" w16du:dateUtc="2025-06-17T15:09:00Z">
        <w:r>
          <w:t>Woody et al., 2020</w:t>
        </w:r>
      </w:ins>
      <w:ins w:id="157" w:author="davidlgreene49@gmail.com" w:date="2025-06-17T11:07:00Z" w16du:dateUtc="2025-06-17T15:07:00Z">
        <w:r>
          <w:t xml:space="preserve">). </w:t>
        </w:r>
      </w:ins>
      <w:ins w:id="158" w:author="davidlgreene49@gmail.com" w:date="2025-06-17T11:33:00Z" w16du:dateUtc="2025-06-17T15:33:00Z">
        <w:r w:rsidR="00621DE2">
          <w:t xml:space="preserve">The economic and environmental effects of </w:t>
        </w:r>
      </w:ins>
      <w:proofErr w:type="spellStart"/>
      <w:ins w:id="159" w:author="davidlgreene49@gmail.com" w:date="2025-06-17T11:08:00Z" w16du:dateUtc="2025-06-17T15:08:00Z">
        <w:r>
          <w:t>nternational</w:t>
        </w:r>
        <w:proofErr w:type="spellEnd"/>
        <w:r>
          <w:t xml:space="preserve"> trade in used vehicles In North America (Olgun et al., 2023;</w:t>
        </w:r>
      </w:ins>
      <w:ins w:id="160" w:author="davidlgreene49@gmail.com" w:date="2025-06-17T11:14:00Z" w16du:dateUtc="2025-06-17T15:14:00Z">
        <w:r w:rsidR="00845572">
          <w:t xml:space="preserve"> Chen et al., 2018;</w:t>
        </w:r>
      </w:ins>
      <w:ins w:id="161" w:author="davidlgreene49@gmail.com" w:date="2025-06-17T11:08:00Z" w16du:dateUtc="2025-06-17T15:08:00Z">
        <w:r>
          <w:t xml:space="preserve"> </w:t>
        </w:r>
      </w:ins>
      <w:ins w:id="162" w:author="davidlgreene49@gmail.com" w:date="2025-06-17T11:09:00Z" w16du:dateUtc="2025-06-17T15:09:00Z">
        <w:r>
          <w:t>Dav</w:t>
        </w:r>
      </w:ins>
      <w:ins w:id="163" w:author="davidlgreene49@gmail.com" w:date="2025-06-17T11:10:00Z" w16du:dateUtc="2025-06-17T15:10:00Z">
        <w:r>
          <w:t>is and Kahn, 2010) and worldwide</w:t>
        </w:r>
      </w:ins>
      <w:ins w:id="164" w:author="davidlgreene49@gmail.com" w:date="2025-06-17T11:34:00Z" w16du:dateUtc="2025-06-17T15:34:00Z">
        <w:r w:rsidR="00621DE2">
          <w:t xml:space="preserve"> have also received attention</w:t>
        </w:r>
      </w:ins>
      <w:ins w:id="165" w:author="davidlgreene49@gmail.com" w:date="2025-06-17T11:10:00Z" w16du:dateUtc="2025-06-17T15:10:00Z">
        <w:r>
          <w:t xml:space="preserve"> </w:t>
        </w:r>
      </w:ins>
      <w:ins w:id="166" w:author="davidlgreene49@gmail.com" w:date="2025-06-17T11:13:00Z" w16du:dateUtc="2025-06-17T15:13:00Z">
        <w:r w:rsidR="00845572">
          <w:t>(</w:t>
        </w:r>
      </w:ins>
      <w:ins w:id="167" w:author="davidlgreene49@gmail.com" w:date="2025-06-17T11:19:00Z" w16du:dateUtc="2025-06-17T15:19:00Z">
        <w:r w:rsidR="00845572">
          <w:t xml:space="preserve">Shi et al., 2022; </w:t>
        </w:r>
      </w:ins>
      <w:proofErr w:type="spellStart"/>
      <w:ins w:id="168" w:author="davidlgreene49@gmail.com" w:date="2025-06-17T11:13:00Z" w16du:dateUtc="2025-06-17T15:13:00Z">
        <w:r w:rsidR="00845572">
          <w:t>Ayetor</w:t>
        </w:r>
        <w:proofErr w:type="spellEnd"/>
        <w:r w:rsidR="00845572">
          <w:t xml:space="preserve"> et al., 2021;</w:t>
        </w:r>
      </w:ins>
      <w:ins w:id="169" w:author="davidlgreene49@gmail.com" w:date="2025-06-17T11:33:00Z" w16du:dateUtc="2025-06-17T15:33:00Z">
        <w:r w:rsidR="00621DE2">
          <w:t xml:space="preserve"> Velten et al., 2020;</w:t>
        </w:r>
      </w:ins>
      <w:ins w:id="170" w:author="davidlgreene49@gmail.com" w:date="2025-06-17T11:13:00Z" w16du:dateUtc="2025-06-17T15:13:00Z">
        <w:r w:rsidR="00845572">
          <w:t xml:space="preserve"> </w:t>
        </w:r>
      </w:ins>
      <w:ins w:id="171" w:author="davidlgreene49@gmail.com" w:date="2025-06-17T11:15:00Z" w16du:dateUtc="2025-06-17T15:15:00Z">
        <w:r w:rsidR="00845572">
          <w:t>Fuse et al., 2009;</w:t>
        </w:r>
      </w:ins>
      <w:ins w:id="172" w:author="davidlgreene49@gmail.com" w:date="2025-06-17T11:22:00Z" w16du:dateUtc="2025-06-17T15:22:00Z">
        <w:r w:rsidR="00EF345E">
          <w:t xml:space="preserve"> Clerides, 2008;</w:t>
        </w:r>
      </w:ins>
      <w:ins w:id="173" w:author="davidlgreene49@gmail.com" w:date="2025-06-17T11:15:00Z" w16du:dateUtc="2025-06-17T15:15:00Z">
        <w:r w:rsidR="00845572">
          <w:t xml:space="preserve"> Nieuwenhuis et al., 2007</w:t>
        </w:r>
      </w:ins>
      <w:ins w:id="174" w:author="davidlgreene49@gmail.com" w:date="2025-06-17T11:33:00Z" w16du:dateUtc="2025-06-17T15:33:00Z">
        <w:r w:rsidR="00621DE2">
          <w:t>).</w:t>
        </w:r>
      </w:ins>
    </w:p>
    <w:p w14:paraId="5281716E" w14:textId="79534029" w:rsidR="00F3446A" w:rsidRDefault="006F08C6" w:rsidP="00290067">
      <w:pPr>
        <w:rPr>
          <w:ins w:id="175" w:author="Leard, Ben" w:date="2025-06-03T13:44:00Z"/>
        </w:rPr>
      </w:pPr>
      <w:ins w:id="176" w:author="Leard, Ben" w:date="2025-06-03T14:08:00Z">
        <w:r>
          <w:t xml:space="preserve">The remainder of this section is a brief overview of </w:t>
        </w:r>
      </w:ins>
      <w:ins w:id="177" w:author="Leard, Ben" w:date="2025-06-05T10:16:00Z">
        <w:r w:rsidR="0099540C">
          <w:t>a</w:t>
        </w:r>
      </w:ins>
      <w:ins w:id="178" w:author="Leard, Ben" w:date="2025-06-03T14:08:00Z">
        <w:r>
          <w:t xml:space="preserve"> </w:t>
        </w:r>
      </w:ins>
      <w:ins w:id="179" w:author="Leard, Ben" w:date="2025-06-05T10:16:00Z">
        <w:r w:rsidR="0099540C">
          <w:t xml:space="preserve">basic </w:t>
        </w:r>
      </w:ins>
      <w:ins w:id="180" w:author="Leard, Ben" w:date="2025-06-03T14:08:00Z">
        <w:r>
          <w:t xml:space="preserve">theory of vehicle acquisition and disposal decisions to provide context for the analysis. </w:t>
        </w:r>
      </w:ins>
      <w:ins w:id="181" w:author="Leard, Ben" w:date="2025-06-03T12:35:00Z">
        <w:r w:rsidR="0094654D">
          <w:t>In the U.S., a</w:t>
        </w:r>
      </w:ins>
      <w:ins w:id="182" w:author="Leard, Ben" w:date="2025-06-03T12:34:00Z">
        <w:r w:rsidR="0094654D">
          <w:t xml:space="preserve">nnual changes of registrations of a certain </w:t>
        </w:r>
      </w:ins>
      <w:ins w:id="183" w:author="Leard, Ben" w:date="2025-06-03T12:42:00Z">
        <w:r w:rsidR="00510E39">
          <w:t xml:space="preserve">used </w:t>
        </w:r>
      </w:ins>
      <w:ins w:id="184" w:author="Leard, Ben" w:date="2025-06-03T12:34:00Z">
        <w:r w:rsidR="0094654D">
          <w:t>vehicle type</w:t>
        </w:r>
      </w:ins>
      <w:ins w:id="185" w:author="Leard, Ben" w:date="2025-06-03T13:39:00Z">
        <w:r w:rsidR="00E8233D">
          <w:t xml:space="preserve"> </w:t>
        </w:r>
      </w:ins>
      <m:oMath>
        <m:r>
          <w:ins w:id="186" w:author="Leard, Ben" w:date="2025-06-03T13:39:00Z">
            <w:rPr>
              <w:rFonts w:ascii="Cambria Math" w:hAnsi="Cambria Math"/>
            </w:rPr>
            <m:t>j</m:t>
          </w:ins>
        </m:r>
      </m:oMath>
      <w:ins w:id="187" w:author="Leard, Ben" w:date="2025-06-03T12:34:00Z">
        <w:r w:rsidR="0094654D">
          <w:t xml:space="preserve"> in a given state</w:t>
        </w:r>
      </w:ins>
      <w:ins w:id="188" w:author="Leard, Ben" w:date="2025-06-03T13:39:00Z">
        <w:r w:rsidR="00E8233D">
          <w:t xml:space="preserve"> </w:t>
        </w:r>
      </w:ins>
      <m:oMath>
        <m:r>
          <w:ins w:id="189" w:author="Leard, Ben" w:date="2025-06-03T13:39:00Z">
            <w:rPr>
              <w:rFonts w:ascii="Cambria Math" w:hAnsi="Cambria Math"/>
            </w:rPr>
            <m:t>s</m:t>
          </w:ins>
        </m:r>
      </m:oMath>
      <w:ins w:id="190" w:author="Leard, Ben" w:date="2025-06-03T12:34:00Z">
        <w:r w:rsidR="0094654D">
          <w:t xml:space="preserve"> occur because of two </w:t>
        </w:r>
      </w:ins>
      <w:ins w:id="191" w:author="Leard, Ben" w:date="2025-06-03T12:36:00Z">
        <w:r w:rsidR="0094654D">
          <w:t xml:space="preserve">types of </w:t>
        </w:r>
      </w:ins>
      <w:ins w:id="192" w:author="Leard, Ben" w:date="2025-06-03T12:34:00Z">
        <w:r w:rsidR="0094654D">
          <w:t>transitions: (1) movements of vehicle</w:t>
        </w:r>
      </w:ins>
      <w:ins w:id="193" w:author="Leard, Ben" w:date="2025-06-04T11:08:00Z">
        <w:r w:rsidR="00FC7736">
          <w:t xml:space="preserve"> type </w:t>
        </w:r>
      </w:ins>
      <m:oMath>
        <m:r>
          <w:ins w:id="194" w:author="Leard, Ben" w:date="2025-06-04T11:08:00Z">
            <w:rPr>
              <w:rFonts w:ascii="Cambria Math" w:hAnsi="Cambria Math"/>
            </w:rPr>
            <m:t>j</m:t>
          </w:ins>
        </m:r>
      </m:oMath>
      <w:ins w:id="195" w:author="Leard, Ben" w:date="2025-06-03T12:34:00Z">
        <w:r w:rsidR="0094654D">
          <w:t xml:space="preserve"> </w:t>
        </w:r>
      </w:ins>
      <w:ins w:id="196" w:author="Leard, Ben" w:date="2025-06-04T11:08:00Z">
        <w:r w:rsidR="00FC7736">
          <w:t xml:space="preserve">from state </w:t>
        </w:r>
      </w:ins>
      <m:oMath>
        <m:r>
          <w:ins w:id="197" w:author="Leard, Ben" w:date="2025-06-04T11:08:00Z">
            <w:rPr>
              <w:rFonts w:ascii="Cambria Math" w:hAnsi="Cambria Math"/>
            </w:rPr>
            <m:t>s</m:t>
          </w:ins>
        </m:r>
      </m:oMath>
      <w:ins w:id="198" w:author="Leard, Ben" w:date="2025-06-04T11:08:00Z">
        <w:r w:rsidR="00FC7736">
          <w:rPr>
            <w:rFonts w:eastAsiaTheme="minorEastAsia"/>
          </w:rPr>
          <w:t xml:space="preserve"> to state </w:t>
        </w:r>
      </w:ins>
      <m:oMath>
        <m:r>
          <w:ins w:id="199" w:author="Leard, Ben" w:date="2025-06-04T11:08:00Z">
            <w:rPr>
              <w:rFonts w:ascii="Cambria Math" w:eastAsiaTheme="minorEastAsia" w:hAnsi="Cambria Math"/>
            </w:rPr>
            <m:t>s'</m:t>
          </w:ins>
        </m:r>
      </m:oMath>
      <w:ins w:id="200" w:author="Leard, Ben" w:date="2025-06-04T11:09:00Z">
        <w:r w:rsidR="00FC7736">
          <w:rPr>
            <w:rFonts w:eastAsiaTheme="minorEastAsia"/>
          </w:rPr>
          <w:t xml:space="preserve"> or vice versa</w:t>
        </w:r>
      </w:ins>
      <w:ins w:id="201" w:author="Leard, Ben" w:date="2025-06-03T12:40:00Z">
        <w:r w:rsidR="00510E39">
          <w:t>, which we de</w:t>
        </w:r>
      </w:ins>
      <w:ins w:id="202" w:author="Leard, Ben" w:date="2025-06-03T12:41:00Z">
        <w:r w:rsidR="00510E39">
          <w:t xml:space="preserve">note as </w:t>
        </w:r>
        <w:r w:rsidR="00510E39" w:rsidRPr="006F08C6">
          <w:t>migration</w:t>
        </w:r>
        <w:r w:rsidR="00510E39">
          <w:t>,</w:t>
        </w:r>
      </w:ins>
      <w:ins w:id="203" w:author="Leard, Ben" w:date="2025-06-03T12:34:00Z">
        <w:r w:rsidR="0094654D">
          <w:t xml:space="preserve"> and (2)</w:t>
        </w:r>
      </w:ins>
      <w:ins w:id="204" w:author="Leard, Ben" w:date="2025-06-03T13:41:00Z">
        <w:r w:rsidR="00E8233D">
          <w:t xml:space="preserve"> a fraction of vehicle</w:t>
        </w:r>
      </w:ins>
      <w:ins w:id="205" w:author="Leard, Ben" w:date="2025-06-04T11:09:00Z">
        <w:r w:rsidR="00FC7736">
          <w:t xml:space="preserve"> type </w:t>
        </w:r>
      </w:ins>
      <m:oMath>
        <m:r>
          <w:ins w:id="206" w:author="Leard, Ben" w:date="2025-06-04T11:09:00Z">
            <w:rPr>
              <w:rFonts w:ascii="Cambria Math" w:hAnsi="Cambria Math"/>
            </w:rPr>
            <m:t>j</m:t>
          </w:ins>
        </m:r>
      </m:oMath>
      <w:ins w:id="207" w:author="Leard, Ben" w:date="2025-06-03T13:41:00Z">
        <w:r w:rsidR="00E8233D">
          <w:t xml:space="preserve"> remaining in opera</w:t>
        </w:r>
      </w:ins>
      <w:ins w:id="208" w:author="Leard, Ben" w:date="2025-06-03T13:42:00Z">
        <w:r w:rsidR="00E8233D">
          <w:t>tion</w:t>
        </w:r>
        <w:r w:rsidR="005E6089">
          <w:t>, which we denote as</w:t>
        </w:r>
      </w:ins>
      <w:ins w:id="209" w:author="Leard, Ben" w:date="2025-06-03T12:34:00Z">
        <w:r w:rsidR="0094654D">
          <w:t xml:space="preserve"> </w:t>
        </w:r>
      </w:ins>
      <w:ins w:id="210" w:author="Leard, Ben" w:date="2025-06-03T13:31:00Z">
        <w:r w:rsidR="00F3446A" w:rsidRPr="006F08C6">
          <w:t>survival</w:t>
        </w:r>
      </w:ins>
      <w:ins w:id="211" w:author="Leard, Ben" w:date="2025-06-03T12:34:00Z">
        <w:r w:rsidR="0094654D">
          <w:t>.</w:t>
        </w:r>
      </w:ins>
      <w:ins w:id="212" w:author="Leard, Ben" w:date="2025-06-03T13:29:00Z">
        <w:r w:rsidR="00F3446A">
          <w:t xml:space="preserve"> </w:t>
        </w:r>
      </w:ins>
    </w:p>
    <w:p w14:paraId="45C8DC54" w14:textId="7C25ADF6" w:rsidR="005E6089" w:rsidRPr="005E6089" w:rsidRDefault="005E6089" w:rsidP="00290067">
      <w:pPr>
        <w:rPr>
          <w:ins w:id="213" w:author="Leard, Ben" w:date="2025-06-03T13:30:00Z"/>
          <w:b/>
          <w:bCs/>
          <w:i/>
          <w:iCs/>
          <w:rPrChange w:id="214" w:author="Leard, Ben" w:date="2025-06-03T13:44:00Z">
            <w:rPr>
              <w:ins w:id="215" w:author="Leard, Ben" w:date="2025-06-03T13:30:00Z"/>
            </w:rPr>
          </w:rPrChange>
        </w:rPr>
      </w:pPr>
      <w:ins w:id="216" w:author="Leard, Ben" w:date="2025-06-03T13:44:00Z">
        <w:r w:rsidRPr="005E6089">
          <w:rPr>
            <w:b/>
            <w:bCs/>
            <w:i/>
            <w:iCs/>
            <w:rPrChange w:id="217" w:author="Leard, Ben" w:date="2025-06-03T13:44:00Z">
              <w:rPr/>
            </w:rPrChange>
          </w:rPr>
          <w:t>Vehicle migration</w:t>
        </w:r>
      </w:ins>
    </w:p>
    <w:p w14:paraId="469BAF14" w14:textId="0A060998" w:rsidR="002014CE" w:rsidRDefault="00120E80" w:rsidP="00290067">
      <w:pPr>
        <w:rPr>
          <w:ins w:id="218" w:author="Leard, Ben" w:date="2025-06-03T13:09:00Z"/>
          <w:rFonts w:eastAsiaTheme="minorEastAsia"/>
        </w:rPr>
      </w:pPr>
      <w:ins w:id="219" w:author="Leard, Ben" w:date="2025-06-04T12:21:00Z">
        <w:r>
          <w:t>A v</w:t>
        </w:r>
      </w:ins>
      <w:ins w:id="220" w:author="Leard, Ben" w:date="2025-06-03T13:07:00Z">
        <w:r w:rsidR="002014CE">
          <w:t>ehicle can move across states due to</w:t>
        </w:r>
      </w:ins>
      <w:ins w:id="221" w:author="Leard, Ben" w:date="2025-06-04T12:20:00Z">
        <w:r>
          <w:t xml:space="preserve"> </w:t>
        </w:r>
      </w:ins>
      <w:ins w:id="222" w:author="Leard, Ben" w:date="2025-06-04T12:21:00Z">
        <w:r>
          <w:t xml:space="preserve">a </w:t>
        </w:r>
      </w:ins>
      <w:ins w:id="223" w:author="Leard, Ben" w:date="2025-06-03T13:07:00Z">
        <w:r w:rsidR="002014CE">
          <w:t xml:space="preserve">household moving. </w:t>
        </w:r>
      </w:ins>
      <w:ins w:id="224" w:author="Leard, Ben" w:date="2025-06-03T13:11:00Z">
        <w:r w:rsidR="002014CE">
          <w:t>T</w:t>
        </w:r>
      </w:ins>
      <w:ins w:id="225" w:author="Leard, Ben" w:date="2025-06-03T13:10:00Z">
        <w:r w:rsidR="002014CE">
          <w:t xml:space="preserve">his </w:t>
        </w:r>
      </w:ins>
      <w:ins w:id="226" w:author="Leard, Ben" w:date="2025-06-03T13:45:00Z">
        <w:r w:rsidR="005E6089">
          <w:t>occurs</w:t>
        </w:r>
      </w:ins>
      <w:ins w:id="227" w:author="Leard, Ben" w:date="2025-06-03T13:10:00Z">
        <w:r w:rsidR="002014CE">
          <w:t xml:space="preserve"> i</w:t>
        </w:r>
      </w:ins>
      <w:ins w:id="228" w:author="Leard, Ben" w:date="2025-06-03T13:07:00Z">
        <w:r w:rsidR="002014CE">
          <w:t>f a household</w:t>
        </w:r>
      </w:ins>
      <w:ins w:id="229" w:author="Leard, Ben" w:date="2025-06-03T13:08:00Z">
        <w:r w:rsidR="002014CE">
          <w:t xml:space="preserve"> register</w:t>
        </w:r>
      </w:ins>
      <w:ins w:id="230" w:author="Leard, Ben" w:date="2025-06-03T13:45:00Z">
        <w:r w:rsidR="005E6089">
          <w:t>s</w:t>
        </w:r>
      </w:ins>
      <w:ins w:id="231" w:author="Leard, Ben" w:date="2025-06-03T13:08:00Z">
        <w:r w:rsidR="002014CE">
          <w:t xml:space="preserve"> a </w:t>
        </w:r>
      </w:ins>
      <w:ins w:id="232" w:author="Leard, Ben" w:date="2025-06-03T13:15:00Z">
        <w:r w:rsidR="00416B5B">
          <w:t xml:space="preserve">used </w:t>
        </w:r>
      </w:ins>
      <w:ins w:id="233" w:author="Leard, Ben" w:date="2025-06-03T13:08:00Z">
        <w:r w:rsidR="002014CE">
          <w:t>vehicle</w:t>
        </w:r>
      </w:ins>
      <w:ins w:id="234" w:author="Leard, Ben" w:date="2025-06-03T13:10:00Z">
        <w:r w:rsidR="002014CE">
          <w:t xml:space="preserve"> </w:t>
        </w:r>
        <w:proofErr w:type="spellStart"/>
        <w:r w:rsidR="002014CE">
          <w:t xml:space="preserve">type </w:t>
        </w:r>
      </w:ins>
      <m:oMath>
        <m:r>
          <w:ins w:id="235" w:author="Leard, Ben" w:date="2025-06-03T13:11:00Z">
            <w:rPr>
              <w:rFonts w:ascii="Cambria Math" w:hAnsi="Cambria Math"/>
            </w:rPr>
            <m:t>j</m:t>
          </w:ins>
        </m:r>
      </m:oMath>
      <w:ins w:id="236" w:author="Leard, Ben" w:date="2025-06-03T13:08:00Z">
        <w:r w:rsidR="002014CE">
          <w:t xml:space="preserve"> in year </w:t>
        </w:r>
      </w:ins>
      <m:oMath>
        <m:r>
          <w:ins w:id="237" w:author="Leard, Ben" w:date="2025-06-03T13:08:00Z">
            <w:rPr>
              <w:rFonts w:ascii="Cambria Math" w:hAnsi="Cambria Math"/>
            </w:rPr>
            <m:t>t</m:t>
          </w:ins>
        </m:r>
      </m:oMath>
      <w:ins w:id="238" w:author="Leard, Ben" w:date="2025-06-03T13:08:00Z">
        <w:r w:rsidR="002014CE">
          <w:rPr>
            <w:rFonts w:eastAsiaTheme="minorEastAsia"/>
          </w:rPr>
          <w:t xml:space="preserve"> in state </w:t>
        </w:r>
      </w:ins>
      <m:oMath>
        <m:r>
          <w:ins w:id="239" w:author="Leard, Ben" w:date="2025-06-03T13:14:00Z">
            <w:rPr>
              <w:rFonts w:ascii="Cambria Math" w:eastAsiaTheme="minorEastAsia" w:hAnsi="Cambria Math"/>
            </w:rPr>
            <m:t>s</m:t>
          </w:ins>
        </m:r>
      </m:oMath>
      <w:ins w:id="240" w:author="Leard, Ben" w:date="2025-06-03T13:08:00Z">
        <w:r w:rsidR="002014CE">
          <w:rPr>
            <w:rFonts w:eastAsiaTheme="minorEastAsia"/>
          </w:rPr>
          <w:t>, then move</w:t>
        </w:r>
      </w:ins>
      <w:ins w:id="241" w:author="Leard, Ben" w:date="2025-06-05T10:18:00Z">
        <w:r w:rsidR="000E3605">
          <w:rPr>
            <w:rFonts w:eastAsiaTheme="minorEastAsia"/>
          </w:rPr>
          <w:t>s</w:t>
        </w:r>
      </w:ins>
      <w:proofErr w:type="spellEnd"/>
      <w:ins w:id="242" w:author="Leard, Ben" w:date="2025-06-03T13:08:00Z">
        <w:r w:rsidR="002014CE">
          <w:rPr>
            <w:rFonts w:eastAsiaTheme="minorEastAsia"/>
          </w:rPr>
          <w:t xml:space="preserve"> </w:t>
        </w:r>
      </w:ins>
      <w:ins w:id="243" w:author="Leard, Ben" w:date="2025-06-03T13:11:00Z">
        <w:r w:rsidR="00416B5B">
          <w:rPr>
            <w:rFonts w:eastAsiaTheme="minorEastAsia"/>
          </w:rPr>
          <w:t xml:space="preserve">in year </w:t>
        </w:r>
      </w:ins>
      <m:oMath>
        <m:r>
          <w:ins w:id="244" w:author="Leard, Ben" w:date="2025-06-03T13:11:00Z">
            <w:rPr>
              <w:rFonts w:ascii="Cambria Math" w:eastAsiaTheme="minorEastAsia" w:hAnsi="Cambria Math"/>
            </w:rPr>
            <m:t>t+1</m:t>
          </w:ins>
        </m:r>
      </m:oMath>
      <w:ins w:id="245" w:author="Leard, Ben" w:date="2025-06-03T13:08:00Z">
        <w:r w:rsidR="002014CE">
          <w:rPr>
            <w:rFonts w:eastAsiaTheme="minorEastAsia"/>
          </w:rPr>
          <w:t xml:space="preserve"> to a different state </w:t>
        </w:r>
      </w:ins>
      <m:oMath>
        <m:r>
          <w:ins w:id="246" w:author="Leard, Ben" w:date="2025-06-03T13:14:00Z">
            <w:rPr>
              <w:rFonts w:ascii="Cambria Math" w:eastAsiaTheme="minorEastAsia" w:hAnsi="Cambria Math"/>
            </w:rPr>
            <m:t>s'</m:t>
          </w:ins>
        </m:r>
      </m:oMath>
      <w:ins w:id="247" w:author="Leard, Ben" w:date="2025-06-03T13:13:00Z">
        <w:r w:rsidR="00416B5B">
          <w:rPr>
            <w:rFonts w:eastAsiaTheme="minorEastAsia"/>
          </w:rPr>
          <w:t xml:space="preserve"> </w:t>
        </w:r>
      </w:ins>
      <w:ins w:id="248" w:author="Leard, Ben" w:date="2025-06-03T13:08:00Z">
        <w:r w:rsidR="002014CE">
          <w:rPr>
            <w:rFonts w:eastAsiaTheme="minorEastAsia"/>
          </w:rPr>
          <w:t>and regist</w:t>
        </w:r>
      </w:ins>
      <w:ins w:id="249" w:author="Leard, Ben" w:date="2025-06-03T13:09:00Z">
        <w:r w:rsidR="002014CE">
          <w:rPr>
            <w:rFonts w:eastAsiaTheme="minorEastAsia"/>
          </w:rPr>
          <w:t>er</w:t>
        </w:r>
      </w:ins>
      <w:ins w:id="250" w:author="Leard, Ben" w:date="2025-06-03T13:45:00Z">
        <w:r w:rsidR="005E6089">
          <w:rPr>
            <w:rFonts w:eastAsiaTheme="minorEastAsia"/>
          </w:rPr>
          <w:t>s</w:t>
        </w:r>
      </w:ins>
      <w:ins w:id="251" w:author="Leard, Ben" w:date="2025-06-03T13:09:00Z">
        <w:r w:rsidR="002014CE">
          <w:rPr>
            <w:rFonts w:eastAsiaTheme="minorEastAsia"/>
          </w:rPr>
          <w:t xml:space="preserve"> the vehicle in their new state.</w:t>
        </w:r>
      </w:ins>
      <w:ins w:id="252" w:author="Leard, Ben" w:date="2025-06-03T13:08:00Z">
        <w:r w:rsidR="002014CE">
          <w:rPr>
            <w:rFonts w:eastAsiaTheme="minorEastAsia"/>
          </w:rPr>
          <w:t xml:space="preserve"> </w:t>
        </w:r>
      </w:ins>
      <w:ins w:id="253" w:author="Leard, Ben" w:date="2025-06-03T13:11:00Z">
        <w:r w:rsidR="002014CE">
          <w:rPr>
            <w:rFonts w:eastAsiaTheme="minorEastAsia"/>
          </w:rPr>
          <w:t xml:space="preserve">Empirically, </w:t>
        </w:r>
      </w:ins>
      <w:ins w:id="254" w:author="Leard, Ben" w:date="2025-06-03T13:46:00Z">
        <w:r w:rsidR="005E6089">
          <w:rPr>
            <w:rFonts w:eastAsiaTheme="minorEastAsia"/>
          </w:rPr>
          <w:t>this type of movement would imply</w:t>
        </w:r>
      </w:ins>
      <w:ins w:id="255" w:author="Leard, Ben" w:date="2025-06-03T13:11:00Z">
        <w:r w:rsidR="002014CE">
          <w:rPr>
            <w:rFonts w:eastAsiaTheme="minorEastAsia"/>
          </w:rPr>
          <w:t xml:space="preserve"> one fewer registration </w:t>
        </w:r>
        <w:r w:rsidR="00416B5B">
          <w:rPr>
            <w:rFonts w:eastAsiaTheme="minorEastAsia"/>
          </w:rPr>
          <w:t>o</w:t>
        </w:r>
        <w:r w:rsidR="002014CE">
          <w:rPr>
            <w:rFonts w:eastAsiaTheme="minorEastAsia"/>
          </w:rPr>
          <w:t xml:space="preserve">f vehicle type </w:t>
        </w:r>
      </w:ins>
      <m:oMath>
        <m:r>
          <w:ins w:id="256" w:author="Leard, Ben" w:date="2025-06-03T13:11:00Z">
            <w:rPr>
              <w:rFonts w:ascii="Cambria Math" w:eastAsiaTheme="minorEastAsia" w:hAnsi="Cambria Math"/>
            </w:rPr>
            <m:t>j</m:t>
          </w:ins>
        </m:r>
      </m:oMath>
      <w:ins w:id="257" w:author="Leard, Ben" w:date="2025-06-03T13:11:00Z">
        <w:r w:rsidR="002014CE">
          <w:rPr>
            <w:rFonts w:eastAsiaTheme="minorEastAsia"/>
          </w:rPr>
          <w:t xml:space="preserve"> in state </w:t>
        </w:r>
      </w:ins>
      <m:oMath>
        <m:r>
          <w:ins w:id="258" w:author="Leard, Ben" w:date="2025-06-03T13:14:00Z">
            <w:rPr>
              <w:rFonts w:ascii="Cambria Math" w:eastAsiaTheme="minorEastAsia" w:hAnsi="Cambria Math"/>
            </w:rPr>
            <m:t>s</m:t>
          </w:ins>
        </m:r>
      </m:oMath>
      <w:ins w:id="259" w:author="Leard, Ben" w:date="2025-06-03T13:11:00Z">
        <w:r w:rsidR="002014CE">
          <w:rPr>
            <w:rFonts w:eastAsiaTheme="minorEastAsia"/>
          </w:rPr>
          <w:t xml:space="preserve"> </w:t>
        </w:r>
      </w:ins>
      <w:ins w:id="260" w:author="Leard, Ben" w:date="2025-06-03T13:12:00Z">
        <w:r w:rsidR="00416B5B">
          <w:rPr>
            <w:rFonts w:eastAsiaTheme="minorEastAsia"/>
          </w:rPr>
          <w:t xml:space="preserve">in year </w:t>
        </w:r>
      </w:ins>
      <m:oMath>
        <m:r>
          <w:ins w:id="261" w:author="Leard, Ben" w:date="2025-06-03T13:12:00Z">
            <w:rPr>
              <w:rFonts w:ascii="Cambria Math" w:eastAsiaTheme="minorEastAsia" w:hAnsi="Cambria Math"/>
            </w:rPr>
            <m:t>t+1</m:t>
          </w:ins>
        </m:r>
      </m:oMath>
      <w:ins w:id="262" w:author="Leard, Ben" w:date="2025-06-03T13:12:00Z">
        <w:r w:rsidR="00416B5B">
          <w:rPr>
            <w:rFonts w:eastAsiaTheme="minorEastAsia"/>
          </w:rPr>
          <w:t xml:space="preserve"> and one additional registration of vehicle type </w:t>
        </w:r>
      </w:ins>
      <m:oMath>
        <m:r>
          <w:ins w:id="263" w:author="Leard, Ben" w:date="2025-06-03T13:12:00Z">
            <w:rPr>
              <w:rFonts w:ascii="Cambria Math" w:eastAsiaTheme="minorEastAsia" w:hAnsi="Cambria Math"/>
            </w:rPr>
            <m:t>j</m:t>
          </w:ins>
        </m:r>
      </m:oMath>
      <w:ins w:id="264" w:author="Leard, Ben" w:date="2025-06-03T13:12:00Z">
        <w:r w:rsidR="00416B5B">
          <w:rPr>
            <w:rFonts w:eastAsiaTheme="minorEastAsia"/>
          </w:rPr>
          <w:t xml:space="preserve"> in state </w:t>
        </w:r>
      </w:ins>
      <m:oMath>
        <m:r>
          <w:ins w:id="265" w:author="Leard, Ben" w:date="2025-06-03T13:14:00Z">
            <w:rPr>
              <w:rFonts w:ascii="Cambria Math" w:eastAsiaTheme="minorEastAsia" w:hAnsi="Cambria Math"/>
            </w:rPr>
            <m:t>s'</m:t>
          </w:ins>
        </m:r>
      </m:oMath>
      <w:ins w:id="266" w:author="Leard, Ben" w:date="2025-06-03T13:46:00Z">
        <w:r w:rsidR="005E6089">
          <w:rPr>
            <w:rFonts w:eastAsiaTheme="minorEastAsia"/>
          </w:rPr>
          <w:t xml:space="preserve"> in year </w:t>
        </w:r>
      </w:ins>
      <m:oMath>
        <m:r>
          <w:ins w:id="267" w:author="Leard, Ben" w:date="2025-06-03T13:46:00Z">
            <w:rPr>
              <w:rFonts w:ascii="Cambria Math" w:eastAsiaTheme="minorEastAsia" w:hAnsi="Cambria Math"/>
            </w:rPr>
            <m:t>t+1</m:t>
          </w:ins>
        </m:r>
      </m:oMath>
      <w:ins w:id="268" w:author="Leard, Ben" w:date="2025-06-03T13:15:00Z">
        <w:r w:rsidR="00416B5B">
          <w:rPr>
            <w:rFonts w:eastAsiaTheme="minorEastAsia"/>
          </w:rPr>
          <w:t xml:space="preserve">, all else </w:t>
        </w:r>
      </w:ins>
      <w:ins w:id="269" w:author="Leard, Ben" w:date="2025-06-04T12:21:00Z">
        <w:r>
          <w:rPr>
            <w:rFonts w:eastAsiaTheme="minorEastAsia"/>
          </w:rPr>
          <w:t>equal</w:t>
        </w:r>
      </w:ins>
      <w:ins w:id="270" w:author="Leard, Ben" w:date="2025-06-03T13:15:00Z">
        <w:r w:rsidR="00416B5B">
          <w:rPr>
            <w:rFonts w:eastAsiaTheme="minorEastAsia"/>
          </w:rPr>
          <w:t>. This population-based net migrati</w:t>
        </w:r>
      </w:ins>
      <w:ins w:id="271" w:author="Leard, Ben" w:date="2025-06-03T13:16:00Z">
        <w:r w:rsidR="00416B5B">
          <w:rPr>
            <w:rFonts w:eastAsiaTheme="minorEastAsia"/>
          </w:rPr>
          <w:t xml:space="preserve">on motivates incorporating population movements across states in our empirical model. </w:t>
        </w:r>
      </w:ins>
    </w:p>
    <w:p w14:paraId="566CAB6E" w14:textId="316675E2" w:rsidR="00510E39" w:rsidRDefault="00120E80" w:rsidP="00290067">
      <w:pPr>
        <w:rPr>
          <w:ins w:id="272" w:author="Leard, Ben" w:date="2025-06-09T10:47:00Z"/>
        </w:rPr>
      </w:pPr>
      <w:ins w:id="273" w:author="Leard, Ben" w:date="2025-06-04T12:22:00Z">
        <w:r>
          <w:t>Vehicle</w:t>
        </w:r>
      </w:ins>
      <w:ins w:id="274" w:author="Leard, Ben" w:date="2025-06-03T12:36:00Z">
        <w:r w:rsidR="0094654D">
          <w:t xml:space="preserve"> transitions</w:t>
        </w:r>
      </w:ins>
      <w:ins w:id="275" w:author="Leard, Ben" w:date="2025-06-04T12:22:00Z">
        <w:r>
          <w:t xml:space="preserve"> </w:t>
        </w:r>
        <w:proofErr w:type="spellStart"/>
        <w:r>
          <w:t>aross</w:t>
        </w:r>
        <w:proofErr w:type="spellEnd"/>
        <w:r>
          <w:t xml:space="preserve"> states</w:t>
        </w:r>
      </w:ins>
      <w:ins w:id="276" w:author="Leard, Ben" w:date="2025-06-03T13:09:00Z">
        <w:r w:rsidR="002014CE">
          <w:t xml:space="preserve"> also derive</w:t>
        </w:r>
      </w:ins>
      <w:ins w:id="277" w:author="Leard, Ben" w:date="2025-06-03T12:40:00Z">
        <w:r w:rsidR="00510E39">
          <w:t xml:space="preserve"> from</w:t>
        </w:r>
      </w:ins>
      <w:ins w:id="278" w:author="Leard, Ben" w:date="2025-06-03T12:36:00Z">
        <w:r w:rsidR="0094654D">
          <w:t xml:space="preserve"> household</w:t>
        </w:r>
      </w:ins>
      <w:ins w:id="279" w:author="Leard, Ben" w:date="2025-06-03T12:40:00Z">
        <w:r w:rsidR="00510E39">
          <w:t>s deci</w:t>
        </w:r>
      </w:ins>
      <w:ins w:id="280" w:author="Leard, Ben" w:date="2025-06-03T12:43:00Z">
        <w:r w:rsidR="00510E39">
          <w:t>ding</w:t>
        </w:r>
      </w:ins>
      <w:ins w:id="281" w:author="Leard, Ben" w:date="2025-06-03T12:40:00Z">
        <w:r w:rsidR="00510E39">
          <w:t xml:space="preserve"> to </w:t>
        </w:r>
      </w:ins>
      <w:ins w:id="282" w:author="Leard, Ben" w:date="2025-06-03T12:36:00Z">
        <w:r w:rsidR="0094654D">
          <w:t>acquir</w:t>
        </w:r>
      </w:ins>
      <w:ins w:id="283" w:author="Leard, Ben" w:date="2025-06-03T12:40:00Z">
        <w:r w:rsidR="00510E39">
          <w:t>e</w:t>
        </w:r>
      </w:ins>
      <w:ins w:id="284" w:author="Leard, Ben" w:date="2025-06-03T13:02:00Z">
        <w:r w:rsidR="002014CE">
          <w:t xml:space="preserve"> or</w:t>
        </w:r>
      </w:ins>
      <w:ins w:id="285" w:author="Leard, Ben" w:date="2025-06-03T12:36:00Z">
        <w:r w:rsidR="0094654D">
          <w:t xml:space="preserve"> dispos</w:t>
        </w:r>
      </w:ins>
      <w:ins w:id="286" w:author="Leard, Ben" w:date="2025-06-03T12:40:00Z">
        <w:r w:rsidR="00510E39">
          <w:t>e</w:t>
        </w:r>
      </w:ins>
      <w:ins w:id="287" w:author="Leard, Ben" w:date="2025-06-03T12:36:00Z">
        <w:r w:rsidR="0094654D">
          <w:t xml:space="preserve"> of vehicles</w:t>
        </w:r>
      </w:ins>
      <w:ins w:id="288" w:author="Leard, Ben" w:date="2025-06-03T13:05:00Z">
        <w:r w:rsidR="002014CE">
          <w:t>, where vehicle disposal means that a household removes</w:t>
        </w:r>
      </w:ins>
      <w:ins w:id="289" w:author="Leard, Ben" w:date="2025-06-03T13:06:00Z">
        <w:r w:rsidR="002014CE">
          <w:t xml:space="preserve"> a vehicle from their ownership</w:t>
        </w:r>
      </w:ins>
      <w:ins w:id="290" w:author="Leard, Ben" w:date="2025-06-03T12:36:00Z">
        <w:r w:rsidR="0094654D">
          <w:t>. Her</w:t>
        </w:r>
      </w:ins>
      <w:ins w:id="291" w:author="Leard, Ben" w:date="2025-06-03T12:37:00Z">
        <w:r w:rsidR="0094654D">
          <w:t xml:space="preserve">e, we discuss and summarize simple economics behind </w:t>
        </w:r>
      </w:ins>
      <w:ins w:id="292" w:author="Leard, Ben" w:date="2025-06-03T13:47:00Z">
        <w:r w:rsidR="005E6089">
          <w:t>c</w:t>
        </w:r>
      </w:ins>
      <w:ins w:id="293" w:author="Leard, Ben" w:date="2025-06-03T13:04:00Z">
        <w:r w:rsidR="002014CE">
          <w:t xml:space="preserve">ommon forms of vehicle acquisition </w:t>
        </w:r>
      </w:ins>
      <w:ins w:id="294" w:author="Leard, Ben" w:date="2025-06-03T13:05:00Z">
        <w:r w:rsidR="002014CE">
          <w:t>and disposal</w:t>
        </w:r>
      </w:ins>
      <w:ins w:id="295" w:author="Leard, Ben" w:date="2025-06-03T13:47:00Z">
        <w:r w:rsidR="005E6089">
          <w:t>,</w:t>
        </w:r>
      </w:ins>
      <w:ins w:id="296" w:author="Leard, Ben" w:date="2025-06-03T13:05:00Z">
        <w:r w:rsidR="002014CE">
          <w:t xml:space="preserve"> includ</w:t>
        </w:r>
      </w:ins>
      <w:ins w:id="297" w:author="Leard, Ben" w:date="2025-06-03T13:47:00Z">
        <w:r w:rsidR="005E6089">
          <w:t>ing</w:t>
        </w:r>
      </w:ins>
      <w:ins w:id="298" w:author="Leard, Ben" w:date="2025-06-03T13:05:00Z">
        <w:r w:rsidR="002014CE">
          <w:t xml:space="preserve"> the purchase and sale of used vehicles. </w:t>
        </w:r>
      </w:ins>
    </w:p>
    <w:p w14:paraId="1D6BA420" w14:textId="48476E8C" w:rsidR="00CA31AF" w:rsidRDefault="009613AC" w:rsidP="00290067">
      <w:pPr>
        <w:rPr>
          <w:ins w:id="299" w:author="Leard, Ben" w:date="2025-06-04T11:09:00Z"/>
        </w:rPr>
      </w:pPr>
      <w:ins w:id="300" w:author="Leard, Ben" w:date="2025-06-09T10:56:00Z">
        <w:r>
          <w:t>S</w:t>
        </w:r>
      </w:ins>
      <w:commentRangeStart w:id="301"/>
      <w:ins w:id="302" w:author="Leard, Ben" w:date="2025-06-09T10:54:00Z">
        <w:r w:rsidR="00882540">
          <w:t>tate and federal government agencies and pr</w:t>
        </w:r>
      </w:ins>
      <w:ins w:id="303" w:author="Leard, Ben" w:date="2025-06-09T10:55:00Z">
        <w:r w:rsidR="00882540">
          <w:t xml:space="preserve">ivate </w:t>
        </w:r>
      </w:ins>
      <w:ins w:id="304" w:author="Leard, Ben" w:date="2025-06-09T10:47:00Z">
        <w:r w:rsidR="00CA31AF">
          <w:t xml:space="preserve">firms, including rental car companies, also make </w:t>
        </w:r>
      </w:ins>
      <w:ins w:id="305" w:author="Leard, Ben" w:date="2025-06-09T10:57:00Z">
        <w:r>
          <w:t>vehicle fleet purchases and disposals</w:t>
        </w:r>
      </w:ins>
      <w:ins w:id="306" w:author="Leard, Ben" w:date="2025-06-09T10:47:00Z">
        <w:r w:rsidR="00CA31AF">
          <w:t>. However,</w:t>
        </w:r>
      </w:ins>
      <w:ins w:id="307" w:author="Leard, Ben" w:date="2025-06-09T10:49:00Z">
        <w:r w:rsidR="00CA31AF">
          <w:t xml:space="preserve"> households </w:t>
        </w:r>
      </w:ins>
      <w:ins w:id="308" w:author="Leard, Ben" w:date="2025-06-09T10:54:00Z">
        <w:r w:rsidR="00882540">
          <w:t xml:space="preserve">are part </w:t>
        </w:r>
      </w:ins>
      <w:ins w:id="309" w:author="Leard, Ben" w:date="2025-06-09T10:56:00Z">
        <w:r>
          <w:t>of</w:t>
        </w:r>
      </w:ins>
      <w:ins w:id="310" w:author="Leard, Ben" w:date="2025-06-09T10:47:00Z">
        <w:r w:rsidR="00CA31AF">
          <w:t xml:space="preserve"> large majority of used vehicle acquisitions and </w:t>
        </w:r>
      </w:ins>
      <w:ins w:id="311" w:author="Leard, Ben" w:date="2025-06-09T10:53:00Z">
        <w:r w:rsidR="00882540">
          <w:t xml:space="preserve">disposal </w:t>
        </w:r>
      </w:ins>
      <w:ins w:id="312" w:author="Leard, Ben" w:date="2025-06-09T10:49:00Z">
        <w:r w:rsidR="00CA31AF">
          <w:t>decisions</w:t>
        </w:r>
      </w:ins>
      <w:ins w:id="313" w:author="Leard, Ben" w:date="2025-06-09T10:47:00Z">
        <w:r w:rsidR="00CA31AF">
          <w:t>.</w:t>
        </w:r>
      </w:ins>
      <w:ins w:id="314" w:author="Leard, Ben" w:date="2025-06-09T10:48:00Z">
        <w:r w:rsidR="00CA31AF">
          <w:t xml:space="preserve"> Therefore, the discussion here centers around household decision making.</w:t>
        </w:r>
      </w:ins>
      <w:commentRangeEnd w:id="301"/>
      <w:ins w:id="315" w:author="Leard, Ben" w:date="2025-06-09T10:49:00Z">
        <w:r w:rsidR="00CA31AF">
          <w:rPr>
            <w:rStyle w:val="CommentReference"/>
          </w:rPr>
          <w:commentReference w:id="301"/>
        </w:r>
      </w:ins>
      <w:ins w:id="316" w:author="Leard, Ben" w:date="2025-06-09T10:56:00Z">
        <w:r>
          <w:t xml:space="preserve"> Our </w:t>
        </w:r>
      </w:ins>
      <w:ins w:id="317" w:author="Leard, Ben" w:date="2025-06-09T10:57:00Z">
        <w:r>
          <w:t xml:space="preserve">empirical analysis incorporates </w:t>
        </w:r>
      </w:ins>
      <w:ins w:id="318" w:author="Leard, Ben" w:date="2025-06-09T10:58:00Z">
        <w:r>
          <w:t>all sources of transactions</w:t>
        </w:r>
      </w:ins>
      <w:ins w:id="319" w:author="Leard, Ben" w:date="2025-06-09T11:34:00Z">
        <w:r w:rsidR="00807505">
          <w:t>, including</w:t>
        </w:r>
        <w:r w:rsidR="008F65D9">
          <w:t xml:space="preserve"> those involving</w:t>
        </w:r>
        <w:r w:rsidR="00807505">
          <w:t xml:space="preserve"> government agencies, private firms, </w:t>
        </w:r>
      </w:ins>
      <w:ins w:id="320" w:author="Leard, Ben" w:date="2025-06-09T11:35:00Z">
        <w:r w:rsidR="008F65D9">
          <w:t>or</w:t>
        </w:r>
      </w:ins>
      <w:ins w:id="321" w:author="Leard, Ben" w:date="2025-06-09T11:34:00Z">
        <w:r w:rsidR="00807505">
          <w:t xml:space="preserve"> households</w:t>
        </w:r>
      </w:ins>
      <w:ins w:id="322" w:author="Leard, Ben" w:date="2025-06-09T10:58:00Z">
        <w:r>
          <w:t>.</w:t>
        </w:r>
      </w:ins>
    </w:p>
    <w:p w14:paraId="4511BCD8" w14:textId="77777777" w:rsidR="00120E80" w:rsidRDefault="00FC7736" w:rsidP="00FC7736">
      <w:pPr>
        <w:rPr>
          <w:ins w:id="323" w:author="Leard, Ben" w:date="2025-06-04T12:23:00Z"/>
        </w:rPr>
      </w:pPr>
      <w:ins w:id="324" w:author="Leard, Ben" w:date="2025-06-04T11:09:00Z">
        <w:r>
          <w:t xml:space="preserve">Each year, </w:t>
        </w:r>
      </w:ins>
      <w:ins w:id="325" w:author="Leard, Ben" w:date="2025-06-04T11:10:00Z">
        <w:r>
          <w:t>every household in the U.S. decides the composition of its vehicle portfolio</w:t>
        </w:r>
      </w:ins>
      <w:ins w:id="326" w:author="Leard, Ben" w:date="2025-06-04T11:17:00Z">
        <w:r>
          <w:t xml:space="preserve"> (composed of multiple vehicles for many households)</w:t>
        </w:r>
      </w:ins>
      <w:ins w:id="327" w:author="Leard, Ben" w:date="2025-06-04T11:12:00Z">
        <w:r>
          <w:t>, which includes all of the vehicles owned or leased</w:t>
        </w:r>
      </w:ins>
      <w:ins w:id="328" w:author="Leard, Ben" w:date="2025-06-04T11:17:00Z">
        <w:r>
          <w:t xml:space="preserve"> by each household</w:t>
        </w:r>
      </w:ins>
      <w:ins w:id="329" w:author="Leard, Ben" w:date="2025-06-04T11:10:00Z">
        <w:r>
          <w:t xml:space="preserve">. </w:t>
        </w:r>
      </w:ins>
      <w:ins w:id="330" w:author="Leard, Ben" w:date="2025-06-04T11:18:00Z">
        <w:r>
          <w:t>Between one year and the next, h</w:t>
        </w:r>
      </w:ins>
      <w:ins w:id="331" w:author="Leard, Ben" w:date="2025-06-04T11:11:00Z">
        <w:r>
          <w:t>ousehold</w:t>
        </w:r>
      </w:ins>
      <w:ins w:id="332" w:author="Leard, Ben" w:date="2025-06-04T11:12:00Z">
        <w:r>
          <w:t>s</w:t>
        </w:r>
      </w:ins>
      <w:ins w:id="333" w:author="Leard, Ben" w:date="2025-06-04T11:11:00Z">
        <w:r>
          <w:t xml:space="preserve"> </w:t>
        </w:r>
      </w:ins>
      <w:ins w:id="334" w:author="Leard, Ben" w:date="2025-06-04T11:12:00Z">
        <w:r>
          <w:t>have</w:t>
        </w:r>
      </w:ins>
      <w:ins w:id="335" w:author="Leard, Ben" w:date="2025-06-04T11:11:00Z">
        <w:r>
          <w:t xml:space="preserve"> several options</w:t>
        </w:r>
      </w:ins>
      <w:ins w:id="336" w:author="Leard, Ben" w:date="2025-06-04T11:15:00Z">
        <w:r>
          <w:t xml:space="preserve">, including </w:t>
        </w:r>
      </w:ins>
    </w:p>
    <w:p w14:paraId="3BE90F27" w14:textId="1DA85F4E" w:rsidR="00120E80" w:rsidRDefault="00FC7736" w:rsidP="00FC7736">
      <w:pPr>
        <w:rPr>
          <w:ins w:id="337" w:author="Leard, Ben" w:date="2025-06-04T12:23:00Z"/>
        </w:rPr>
      </w:pPr>
      <w:ins w:id="338" w:author="Leard, Ben" w:date="2025-06-04T11:15:00Z">
        <w:r>
          <w:t>(1) k</w:t>
        </w:r>
      </w:ins>
      <w:ins w:id="339" w:author="Leard, Ben" w:date="2025-06-04T11:12:00Z">
        <w:r>
          <w:t>eep</w:t>
        </w:r>
      </w:ins>
      <w:ins w:id="340" w:author="Leard, Ben" w:date="2025-06-04T11:18:00Z">
        <w:r w:rsidR="0004362B">
          <w:t>ing</w:t>
        </w:r>
      </w:ins>
      <w:ins w:id="341" w:author="Leard, Ben" w:date="2025-06-04T11:12:00Z">
        <w:r>
          <w:t xml:space="preserve"> </w:t>
        </w:r>
      </w:ins>
      <w:ins w:id="342" w:author="Leard, Ben" w:date="2025-06-04T11:16:00Z">
        <w:r>
          <w:t>their portfolio</w:t>
        </w:r>
      </w:ins>
      <w:ins w:id="343" w:author="Leard, Ben" w:date="2025-06-04T11:12:00Z">
        <w:r>
          <w:t xml:space="preserve"> the same</w:t>
        </w:r>
      </w:ins>
      <w:ins w:id="344" w:author="Leard, Ben" w:date="2025-06-04T12:23:00Z">
        <w:r w:rsidR="00120E80">
          <w:t>,</w:t>
        </w:r>
      </w:ins>
      <w:ins w:id="345" w:author="Leard, Ben" w:date="2025-06-04T11:15:00Z">
        <w:r>
          <w:t xml:space="preserve"> </w:t>
        </w:r>
      </w:ins>
    </w:p>
    <w:p w14:paraId="28377C21" w14:textId="5D59C5F8" w:rsidR="00120E80" w:rsidRDefault="00FC7736" w:rsidP="00FC7736">
      <w:pPr>
        <w:rPr>
          <w:ins w:id="346" w:author="Leard, Ben" w:date="2025-06-04T12:23:00Z"/>
        </w:rPr>
      </w:pPr>
      <w:ins w:id="347" w:author="Leard, Ben" w:date="2025-06-04T11:15:00Z">
        <w:r>
          <w:t>(2) a</w:t>
        </w:r>
      </w:ins>
      <w:ins w:id="348" w:author="Leard, Ben" w:date="2025-06-04T11:13:00Z">
        <w:r>
          <w:t>c</w:t>
        </w:r>
      </w:ins>
      <w:ins w:id="349" w:author="Leard, Ben" w:date="2025-06-04T11:14:00Z">
        <w:r>
          <w:t>quir</w:t>
        </w:r>
      </w:ins>
      <w:ins w:id="350" w:author="Leard, Ben" w:date="2025-06-04T11:18:00Z">
        <w:r w:rsidR="0004362B">
          <w:t>ing</w:t>
        </w:r>
      </w:ins>
      <w:ins w:id="351" w:author="Leard, Ben" w:date="2025-06-04T11:14:00Z">
        <w:r>
          <w:t xml:space="preserve"> another vehicle</w:t>
        </w:r>
      </w:ins>
      <w:ins w:id="352" w:author="Leard, Ben" w:date="2025-06-04T11:16:00Z">
        <w:r>
          <w:t xml:space="preserve"> currently not in their portfolio</w:t>
        </w:r>
      </w:ins>
      <w:ins w:id="353" w:author="Leard, Ben" w:date="2025-06-04T12:23:00Z">
        <w:r w:rsidR="00120E80">
          <w:t>,</w:t>
        </w:r>
      </w:ins>
      <w:ins w:id="354" w:author="Leard, Ben" w:date="2025-06-04T11:15:00Z">
        <w:r>
          <w:t xml:space="preserve"> </w:t>
        </w:r>
      </w:ins>
    </w:p>
    <w:p w14:paraId="75F20D8C" w14:textId="1976832D" w:rsidR="00120E80" w:rsidRDefault="0004362B" w:rsidP="00FC7736">
      <w:pPr>
        <w:rPr>
          <w:ins w:id="355" w:author="Leard, Ben" w:date="2025-06-04T12:23:00Z"/>
        </w:rPr>
      </w:pPr>
      <w:ins w:id="356" w:author="Leard, Ben" w:date="2025-06-04T11:19:00Z">
        <w:r>
          <w:t>(3) returning a</w:t>
        </w:r>
      </w:ins>
      <w:ins w:id="357" w:author="Leard, Ben" w:date="2025-06-05T10:23:00Z">
        <w:r w:rsidR="000E3605">
          <w:t xml:space="preserve"> leased</w:t>
        </w:r>
      </w:ins>
      <w:ins w:id="358" w:author="Leard, Ben" w:date="2025-06-04T11:30:00Z">
        <w:r w:rsidR="00FB7666">
          <w:t xml:space="preserve"> vehicle at the end of</w:t>
        </w:r>
      </w:ins>
      <w:ins w:id="359" w:author="Leard, Ben" w:date="2025-06-04T11:31:00Z">
        <w:r w:rsidR="00FB7666">
          <w:t xml:space="preserve"> its lease</w:t>
        </w:r>
      </w:ins>
      <w:ins w:id="360" w:author="Leard, Ben" w:date="2025-06-04T11:19:00Z">
        <w:r>
          <w:t xml:space="preserve"> to a leasing company</w:t>
        </w:r>
      </w:ins>
      <w:ins w:id="361" w:author="Leard, Ben" w:date="2025-06-04T11:24:00Z">
        <w:r w:rsidR="002F782E">
          <w:t xml:space="preserve"> (which </w:t>
        </w:r>
      </w:ins>
      <w:ins w:id="362" w:author="Leard, Ben" w:date="2025-06-04T11:25:00Z">
        <w:r w:rsidR="002F782E">
          <w:t>then sells the vehicle)</w:t>
        </w:r>
      </w:ins>
      <w:ins w:id="363" w:author="Leard, Ben" w:date="2025-06-04T12:23:00Z">
        <w:r w:rsidR="00120E80">
          <w:t>,</w:t>
        </w:r>
      </w:ins>
      <w:ins w:id="364" w:author="Leard, Ben" w:date="2025-06-04T11:19:00Z">
        <w:r>
          <w:t xml:space="preserve"> </w:t>
        </w:r>
      </w:ins>
    </w:p>
    <w:p w14:paraId="18FE1D14" w14:textId="097B7247" w:rsidR="000E3605" w:rsidRDefault="000E3605" w:rsidP="00FC7736">
      <w:pPr>
        <w:rPr>
          <w:ins w:id="365" w:author="Leard, Ben" w:date="2025-06-05T10:25:00Z"/>
        </w:rPr>
      </w:pPr>
      <w:ins w:id="366" w:author="Leard, Ben" w:date="2025-06-05T10:23:00Z">
        <w:r>
          <w:lastRenderedPageBreak/>
          <w:t>(</w:t>
        </w:r>
      </w:ins>
      <w:ins w:id="367" w:author="Leard, Ben" w:date="2025-06-05T10:25:00Z">
        <w:r>
          <w:t>4</w:t>
        </w:r>
      </w:ins>
      <w:ins w:id="368" w:author="Leard, Ben" w:date="2025-06-05T10:23:00Z">
        <w:r>
          <w:t>) trading in a</w:t>
        </w:r>
      </w:ins>
      <w:ins w:id="369" w:author="Leard, Ben" w:date="2025-06-05T10:34:00Z">
        <w:r w:rsidR="00A85630">
          <w:t xml:space="preserve"> </w:t>
        </w:r>
      </w:ins>
      <w:ins w:id="370" w:author="Leard, Ben" w:date="2025-06-05T10:23:00Z">
        <w:r>
          <w:t>vehicle curren</w:t>
        </w:r>
      </w:ins>
      <w:ins w:id="371" w:author="Leard, Ben" w:date="2025-06-05T10:24:00Z">
        <w:r>
          <w:t>tly in their portfolio to a dealership (which then sells the vehicle),</w:t>
        </w:r>
      </w:ins>
    </w:p>
    <w:p w14:paraId="28D02A60" w14:textId="54039F72" w:rsidR="000E3605" w:rsidRDefault="000E3605" w:rsidP="00FC7736">
      <w:pPr>
        <w:rPr>
          <w:ins w:id="372" w:author="Leard, Ben" w:date="2025-06-04T12:23:00Z"/>
        </w:rPr>
      </w:pPr>
      <w:ins w:id="373" w:author="Leard, Ben" w:date="2025-06-05T10:25:00Z">
        <w:r>
          <w:t>(5) selling a</w:t>
        </w:r>
      </w:ins>
      <w:ins w:id="374" w:author="Leard, Ben" w:date="2025-06-05T10:34:00Z">
        <w:r w:rsidR="00A85630">
          <w:t xml:space="preserve"> </w:t>
        </w:r>
      </w:ins>
      <w:ins w:id="375" w:author="Leard, Ben" w:date="2025-06-05T10:25:00Z">
        <w:r>
          <w:t>vehicle currently in their portfolio</w:t>
        </w:r>
      </w:ins>
      <w:ins w:id="376" w:author="Leard, Ben" w:date="2025-06-05T10:26:00Z">
        <w:r>
          <w:t xml:space="preserve"> to a private party</w:t>
        </w:r>
      </w:ins>
      <w:ins w:id="377" w:author="Leard, Ben" w:date="2025-06-05T10:25:00Z">
        <w:r>
          <w:t xml:space="preserve">, </w:t>
        </w:r>
      </w:ins>
    </w:p>
    <w:p w14:paraId="746AD1F5" w14:textId="65D91D66" w:rsidR="00120E80" w:rsidRDefault="00FC7736" w:rsidP="00FC7736">
      <w:pPr>
        <w:rPr>
          <w:ins w:id="378" w:author="Leard, Ben" w:date="2025-06-04T12:23:00Z"/>
        </w:rPr>
      </w:pPr>
      <w:ins w:id="379" w:author="Leard, Ben" w:date="2025-06-04T11:15:00Z">
        <w:r>
          <w:t>(</w:t>
        </w:r>
      </w:ins>
      <w:ins w:id="380" w:author="Leard, Ben" w:date="2025-06-05T10:24:00Z">
        <w:r w:rsidR="000E3605">
          <w:t>6</w:t>
        </w:r>
      </w:ins>
      <w:ins w:id="381" w:author="Leard, Ben" w:date="2025-06-04T11:15:00Z">
        <w:r>
          <w:t>) scrap</w:t>
        </w:r>
      </w:ins>
      <w:ins w:id="382" w:author="Leard, Ben" w:date="2025-06-04T11:18:00Z">
        <w:r w:rsidR="0004362B">
          <w:t>ping</w:t>
        </w:r>
      </w:ins>
      <w:ins w:id="383" w:author="Leard, Ben" w:date="2025-06-04T11:15:00Z">
        <w:r>
          <w:t xml:space="preserve"> a vehicle currently in the portfolio, </w:t>
        </w:r>
      </w:ins>
      <w:commentRangeStart w:id="384"/>
      <w:commentRangeStart w:id="385"/>
      <w:ins w:id="386" w:author="Leard, Ben" w:date="2025-06-04T11:16:00Z">
        <w:r>
          <w:t>or</w:t>
        </w:r>
      </w:ins>
      <w:commentRangeEnd w:id="384"/>
      <w:r w:rsidR="00277182">
        <w:rPr>
          <w:rStyle w:val="CommentReference"/>
        </w:rPr>
        <w:commentReference w:id="384"/>
      </w:r>
      <w:commentRangeEnd w:id="385"/>
      <w:r w:rsidR="00CA31AF">
        <w:rPr>
          <w:rStyle w:val="CommentReference"/>
        </w:rPr>
        <w:commentReference w:id="385"/>
      </w:r>
      <w:ins w:id="387" w:author="Leard, Ben" w:date="2025-06-04T11:16:00Z">
        <w:r>
          <w:t xml:space="preserve"> </w:t>
        </w:r>
      </w:ins>
    </w:p>
    <w:p w14:paraId="7E08B0AA" w14:textId="63769D04" w:rsidR="00FC7736" w:rsidRDefault="002F782E" w:rsidP="00FC7736">
      <w:pPr>
        <w:rPr>
          <w:ins w:id="388" w:author="Leard, Ben" w:date="2025-06-04T11:21:00Z"/>
        </w:rPr>
      </w:pPr>
      <w:ins w:id="389" w:author="Leard, Ben" w:date="2025-06-04T11:23:00Z">
        <w:r>
          <w:t>(</w:t>
        </w:r>
      </w:ins>
      <w:ins w:id="390" w:author="Leard, Ben" w:date="2025-06-05T10:24:00Z">
        <w:r w:rsidR="000E3605">
          <w:t>7</w:t>
        </w:r>
      </w:ins>
      <w:ins w:id="391" w:author="Leard, Ben" w:date="2025-06-04T11:23:00Z">
        <w:r>
          <w:t xml:space="preserve">) </w:t>
        </w:r>
      </w:ins>
      <w:ins w:id="392" w:author="Leard, Ben" w:date="2025-06-04T11:16:00Z">
        <w:r w:rsidR="00FC7736">
          <w:t>a combination of (2)-(</w:t>
        </w:r>
      </w:ins>
      <w:ins w:id="393" w:author="Leard, Ben" w:date="2025-06-05T10:24:00Z">
        <w:r w:rsidR="000E3605">
          <w:t>6</w:t>
        </w:r>
      </w:ins>
      <w:ins w:id="394" w:author="Leard, Ben" w:date="2025-06-04T11:16:00Z">
        <w:r w:rsidR="00FC7736">
          <w:t>).</w:t>
        </w:r>
      </w:ins>
      <w:ins w:id="395" w:author="Leard, Ben" w:date="2025-06-04T11:18:00Z">
        <w:r w:rsidR="0004362B">
          <w:rPr>
            <w:rStyle w:val="FootnoteReference"/>
          </w:rPr>
          <w:footnoteReference w:id="6"/>
        </w:r>
      </w:ins>
      <w:ins w:id="405" w:author="Leard, Ben" w:date="2025-06-04T11:16:00Z">
        <w:r w:rsidR="00FC7736">
          <w:t xml:space="preserve"> </w:t>
        </w:r>
      </w:ins>
    </w:p>
    <w:p w14:paraId="635C25A9" w14:textId="2BCDFB07" w:rsidR="002F782E" w:rsidRDefault="002F782E" w:rsidP="00FC7736">
      <w:pPr>
        <w:rPr>
          <w:ins w:id="406" w:author="Leard, Ben" w:date="2025-06-04T11:32:00Z"/>
        </w:rPr>
      </w:pPr>
      <w:ins w:id="407" w:author="Leard, Ben" w:date="2025-06-04T11:21:00Z">
        <w:r>
          <w:t xml:space="preserve">Vehicle migration from </w:t>
        </w:r>
      </w:ins>
      <w:ins w:id="408" w:author="Leard, Ben" w:date="2025-06-04T11:22:00Z">
        <w:r>
          <w:t>one state to another occurs due to households deciding to exercise options (2)</w:t>
        </w:r>
      </w:ins>
      <w:ins w:id="409" w:author="Leard, Ben" w:date="2025-06-05T10:24:00Z">
        <w:r w:rsidR="000E3605">
          <w:t xml:space="preserve">-(5) </w:t>
        </w:r>
      </w:ins>
      <w:ins w:id="410" w:author="Leard, Ben" w:date="2025-06-05T10:19:00Z">
        <w:r w:rsidR="000E3605">
          <w:t>or a combination these options</w:t>
        </w:r>
      </w:ins>
      <w:ins w:id="411" w:author="Leard, Ben" w:date="2025-06-04T11:22:00Z">
        <w:r>
          <w:t xml:space="preserve">. </w:t>
        </w:r>
      </w:ins>
      <w:ins w:id="412" w:author="Leard, Ben" w:date="2025-06-04T11:24:00Z">
        <w:r>
          <w:t>Options (2)-(</w:t>
        </w:r>
      </w:ins>
      <w:ins w:id="413" w:author="Leard, Ben" w:date="2025-06-05T10:24:00Z">
        <w:r w:rsidR="000E3605">
          <w:t>5</w:t>
        </w:r>
      </w:ins>
      <w:ins w:id="414" w:author="Leard, Ben" w:date="2025-06-04T11:24:00Z">
        <w:r>
          <w:t xml:space="preserve">) involve the transfer of vehicles across households in </w:t>
        </w:r>
      </w:ins>
      <w:ins w:id="415" w:author="Leard, Ben" w:date="2025-06-04T11:25:00Z">
        <w:r>
          <w:t xml:space="preserve">the </w:t>
        </w:r>
      </w:ins>
      <w:ins w:id="416" w:author="Leard, Ben" w:date="2025-06-04T11:24:00Z">
        <w:r>
          <w:t>used vehicle market</w:t>
        </w:r>
      </w:ins>
      <w:ins w:id="417" w:author="Leard, Ben" w:date="2025-06-04T11:25:00Z">
        <w:r>
          <w:t xml:space="preserve">. Currently, the used vehicle market </w:t>
        </w:r>
      </w:ins>
      <w:ins w:id="418" w:author="Leard, Ben" w:date="2025-06-05T10:20:00Z">
        <w:r w:rsidR="000E3605">
          <w:t>has</w:t>
        </w:r>
      </w:ins>
      <w:ins w:id="419" w:author="Leard, Ben" w:date="2025-06-04T11:25:00Z">
        <w:r>
          <w:t xml:space="preserve"> </w:t>
        </w:r>
      </w:ins>
      <w:ins w:id="420" w:author="Leard, Ben" w:date="2025-06-04T11:27:00Z">
        <w:r>
          <w:t>approximately 40 million sales annually</w:t>
        </w:r>
      </w:ins>
      <w:ins w:id="421" w:author="Leard, Ben" w:date="2025-06-04T11:28:00Z">
        <w:r>
          <w:t>, which is more than double the number of new light-duty vehicle annual sales</w:t>
        </w:r>
      </w:ins>
      <w:ins w:id="422" w:author="Leard, Ben" w:date="2025-06-05T10:31:00Z">
        <w:r w:rsidR="00A85630">
          <w:t xml:space="preserve"> (Consumer Affairs 2025, FRED 2025)</w:t>
        </w:r>
      </w:ins>
      <w:ins w:id="423" w:author="Leard, Ben" w:date="2025-06-04T11:28:00Z">
        <w:r>
          <w:t>.</w:t>
        </w:r>
      </w:ins>
      <w:ins w:id="424" w:author="Leard, Ben" w:date="2025-06-04T11:30:00Z">
        <w:r w:rsidR="00FB7666">
          <w:t xml:space="preserve"> </w:t>
        </w:r>
      </w:ins>
      <w:ins w:id="425" w:author="Leard, Ben" w:date="2025-06-04T11:34:00Z">
        <w:r w:rsidR="00FB7666">
          <w:t xml:space="preserve">Household </w:t>
        </w:r>
      </w:ins>
      <w:ins w:id="426" w:author="Leard, Ben" w:date="2025-06-04T11:35:00Z">
        <w:r w:rsidR="00FB7666">
          <w:t>preference</w:t>
        </w:r>
      </w:ins>
      <w:ins w:id="427" w:author="Leard, Ben" w:date="2025-06-04T11:34:00Z">
        <w:r w:rsidR="00FB7666">
          <w:t xml:space="preserve"> for option (2) aggregates to a market demand curve for every used vehicle type and age</w:t>
        </w:r>
      </w:ins>
      <w:ins w:id="428" w:author="Leard, Ben" w:date="2025-06-04T11:35:00Z">
        <w:r w:rsidR="00FB7666">
          <w:t>, and household preference for options (3)</w:t>
        </w:r>
      </w:ins>
      <w:ins w:id="429" w:author="Leard, Ben" w:date="2025-06-05T10:25:00Z">
        <w:r w:rsidR="000E3605">
          <w:t>-</w:t>
        </w:r>
      </w:ins>
      <w:ins w:id="430" w:author="Leard, Ben" w:date="2025-06-04T11:35:00Z">
        <w:r w:rsidR="00FB7666">
          <w:t>(</w:t>
        </w:r>
      </w:ins>
      <w:ins w:id="431" w:author="Leard, Ben" w:date="2025-06-05T10:25:00Z">
        <w:r w:rsidR="000E3605">
          <w:t>5</w:t>
        </w:r>
      </w:ins>
      <w:ins w:id="432" w:author="Leard, Ben" w:date="2025-06-04T11:35:00Z">
        <w:r w:rsidR="00FB7666">
          <w:t xml:space="preserve">) aggregate to a market supply curve for every used vehicle type and age. </w:t>
        </w:r>
      </w:ins>
      <w:ins w:id="433" w:author="Leard, Ben" w:date="2025-06-04T11:38:00Z">
        <w:r w:rsidR="00B41B6B">
          <w:t xml:space="preserve">Market equilibrium is defined by the intersection of demand and supply curves, which defines market prices and </w:t>
        </w:r>
      </w:ins>
      <w:ins w:id="434" w:author="Leard, Ben" w:date="2025-06-04T11:39:00Z">
        <w:r w:rsidR="00EA0E37">
          <w:t xml:space="preserve">sales. </w:t>
        </w:r>
      </w:ins>
    </w:p>
    <w:p w14:paraId="7265876B" w14:textId="67ABF6DA" w:rsidR="00FB7666" w:rsidRDefault="00FB7666" w:rsidP="00FC7736">
      <w:pPr>
        <w:rPr>
          <w:ins w:id="435" w:author="Leard, Ben" w:date="2025-06-04T11:51:00Z"/>
          <w:rFonts w:eastAsiaTheme="minorEastAsia"/>
        </w:rPr>
      </w:pPr>
      <w:ins w:id="436" w:author="Leard, Ben" w:date="2025-06-04T11:32:00Z">
        <w:r>
          <w:t xml:space="preserve">State </w:t>
        </w:r>
      </w:ins>
      <m:oMath>
        <m:r>
          <w:ins w:id="437" w:author="Leard, Ben" w:date="2025-06-04T11:32:00Z">
            <w:rPr>
              <w:rFonts w:ascii="Cambria Math" w:hAnsi="Cambria Math"/>
            </w:rPr>
            <m:t xml:space="preserve">s </m:t>
          </w:ins>
        </m:r>
      </m:oMath>
      <w:ins w:id="438" w:author="Leard, Ben" w:date="2025-06-04T11:47:00Z">
        <w:r w:rsidR="00EA0E37">
          <w:rPr>
            <w:rFonts w:eastAsiaTheme="minorEastAsia"/>
          </w:rPr>
          <w:t>can</w:t>
        </w:r>
      </w:ins>
      <w:ins w:id="439" w:author="Leard, Ben" w:date="2025-06-04T11:32:00Z">
        <w:r>
          <w:rPr>
            <w:rFonts w:eastAsiaTheme="minorEastAsia"/>
          </w:rPr>
          <w:t xml:space="preserve"> experience an increase </w:t>
        </w:r>
      </w:ins>
      <w:ins w:id="440" w:author="Leard, Ben" w:date="2025-06-04T11:33:00Z">
        <w:r>
          <w:rPr>
            <w:rFonts w:eastAsiaTheme="minorEastAsia"/>
          </w:rPr>
          <w:t xml:space="preserve">of registrations of </w:t>
        </w:r>
        <w:r>
          <w:t>v</w:t>
        </w:r>
      </w:ins>
      <w:ins w:id="441" w:author="Leard, Ben" w:date="2025-06-04T11:32:00Z">
        <w:r>
          <w:t xml:space="preserve">ehicle type </w:t>
        </w:r>
      </w:ins>
      <m:oMath>
        <m:r>
          <w:ins w:id="442" w:author="Leard, Ben" w:date="2025-06-04T11:32:00Z">
            <w:rPr>
              <w:rFonts w:ascii="Cambria Math" w:hAnsi="Cambria Math"/>
            </w:rPr>
            <m:t>j</m:t>
          </w:ins>
        </m:r>
      </m:oMath>
      <w:ins w:id="443" w:author="Leard, Ben" w:date="2025-06-04T11:32:00Z">
        <w:r>
          <w:rPr>
            <w:rFonts w:eastAsiaTheme="minorEastAsia"/>
          </w:rPr>
          <w:t xml:space="preserve"> </w:t>
        </w:r>
      </w:ins>
      <w:ins w:id="444" w:author="Leard, Ben" w:date="2025-06-04T11:39:00Z">
        <w:r w:rsidR="00EA0E37">
          <w:rPr>
            <w:rFonts w:eastAsiaTheme="minorEastAsia"/>
          </w:rPr>
          <w:t xml:space="preserve">if more households living in state </w:t>
        </w:r>
      </w:ins>
      <m:oMath>
        <m:r>
          <w:ins w:id="445" w:author="Leard, Ben" w:date="2025-06-04T11:39:00Z">
            <w:rPr>
              <w:rFonts w:ascii="Cambria Math" w:eastAsiaTheme="minorEastAsia" w:hAnsi="Cambria Math"/>
            </w:rPr>
            <m:t>s</m:t>
          </w:ins>
        </m:r>
      </m:oMath>
      <w:ins w:id="446" w:author="Leard, Ben" w:date="2025-06-04T11:39:00Z">
        <w:r w:rsidR="00EA0E37">
          <w:rPr>
            <w:rFonts w:eastAsiaTheme="minorEastAsia"/>
          </w:rPr>
          <w:t xml:space="preserve"> </w:t>
        </w:r>
      </w:ins>
      <w:ins w:id="447" w:author="Leard, Ben" w:date="2025-06-04T11:40:00Z">
        <w:r w:rsidR="00EA0E37">
          <w:rPr>
            <w:rFonts w:eastAsiaTheme="minorEastAsia"/>
          </w:rPr>
          <w:t>exercise option (2)</w:t>
        </w:r>
      </w:ins>
      <w:ins w:id="448" w:author="Leard, Ben" w:date="2025-06-04T11:43:00Z">
        <w:r w:rsidR="00EA0E37">
          <w:rPr>
            <w:rFonts w:eastAsiaTheme="minorEastAsia"/>
          </w:rPr>
          <w:t xml:space="preserve"> for </w:t>
        </w:r>
        <w:r w:rsidR="00EA0E37">
          <w:t xml:space="preserve">vehicle type </w:t>
        </w:r>
      </w:ins>
      <m:oMath>
        <m:r>
          <w:ins w:id="449" w:author="Leard, Ben" w:date="2025-06-04T11:43:00Z">
            <w:rPr>
              <w:rFonts w:ascii="Cambria Math" w:hAnsi="Cambria Math"/>
            </w:rPr>
            <m:t>j</m:t>
          </w:ins>
        </m:r>
      </m:oMath>
      <w:ins w:id="450" w:author="Leard, Ben" w:date="2025-06-04T11:40:00Z">
        <w:r w:rsidR="00EA0E37">
          <w:rPr>
            <w:rFonts w:eastAsiaTheme="minorEastAsia"/>
          </w:rPr>
          <w:t xml:space="preserve"> </w:t>
        </w:r>
      </w:ins>
      <w:ins w:id="451" w:author="Leard, Ben" w:date="2025-06-04T11:48:00Z">
        <w:r w:rsidR="00EA0E37">
          <w:rPr>
            <w:rFonts w:eastAsiaTheme="minorEastAsia"/>
          </w:rPr>
          <w:t>relative t</w:t>
        </w:r>
      </w:ins>
      <w:ins w:id="452" w:author="Leard, Ben" w:date="2025-06-04T11:49:00Z">
        <w:r w:rsidR="00EA0E37">
          <w:rPr>
            <w:rFonts w:eastAsiaTheme="minorEastAsia"/>
          </w:rPr>
          <w:t>o those</w:t>
        </w:r>
      </w:ins>
      <w:ins w:id="453" w:author="Leard, Ben" w:date="2025-06-04T11:42:00Z">
        <w:r w:rsidR="00EA0E37">
          <w:rPr>
            <w:rFonts w:eastAsiaTheme="minorEastAsia"/>
          </w:rPr>
          <w:t xml:space="preserve"> that exercise options (3)</w:t>
        </w:r>
      </w:ins>
      <w:ins w:id="454" w:author="Leard, Ben" w:date="2025-06-05T10:26:00Z">
        <w:r w:rsidR="000E3605">
          <w:rPr>
            <w:rFonts w:eastAsiaTheme="minorEastAsia"/>
          </w:rPr>
          <w:t>-</w:t>
        </w:r>
      </w:ins>
      <w:ins w:id="455" w:author="Leard, Ben" w:date="2025-06-04T11:42:00Z">
        <w:r w:rsidR="00EA0E37">
          <w:rPr>
            <w:rFonts w:eastAsiaTheme="minorEastAsia"/>
          </w:rPr>
          <w:t>(</w:t>
        </w:r>
      </w:ins>
      <w:ins w:id="456" w:author="Leard, Ben" w:date="2025-06-05T10:26:00Z">
        <w:r w:rsidR="000E3605">
          <w:rPr>
            <w:rFonts w:eastAsiaTheme="minorEastAsia"/>
          </w:rPr>
          <w:t>5</w:t>
        </w:r>
      </w:ins>
      <w:ins w:id="457" w:author="Leard, Ben" w:date="2025-06-04T11:42:00Z">
        <w:r w:rsidR="00EA0E37">
          <w:rPr>
            <w:rFonts w:eastAsiaTheme="minorEastAsia"/>
          </w:rPr>
          <w:t>)</w:t>
        </w:r>
      </w:ins>
      <w:ins w:id="458" w:author="Leard, Ben" w:date="2025-06-04T11:43:00Z">
        <w:r w:rsidR="00EA0E37">
          <w:rPr>
            <w:rFonts w:eastAsiaTheme="minorEastAsia"/>
          </w:rPr>
          <w:t xml:space="preserve"> for </w:t>
        </w:r>
        <w:r w:rsidR="00EA0E37">
          <w:t xml:space="preserve">vehicle type </w:t>
        </w:r>
      </w:ins>
      <m:oMath>
        <m:r>
          <w:ins w:id="459" w:author="Leard, Ben" w:date="2025-06-04T11:43:00Z">
            <w:rPr>
              <w:rFonts w:ascii="Cambria Math" w:hAnsi="Cambria Math"/>
            </w:rPr>
            <m:t>j</m:t>
          </w:ins>
        </m:r>
      </m:oMath>
      <w:ins w:id="460" w:author="Leard, Ben" w:date="2025-06-04T11:44:00Z">
        <w:r w:rsidR="00EA0E37">
          <w:rPr>
            <w:rFonts w:eastAsiaTheme="minorEastAsia"/>
          </w:rPr>
          <w:t>.</w:t>
        </w:r>
      </w:ins>
      <w:ins w:id="461" w:author="Leard, Ben" w:date="2025-06-04T11:46:00Z">
        <w:r w:rsidR="00EA0E37">
          <w:rPr>
            <w:rStyle w:val="FootnoteReference"/>
            <w:rFonts w:eastAsiaTheme="minorEastAsia"/>
          </w:rPr>
          <w:footnoteReference w:id="7"/>
        </w:r>
      </w:ins>
      <w:ins w:id="465" w:author="Leard, Ben" w:date="2025-06-04T11:44:00Z">
        <w:r w:rsidR="00EA0E37">
          <w:rPr>
            <w:rFonts w:eastAsiaTheme="minorEastAsia"/>
          </w:rPr>
          <w:t xml:space="preserve"> This state</w:t>
        </w:r>
      </w:ins>
      <w:ins w:id="466" w:author="Leard, Ben" w:date="2025-06-04T11:45:00Z">
        <w:r w:rsidR="00EA0E37">
          <w:rPr>
            <w:rFonts w:eastAsiaTheme="minorEastAsia"/>
          </w:rPr>
          <w:t xml:space="preserve"> </w:t>
        </w:r>
      </w:ins>
      <m:oMath>
        <m:r>
          <w:ins w:id="467" w:author="Leard, Ben" w:date="2025-06-04T11:45:00Z">
            <w:rPr>
              <w:rFonts w:ascii="Cambria Math" w:eastAsiaTheme="minorEastAsia" w:hAnsi="Cambria Math"/>
            </w:rPr>
            <m:t>s</m:t>
          </w:ins>
        </m:r>
      </m:oMath>
      <w:ins w:id="468" w:author="Leard, Ben" w:date="2025-06-04T11:44:00Z">
        <w:r w:rsidR="00EA0E37">
          <w:rPr>
            <w:rFonts w:eastAsiaTheme="minorEastAsia"/>
          </w:rPr>
          <w:t xml:space="preserve"> </w:t>
        </w:r>
      </w:ins>
      <w:ins w:id="469" w:author="Leard, Ben" w:date="2025-06-04T12:25:00Z">
        <w:r w:rsidR="00120E80">
          <w:rPr>
            <w:rFonts w:eastAsiaTheme="minorEastAsia"/>
          </w:rPr>
          <w:t xml:space="preserve">positive </w:t>
        </w:r>
      </w:ins>
      <w:ins w:id="470" w:author="Leard, Ben" w:date="2025-06-04T12:11:00Z">
        <w:r w:rsidR="00387FA3">
          <w:rPr>
            <w:rFonts w:eastAsiaTheme="minorEastAsia"/>
          </w:rPr>
          <w:t>net</w:t>
        </w:r>
      </w:ins>
      <w:ins w:id="471" w:author="Leard, Ben" w:date="2025-06-04T11:44:00Z">
        <w:r w:rsidR="00EA0E37">
          <w:rPr>
            <w:rFonts w:eastAsiaTheme="minorEastAsia"/>
          </w:rPr>
          <w:t xml:space="preserve"> demand for </w:t>
        </w:r>
        <w:r w:rsidR="00EA0E37">
          <w:t xml:space="preserve">vehicle type </w:t>
        </w:r>
      </w:ins>
      <m:oMath>
        <m:r>
          <w:ins w:id="472" w:author="Leard, Ben" w:date="2025-06-04T11:44:00Z">
            <w:rPr>
              <w:rFonts w:ascii="Cambria Math" w:hAnsi="Cambria Math"/>
            </w:rPr>
            <m:t>j</m:t>
          </w:ins>
        </m:r>
      </m:oMath>
      <w:ins w:id="473" w:author="Leard, Ben" w:date="2025-06-04T11:44:00Z">
        <w:r w:rsidR="00EA0E37">
          <w:rPr>
            <w:rFonts w:eastAsiaTheme="minorEastAsia"/>
          </w:rPr>
          <w:t xml:space="preserve"> </w:t>
        </w:r>
      </w:ins>
      <w:ins w:id="474" w:author="Leard, Ben" w:date="2025-06-04T11:51:00Z">
        <w:r w:rsidR="004310A5">
          <w:rPr>
            <w:rFonts w:eastAsiaTheme="minorEastAsia"/>
          </w:rPr>
          <w:t xml:space="preserve">would </w:t>
        </w:r>
      </w:ins>
      <w:ins w:id="475" w:author="Leard, Ben" w:date="2025-06-04T11:44:00Z">
        <w:r w:rsidR="00EA0E37">
          <w:rPr>
            <w:rFonts w:eastAsiaTheme="minorEastAsia"/>
          </w:rPr>
          <w:t xml:space="preserve">require </w:t>
        </w:r>
      </w:ins>
      <w:ins w:id="476" w:author="Leard, Ben" w:date="2025-06-04T11:45:00Z">
        <w:r w:rsidR="00EA0E37">
          <w:rPr>
            <w:rFonts w:eastAsiaTheme="minorEastAsia"/>
          </w:rPr>
          <w:t xml:space="preserve">in-migration of this </w:t>
        </w:r>
        <w:r w:rsidR="00EA0E37">
          <w:t xml:space="preserve">vehicle type </w:t>
        </w:r>
      </w:ins>
      <m:oMath>
        <m:r>
          <w:ins w:id="477" w:author="Leard, Ben" w:date="2025-06-04T11:45:00Z">
            <w:rPr>
              <w:rFonts w:ascii="Cambria Math" w:hAnsi="Cambria Math"/>
            </w:rPr>
            <m:t>j</m:t>
          </w:ins>
        </m:r>
      </m:oMath>
      <w:ins w:id="478" w:author="Leard, Ben" w:date="2025-06-04T11:46:00Z">
        <w:r w:rsidR="00EA0E37">
          <w:rPr>
            <w:rFonts w:eastAsiaTheme="minorEastAsia"/>
          </w:rPr>
          <w:t xml:space="preserve"> from other states</w:t>
        </w:r>
      </w:ins>
      <w:ins w:id="479" w:author="Leard, Ben" w:date="2025-06-04T11:47:00Z">
        <w:r w:rsidR="00EA0E37">
          <w:rPr>
            <w:rFonts w:eastAsiaTheme="minorEastAsia"/>
          </w:rPr>
          <w:t xml:space="preserve">. Similarly, state </w:t>
        </w:r>
      </w:ins>
      <m:oMath>
        <m:r>
          <w:ins w:id="480" w:author="Leard, Ben" w:date="2025-06-04T11:47:00Z">
            <w:rPr>
              <w:rFonts w:ascii="Cambria Math" w:eastAsiaTheme="minorEastAsia" w:hAnsi="Cambria Math"/>
            </w:rPr>
            <m:t>s</m:t>
          </w:ins>
        </m:r>
      </m:oMath>
      <w:ins w:id="481" w:author="Leard, Ben" w:date="2025-06-04T11:47:00Z">
        <w:r w:rsidR="00EA0E37">
          <w:rPr>
            <w:rFonts w:eastAsiaTheme="minorEastAsia"/>
          </w:rPr>
          <w:t xml:space="preserve"> can experience a decrease of registrations of vehicle type </w:t>
        </w:r>
      </w:ins>
      <m:oMath>
        <m:r>
          <w:ins w:id="482" w:author="Leard, Ben" w:date="2025-06-04T11:48:00Z">
            <w:rPr>
              <w:rFonts w:ascii="Cambria Math" w:eastAsiaTheme="minorEastAsia" w:hAnsi="Cambria Math"/>
            </w:rPr>
            <m:t>j</m:t>
          </w:ins>
        </m:r>
      </m:oMath>
      <w:ins w:id="483" w:author="Leard, Ben" w:date="2025-06-04T11:48:00Z">
        <w:r w:rsidR="00EA0E37">
          <w:rPr>
            <w:rFonts w:eastAsiaTheme="minorEastAsia"/>
          </w:rPr>
          <w:t xml:space="preserve"> if fewer households living in state </w:t>
        </w:r>
      </w:ins>
      <m:oMath>
        <m:r>
          <w:ins w:id="484" w:author="Leard, Ben" w:date="2025-06-04T11:48:00Z">
            <w:rPr>
              <w:rFonts w:ascii="Cambria Math" w:eastAsiaTheme="minorEastAsia" w:hAnsi="Cambria Math"/>
            </w:rPr>
            <m:t>s</m:t>
          </w:ins>
        </m:r>
      </m:oMath>
      <w:ins w:id="485" w:author="Leard, Ben" w:date="2025-06-04T11:48:00Z">
        <w:r w:rsidR="00EA0E37">
          <w:rPr>
            <w:rFonts w:eastAsiaTheme="minorEastAsia"/>
          </w:rPr>
          <w:t xml:space="preserve"> exercise option (2) for </w:t>
        </w:r>
        <w:r w:rsidR="00EA0E37">
          <w:t xml:space="preserve">vehicle type </w:t>
        </w:r>
      </w:ins>
      <m:oMath>
        <m:r>
          <w:ins w:id="486" w:author="Leard, Ben" w:date="2025-06-04T11:48:00Z">
            <w:rPr>
              <w:rFonts w:ascii="Cambria Math" w:hAnsi="Cambria Math"/>
            </w:rPr>
            <m:t>j</m:t>
          </w:ins>
        </m:r>
      </m:oMath>
      <w:ins w:id="487" w:author="Leard, Ben" w:date="2025-06-04T11:48:00Z">
        <w:r w:rsidR="00EA0E37">
          <w:rPr>
            <w:rFonts w:eastAsiaTheme="minorEastAsia"/>
          </w:rPr>
          <w:t xml:space="preserve"> </w:t>
        </w:r>
      </w:ins>
      <w:ins w:id="488" w:author="Leard, Ben" w:date="2025-06-04T11:51:00Z">
        <w:r w:rsidR="004310A5">
          <w:rPr>
            <w:rFonts w:eastAsiaTheme="minorEastAsia"/>
          </w:rPr>
          <w:t>relative to</w:t>
        </w:r>
      </w:ins>
      <w:ins w:id="489" w:author="Leard, Ben" w:date="2025-06-04T11:48:00Z">
        <w:r w:rsidR="00EA0E37">
          <w:rPr>
            <w:rFonts w:eastAsiaTheme="minorEastAsia"/>
          </w:rPr>
          <w:t xml:space="preserve"> those that exercise options (3)</w:t>
        </w:r>
      </w:ins>
      <w:ins w:id="490" w:author="Leard, Ben" w:date="2025-06-05T10:26:00Z">
        <w:r w:rsidR="000E3605">
          <w:rPr>
            <w:rFonts w:eastAsiaTheme="minorEastAsia"/>
          </w:rPr>
          <w:t>-</w:t>
        </w:r>
      </w:ins>
      <w:ins w:id="491" w:author="Leard, Ben" w:date="2025-06-04T11:48:00Z">
        <w:r w:rsidR="00EA0E37">
          <w:rPr>
            <w:rFonts w:eastAsiaTheme="minorEastAsia"/>
          </w:rPr>
          <w:t>(</w:t>
        </w:r>
      </w:ins>
      <w:ins w:id="492" w:author="Leard, Ben" w:date="2025-06-05T10:26:00Z">
        <w:r w:rsidR="000E3605">
          <w:rPr>
            <w:rFonts w:eastAsiaTheme="minorEastAsia"/>
          </w:rPr>
          <w:t>5</w:t>
        </w:r>
      </w:ins>
      <w:ins w:id="493" w:author="Leard, Ben" w:date="2025-06-04T11:48:00Z">
        <w:r w:rsidR="00EA0E37">
          <w:rPr>
            <w:rFonts w:eastAsiaTheme="minorEastAsia"/>
          </w:rPr>
          <w:t xml:space="preserve">) for </w:t>
        </w:r>
        <w:r w:rsidR="00EA0E37">
          <w:t xml:space="preserve">vehicle type </w:t>
        </w:r>
      </w:ins>
      <m:oMath>
        <m:r>
          <w:ins w:id="494" w:author="Leard, Ben" w:date="2025-06-04T11:48:00Z">
            <w:rPr>
              <w:rFonts w:ascii="Cambria Math" w:hAnsi="Cambria Math"/>
            </w:rPr>
            <m:t>j</m:t>
          </w:ins>
        </m:r>
      </m:oMath>
      <w:ins w:id="495" w:author="Leard, Ben" w:date="2025-06-04T11:48:00Z">
        <w:r w:rsidR="00EA0E37">
          <w:rPr>
            <w:rFonts w:eastAsiaTheme="minorEastAsia"/>
          </w:rPr>
          <w:t>.</w:t>
        </w:r>
      </w:ins>
      <w:ins w:id="496" w:author="Leard, Ben" w:date="2025-06-04T11:50:00Z">
        <w:r w:rsidR="004310A5">
          <w:rPr>
            <w:rFonts w:eastAsiaTheme="minorEastAsia"/>
          </w:rPr>
          <w:t xml:space="preserve"> This state </w:t>
        </w:r>
      </w:ins>
      <m:oMath>
        <m:r>
          <w:ins w:id="497" w:author="Leard, Ben" w:date="2025-06-04T11:50:00Z">
            <w:rPr>
              <w:rFonts w:ascii="Cambria Math" w:eastAsiaTheme="minorEastAsia" w:hAnsi="Cambria Math"/>
            </w:rPr>
            <m:t>s</m:t>
          </w:ins>
        </m:r>
      </m:oMath>
      <w:ins w:id="498" w:author="Leard, Ben" w:date="2025-06-04T11:50:00Z">
        <w:r w:rsidR="004310A5">
          <w:rPr>
            <w:rFonts w:eastAsiaTheme="minorEastAsia"/>
          </w:rPr>
          <w:t xml:space="preserve"> </w:t>
        </w:r>
      </w:ins>
      <w:ins w:id="499" w:author="Leard, Ben" w:date="2025-06-04T12:25:00Z">
        <w:r w:rsidR="00120E80">
          <w:rPr>
            <w:rFonts w:eastAsiaTheme="minorEastAsia"/>
          </w:rPr>
          <w:t xml:space="preserve">positive </w:t>
        </w:r>
      </w:ins>
      <w:ins w:id="500" w:author="Leard, Ben" w:date="2025-06-04T12:11:00Z">
        <w:r w:rsidR="00387FA3">
          <w:rPr>
            <w:rFonts w:eastAsiaTheme="minorEastAsia"/>
          </w:rPr>
          <w:t>net</w:t>
        </w:r>
      </w:ins>
      <w:ins w:id="501" w:author="Leard, Ben" w:date="2025-06-04T11:50:00Z">
        <w:r w:rsidR="004310A5">
          <w:rPr>
            <w:rFonts w:eastAsiaTheme="minorEastAsia"/>
          </w:rPr>
          <w:t xml:space="preserve"> supply for </w:t>
        </w:r>
        <w:r w:rsidR="004310A5">
          <w:t xml:space="preserve">vehicle type </w:t>
        </w:r>
      </w:ins>
      <m:oMath>
        <m:r>
          <w:ins w:id="502" w:author="Leard, Ben" w:date="2025-06-04T11:50:00Z">
            <w:rPr>
              <w:rFonts w:ascii="Cambria Math" w:hAnsi="Cambria Math"/>
            </w:rPr>
            <m:t>j</m:t>
          </w:ins>
        </m:r>
      </m:oMath>
      <w:ins w:id="503" w:author="Leard, Ben" w:date="2025-06-04T11:50:00Z">
        <w:r w:rsidR="004310A5">
          <w:rPr>
            <w:rFonts w:eastAsiaTheme="minorEastAsia"/>
          </w:rPr>
          <w:t xml:space="preserve"> </w:t>
        </w:r>
      </w:ins>
      <w:ins w:id="504" w:author="Leard, Ben" w:date="2025-06-04T11:51:00Z">
        <w:r w:rsidR="004310A5">
          <w:rPr>
            <w:rFonts w:eastAsiaTheme="minorEastAsia"/>
          </w:rPr>
          <w:t xml:space="preserve">would </w:t>
        </w:r>
      </w:ins>
      <w:ins w:id="505" w:author="Leard, Ben" w:date="2025-06-04T11:50:00Z">
        <w:r w:rsidR="004310A5">
          <w:rPr>
            <w:rFonts w:eastAsiaTheme="minorEastAsia"/>
          </w:rPr>
          <w:t xml:space="preserve">require out-migration of this </w:t>
        </w:r>
        <w:r w:rsidR="004310A5">
          <w:t xml:space="preserve">vehicle type </w:t>
        </w:r>
      </w:ins>
      <m:oMath>
        <m:r>
          <w:ins w:id="506" w:author="Leard, Ben" w:date="2025-06-04T11:50:00Z">
            <w:rPr>
              <w:rFonts w:ascii="Cambria Math" w:hAnsi="Cambria Math"/>
            </w:rPr>
            <m:t>j</m:t>
          </w:ins>
        </m:r>
      </m:oMath>
      <w:ins w:id="507" w:author="Leard, Ben" w:date="2025-06-04T11:50:00Z">
        <w:r w:rsidR="004310A5">
          <w:rPr>
            <w:rFonts w:eastAsiaTheme="minorEastAsia"/>
          </w:rPr>
          <w:t xml:space="preserve"> </w:t>
        </w:r>
      </w:ins>
      <w:ins w:id="508" w:author="Leard, Ben" w:date="2025-06-04T11:51:00Z">
        <w:r w:rsidR="004310A5">
          <w:rPr>
            <w:rFonts w:eastAsiaTheme="minorEastAsia"/>
          </w:rPr>
          <w:t>to</w:t>
        </w:r>
      </w:ins>
      <w:ins w:id="509" w:author="Leard, Ben" w:date="2025-06-04T11:50:00Z">
        <w:r w:rsidR="004310A5">
          <w:rPr>
            <w:rFonts w:eastAsiaTheme="minorEastAsia"/>
          </w:rPr>
          <w:t xml:space="preserve"> other states.</w:t>
        </w:r>
      </w:ins>
    </w:p>
    <w:p w14:paraId="68020198" w14:textId="21CE0C2B" w:rsidR="002014CE" w:rsidDel="000505E0" w:rsidRDefault="004310A5" w:rsidP="00290067">
      <w:pPr>
        <w:rPr>
          <w:del w:id="510" w:author="Leard, Ben" w:date="2025-06-03T13:27:00Z"/>
        </w:rPr>
      </w:pPr>
      <w:ins w:id="511" w:author="Leard, Ben" w:date="2025-06-04T11:51:00Z">
        <w:r>
          <w:rPr>
            <w:rFonts w:eastAsiaTheme="minorEastAsia"/>
          </w:rPr>
          <w:t xml:space="preserve">How can a state </w:t>
        </w:r>
      </w:ins>
      <w:ins w:id="512" w:author="Leard, Ben" w:date="2025-06-04T11:52:00Z">
        <w:r>
          <w:rPr>
            <w:rFonts w:eastAsiaTheme="minorEastAsia"/>
          </w:rPr>
          <w:t xml:space="preserve">have state-level excess demand or supply for a particular vehicle type? </w:t>
        </w:r>
      </w:ins>
      <w:ins w:id="513" w:author="Leard, Ben" w:date="2025-06-04T11:53:00Z">
        <w:r>
          <w:rPr>
            <w:rFonts w:eastAsiaTheme="minorEastAsia"/>
          </w:rPr>
          <w:t>The reason has to do with household preference heterogeneity for vehicles.</w:t>
        </w:r>
      </w:ins>
      <w:ins w:id="514" w:author="Leard, Ben" w:date="2025-06-05T10:35:00Z">
        <w:r w:rsidR="00EC3938">
          <w:rPr>
            <w:rFonts w:eastAsiaTheme="minorEastAsia"/>
          </w:rPr>
          <w:t xml:space="preserve"> Household heterogeneity creates opportunities for vehicle trade</w:t>
        </w:r>
      </w:ins>
      <w:ins w:id="515" w:author="Leard, Ben" w:date="2025-06-05T10:36:00Z">
        <w:r w:rsidR="00EC3938">
          <w:rPr>
            <w:rFonts w:eastAsiaTheme="minorEastAsia"/>
          </w:rPr>
          <w:t xml:space="preserve"> across states</w:t>
        </w:r>
      </w:ins>
      <w:ins w:id="516" w:author="Leard, Ben" w:date="2025-06-05T10:35:00Z">
        <w:r w:rsidR="00EC3938">
          <w:rPr>
            <w:rFonts w:eastAsiaTheme="minorEastAsia"/>
          </w:rPr>
          <w:t>.</w:t>
        </w:r>
      </w:ins>
      <w:ins w:id="517" w:author="Leard, Ben" w:date="2025-06-04T11:53:00Z">
        <w:r>
          <w:rPr>
            <w:rFonts w:eastAsiaTheme="minorEastAsia"/>
          </w:rPr>
          <w:t xml:space="preserve"> Consider vehicle age as </w:t>
        </w:r>
      </w:ins>
      <w:ins w:id="518" w:author="Leard, Ben" w:date="2025-06-04T11:54:00Z">
        <w:r>
          <w:rPr>
            <w:rFonts w:eastAsiaTheme="minorEastAsia"/>
          </w:rPr>
          <w:t xml:space="preserve">a defining characteristic of vehicle type </w:t>
        </w:r>
      </w:ins>
      <m:oMath>
        <m:r>
          <w:ins w:id="519" w:author="Leard, Ben" w:date="2025-06-04T11:54:00Z">
            <w:rPr>
              <w:rFonts w:ascii="Cambria Math" w:eastAsiaTheme="minorEastAsia" w:hAnsi="Cambria Math"/>
            </w:rPr>
            <m:t>j</m:t>
          </w:ins>
        </m:r>
      </m:oMath>
      <w:ins w:id="520" w:author="Leard, Ben" w:date="2025-06-04T11:54:00Z">
        <w:r>
          <w:rPr>
            <w:rFonts w:eastAsiaTheme="minorEastAsia"/>
          </w:rPr>
          <w:t>. High-income households tend to have greater demand for new vehicles vehicles</w:t>
        </w:r>
      </w:ins>
      <w:ins w:id="521" w:author="Leard, Ben" w:date="2025-06-04T11:55:00Z">
        <w:r>
          <w:rPr>
            <w:rFonts w:eastAsiaTheme="minorEastAsia"/>
          </w:rPr>
          <w:t xml:space="preserve"> relative to low-income households.</w:t>
        </w:r>
      </w:ins>
      <w:ins w:id="522" w:author="Leard, Ben" w:date="2025-06-04T12:03:00Z">
        <w:r w:rsidR="00321366">
          <w:rPr>
            <w:rStyle w:val="FootnoteReference"/>
            <w:rFonts w:eastAsiaTheme="minorEastAsia"/>
          </w:rPr>
          <w:footnoteReference w:id="8"/>
        </w:r>
      </w:ins>
      <w:ins w:id="524" w:author="Leard, Ben" w:date="2025-06-04T11:55:00Z">
        <w:r>
          <w:rPr>
            <w:rFonts w:eastAsiaTheme="minorEastAsia"/>
          </w:rPr>
          <w:t xml:space="preserve"> </w:t>
        </w:r>
      </w:ins>
      <w:ins w:id="525" w:author="Leard, Ben" w:date="2025-06-04T12:08:00Z">
        <w:r w:rsidR="00321366">
          <w:rPr>
            <w:rFonts w:eastAsiaTheme="minorEastAsia"/>
          </w:rPr>
          <w:t xml:space="preserve">This difference leads to </w:t>
        </w:r>
      </w:ins>
      <w:ins w:id="526" w:author="Leard, Ben" w:date="2025-06-04T12:09:00Z">
        <w:r w:rsidR="00387FA3">
          <w:rPr>
            <w:rFonts w:eastAsiaTheme="minorEastAsia"/>
          </w:rPr>
          <w:t xml:space="preserve">high-income households having </w:t>
        </w:r>
      </w:ins>
      <w:ins w:id="527" w:author="Leard, Ben" w:date="2025-06-04T12:10:00Z">
        <w:r w:rsidR="00387FA3">
          <w:rPr>
            <w:rFonts w:eastAsiaTheme="minorEastAsia"/>
          </w:rPr>
          <w:t xml:space="preserve">net supply for </w:t>
        </w:r>
      </w:ins>
      <w:ins w:id="528" w:author="Leard, Ben" w:date="2025-06-04T12:11:00Z">
        <w:r w:rsidR="00387FA3">
          <w:rPr>
            <w:rFonts w:eastAsiaTheme="minorEastAsia"/>
          </w:rPr>
          <w:t>used</w:t>
        </w:r>
      </w:ins>
      <w:ins w:id="529" w:author="Leard, Ben" w:date="2025-06-04T12:10:00Z">
        <w:r w:rsidR="00387FA3">
          <w:rPr>
            <w:rFonts w:eastAsiaTheme="minorEastAsia"/>
          </w:rPr>
          <w:t xml:space="preserve"> vehicles</w:t>
        </w:r>
      </w:ins>
      <w:ins w:id="530" w:author="Leard, Ben" w:date="2025-06-04T12:12:00Z">
        <w:r w:rsidR="00387FA3">
          <w:rPr>
            <w:rFonts w:eastAsiaTheme="minorEastAsia"/>
          </w:rPr>
          <w:t>, since they replace used vehicles in their portfolio (</w:t>
        </w:r>
        <w:proofErr w:type="spellStart"/>
        <w:r w:rsidR="00387FA3">
          <w:rPr>
            <w:rFonts w:eastAsiaTheme="minorEastAsia"/>
          </w:rPr>
          <w:t>excercising</w:t>
        </w:r>
        <w:proofErr w:type="spellEnd"/>
        <w:r w:rsidR="00387FA3">
          <w:rPr>
            <w:rFonts w:eastAsiaTheme="minorEastAsia"/>
          </w:rPr>
          <w:t xml:space="preserve"> option</w:t>
        </w:r>
      </w:ins>
      <w:ins w:id="531" w:author="Leard, Ben" w:date="2025-06-04T12:13:00Z">
        <w:r w:rsidR="00387FA3">
          <w:rPr>
            <w:rFonts w:eastAsiaTheme="minorEastAsia"/>
          </w:rPr>
          <w:t>s (3)</w:t>
        </w:r>
      </w:ins>
      <w:ins w:id="532" w:author="Leard, Ben" w:date="2025-06-05T10:26:00Z">
        <w:r w:rsidR="000E3605">
          <w:rPr>
            <w:rFonts w:eastAsiaTheme="minorEastAsia"/>
          </w:rPr>
          <w:t xml:space="preserve">, </w:t>
        </w:r>
      </w:ins>
      <w:ins w:id="533" w:author="Leard, Ben" w:date="2025-06-04T12:13:00Z">
        <w:r w:rsidR="00387FA3">
          <w:rPr>
            <w:rFonts w:eastAsiaTheme="minorEastAsia"/>
          </w:rPr>
          <w:t>(4)</w:t>
        </w:r>
      </w:ins>
      <w:ins w:id="534" w:author="Leard, Ben" w:date="2025-06-05T10:26:00Z">
        <w:r w:rsidR="000E3605">
          <w:rPr>
            <w:rFonts w:eastAsiaTheme="minorEastAsia"/>
          </w:rPr>
          <w:t>, or (5)</w:t>
        </w:r>
      </w:ins>
      <w:ins w:id="535" w:author="Leard, Ben" w:date="2025-06-04T12:13:00Z">
        <w:r w:rsidR="00387FA3">
          <w:rPr>
            <w:rFonts w:eastAsiaTheme="minorEastAsia"/>
          </w:rPr>
          <w:t xml:space="preserve">) </w:t>
        </w:r>
      </w:ins>
      <w:ins w:id="536" w:author="Leard, Ben" w:date="2025-06-04T12:14:00Z">
        <w:r w:rsidR="00387FA3">
          <w:rPr>
            <w:rFonts w:eastAsiaTheme="minorEastAsia"/>
          </w:rPr>
          <w:t xml:space="preserve">for new vehicles </w:t>
        </w:r>
      </w:ins>
      <w:ins w:id="537" w:author="Leard, Ben" w:date="2025-06-04T12:13:00Z">
        <w:r w:rsidR="00387FA3">
          <w:rPr>
            <w:rFonts w:eastAsiaTheme="minorEastAsia"/>
          </w:rPr>
          <w:t>more frequently than low-income households.</w:t>
        </w:r>
      </w:ins>
      <w:ins w:id="538" w:author="Leard, Ben" w:date="2025-06-04T12:10:00Z">
        <w:r w:rsidR="00387FA3">
          <w:rPr>
            <w:rFonts w:eastAsiaTheme="minorEastAsia"/>
          </w:rPr>
          <w:t xml:space="preserve"> </w:t>
        </w:r>
      </w:ins>
      <w:ins w:id="539" w:author="Leard, Ben" w:date="2025-06-04T12:14:00Z">
        <w:r w:rsidR="00387FA3">
          <w:rPr>
            <w:rFonts w:eastAsiaTheme="minorEastAsia"/>
          </w:rPr>
          <w:t>Equivalently, l</w:t>
        </w:r>
      </w:ins>
      <w:ins w:id="540" w:author="Leard, Ben" w:date="2025-06-04T12:10:00Z">
        <w:r w:rsidR="00387FA3">
          <w:rPr>
            <w:rFonts w:eastAsiaTheme="minorEastAsia"/>
          </w:rPr>
          <w:t xml:space="preserve">ow-income households having </w:t>
        </w:r>
      </w:ins>
      <w:ins w:id="541" w:author="Leard, Ben" w:date="2025-06-04T12:11:00Z">
        <w:r w:rsidR="00387FA3">
          <w:rPr>
            <w:rFonts w:eastAsiaTheme="minorEastAsia"/>
          </w:rPr>
          <w:t>net</w:t>
        </w:r>
      </w:ins>
      <w:ins w:id="542" w:author="Leard, Ben" w:date="2025-06-04T12:10:00Z">
        <w:r w:rsidR="00387FA3">
          <w:rPr>
            <w:rFonts w:eastAsiaTheme="minorEastAsia"/>
          </w:rPr>
          <w:t xml:space="preserve"> </w:t>
        </w:r>
      </w:ins>
      <w:ins w:id="543" w:author="Leard, Ben" w:date="2025-06-04T12:11:00Z">
        <w:r w:rsidR="00387FA3">
          <w:rPr>
            <w:rFonts w:eastAsiaTheme="minorEastAsia"/>
          </w:rPr>
          <w:t>demand for used vehicles</w:t>
        </w:r>
      </w:ins>
      <w:ins w:id="544" w:author="Leard, Ben" w:date="2025-06-04T12:15:00Z">
        <w:r w:rsidR="00387FA3">
          <w:rPr>
            <w:rFonts w:eastAsiaTheme="minorEastAsia"/>
          </w:rPr>
          <w:t xml:space="preserve">. </w:t>
        </w:r>
      </w:ins>
      <w:ins w:id="545" w:author="Leard, Ben" w:date="2025-06-04T12:17:00Z">
        <w:r w:rsidR="00387FA3">
          <w:rPr>
            <w:rFonts w:eastAsiaTheme="minorEastAsia"/>
          </w:rPr>
          <w:t>Since household income varies across s</w:t>
        </w:r>
      </w:ins>
      <w:ins w:id="546" w:author="Leard, Ben" w:date="2025-06-04T12:18:00Z">
        <w:r w:rsidR="00387FA3">
          <w:rPr>
            <w:rFonts w:eastAsiaTheme="minorEastAsia"/>
          </w:rPr>
          <w:t xml:space="preserve">tates, income-driven vehicle preference heterogeneity will cause vehicle migration, in particular </w:t>
        </w:r>
      </w:ins>
      <w:ins w:id="547" w:author="Leard, Ben" w:date="2025-06-04T12:19:00Z">
        <w:r w:rsidR="00387FA3">
          <w:rPr>
            <w:rFonts w:eastAsiaTheme="minorEastAsia"/>
          </w:rPr>
          <w:t xml:space="preserve">migration along the vehicle age distribution. </w:t>
        </w:r>
      </w:ins>
      <w:ins w:id="548" w:author="Leard, Ben" w:date="2025-06-05T10:36:00Z">
        <w:r w:rsidR="00EC3938">
          <w:rPr>
            <w:rFonts w:eastAsiaTheme="minorEastAsia"/>
          </w:rPr>
          <w:t xml:space="preserve">Several other forms of </w:t>
        </w:r>
      </w:ins>
      <w:ins w:id="549" w:author="Leard, Ben" w:date="2025-06-05T10:37:00Z">
        <w:r w:rsidR="00EC3938">
          <w:rPr>
            <w:rFonts w:eastAsiaTheme="minorEastAsia"/>
          </w:rPr>
          <w:t>household</w:t>
        </w:r>
      </w:ins>
      <w:ins w:id="550" w:author="Leard, Ben" w:date="2025-06-05T10:36:00Z">
        <w:r w:rsidR="00EC3938">
          <w:rPr>
            <w:rFonts w:eastAsiaTheme="minorEastAsia"/>
          </w:rPr>
          <w:t xml:space="preserve"> preference heterogeneity may cause </w:t>
        </w:r>
      </w:ins>
      <w:ins w:id="551" w:author="Leard, Ben" w:date="2025-06-05T10:37:00Z">
        <w:r w:rsidR="00EC3938">
          <w:rPr>
            <w:rFonts w:eastAsiaTheme="minorEastAsia"/>
          </w:rPr>
          <w:t>vehicle migration</w:t>
        </w:r>
        <w:r w:rsidR="00EE659D">
          <w:rPr>
            <w:rFonts w:eastAsiaTheme="minorEastAsia"/>
          </w:rPr>
          <w:t xml:space="preserve"> across states</w:t>
        </w:r>
        <w:r w:rsidR="00EC3938">
          <w:rPr>
            <w:rFonts w:eastAsiaTheme="minorEastAsia"/>
          </w:rPr>
          <w:t xml:space="preserve">, which we investigate in the empirical analysis. </w:t>
        </w:r>
      </w:ins>
    </w:p>
    <w:p w14:paraId="5AF7A669" w14:textId="77777777" w:rsidR="000505E0" w:rsidRDefault="000505E0" w:rsidP="00290067">
      <w:pPr>
        <w:rPr>
          <w:ins w:id="552" w:author="Leard, Ben" w:date="2025-06-03T13:48:00Z"/>
        </w:rPr>
      </w:pPr>
    </w:p>
    <w:p w14:paraId="49B68E27" w14:textId="41E8501A" w:rsidR="005E6089" w:rsidRPr="005E6089" w:rsidRDefault="005E6089" w:rsidP="00290067">
      <w:pPr>
        <w:rPr>
          <w:ins w:id="553" w:author="Leard, Ben" w:date="2025-06-03T13:43:00Z"/>
          <w:b/>
          <w:bCs/>
          <w:i/>
          <w:iCs/>
          <w:rPrChange w:id="554" w:author="Leard, Ben" w:date="2025-06-03T13:44:00Z">
            <w:rPr>
              <w:ins w:id="555" w:author="Leard, Ben" w:date="2025-06-03T13:43:00Z"/>
            </w:rPr>
          </w:rPrChange>
        </w:rPr>
      </w:pPr>
      <w:ins w:id="556" w:author="Leard, Ben" w:date="2025-06-03T13:43:00Z">
        <w:r w:rsidRPr="005E6089">
          <w:rPr>
            <w:b/>
            <w:bCs/>
            <w:i/>
            <w:iCs/>
            <w:rPrChange w:id="557" w:author="Leard, Ben" w:date="2025-06-03T13:44:00Z">
              <w:rPr/>
            </w:rPrChange>
          </w:rPr>
          <w:t>Vehicle survival</w:t>
        </w:r>
      </w:ins>
    </w:p>
    <w:p w14:paraId="449C02D2" w14:textId="24CE91E5" w:rsidR="005E6089" w:rsidRDefault="00C207C4" w:rsidP="00290067">
      <w:pPr>
        <w:rPr>
          <w:ins w:id="558" w:author="Leard, Ben" w:date="2025-06-03T13:43:00Z"/>
        </w:rPr>
      </w:pPr>
      <w:ins w:id="559" w:author="Leard, Ben" w:date="2025-06-05T10:38:00Z">
        <w:r>
          <w:lastRenderedPageBreak/>
          <w:t xml:space="preserve">Another form of vehicle disposal is the decision to take a vehicle out of operation by sending it to a </w:t>
        </w:r>
      </w:ins>
      <w:ins w:id="560" w:author="Leard, Ben" w:date="2025-06-05T10:39:00Z">
        <w:r>
          <w:t>junk yard to be scrapped, referred to as scrappage</w:t>
        </w:r>
      </w:ins>
      <w:ins w:id="561" w:author="Leard, Ben" w:date="2025-06-05T10:38:00Z">
        <w:r>
          <w:t>.</w:t>
        </w:r>
      </w:ins>
      <w:ins w:id="562" w:author="Leard, Ben" w:date="2025-06-05T10:39:00Z">
        <w:r>
          <w:t xml:space="preserve"> This happens for various reasons, such as </w:t>
        </w:r>
      </w:ins>
      <w:ins w:id="563" w:author="Leard, Ben" w:date="2025-06-05T10:40:00Z">
        <w:r w:rsidR="005927C5">
          <w:t xml:space="preserve">a significant mechanical failure or </w:t>
        </w:r>
      </w:ins>
      <w:ins w:id="564" w:author="Leard, Ben" w:date="2025-06-05T10:39:00Z">
        <w:r>
          <w:t>getting into a traffic accident that totals the vehicle.</w:t>
        </w:r>
      </w:ins>
      <w:ins w:id="565" w:author="Leard, Ben" w:date="2025-06-05T10:38:00Z">
        <w:r>
          <w:t xml:space="preserve"> </w:t>
        </w:r>
      </w:ins>
      <w:ins w:id="566" w:author="Leard, Ben" w:date="2025-06-03T13:43:00Z">
        <w:r w:rsidR="005E6089">
          <w:t xml:space="preserve">Each year, a fraction of a particular vehicle type </w:t>
        </w:r>
      </w:ins>
      <m:oMath>
        <m:r>
          <w:ins w:id="567" w:author="Leard, Ben" w:date="2025-06-03T13:43:00Z">
            <w:rPr>
              <w:rFonts w:ascii="Cambria Math" w:hAnsi="Cambria Math"/>
            </w:rPr>
            <m:t>j</m:t>
          </w:ins>
        </m:r>
      </m:oMath>
      <w:ins w:id="568" w:author="Leard, Ben" w:date="2025-06-03T13:43:00Z">
        <w:r w:rsidR="005E6089">
          <w:t xml:space="preserve"> is retired </w:t>
        </w:r>
      </w:ins>
      <w:ins w:id="569" w:author="Leard, Ben" w:date="2025-06-05T10:39:00Z">
        <w:r>
          <w:t>due</w:t>
        </w:r>
      </w:ins>
      <w:ins w:id="570" w:author="Leard, Ben" w:date="2025-06-05T10:40:00Z">
        <w:r>
          <w:t xml:space="preserve"> to scrappage</w:t>
        </w:r>
      </w:ins>
      <w:ins w:id="571" w:author="Leard, Ben" w:date="2025-06-03T13:43:00Z">
        <w:r w:rsidR="005E6089">
          <w:t xml:space="preserve">. This involves vehicles being taken out of the on-road vehicle stock between one year and the next. The remaining fraction of vehicle type </w:t>
        </w:r>
      </w:ins>
      <m:oMath>
        <m:r>
          <w:ins w:id="572" w:author="Leard, Ben" w:date="2025-06-03T13:43:00Z">
            <w:rPr>
              <w:rFonts w:ascii="Cambria Math" w:hAnsi="Cambria Math"/>
            </w:rPr>
            <m:t>j</m:t>
          </w:ins>
        </m:r>
      </m:oMath>
      <w:ins w:id="573" w:author="Leard, Ben" w:date="2025-06-03T13:43:00Z">
        <w:r w:rsidR="005E6089">
          <w:t xml:space="preserve"> that is not scrapped is denoted as vehicle survival. </w:t>
        </w:r>
      </w:ins>
    </w:p>
    <w:p w14:paraId="4AF47E25" w14:textId="39014612" w:rsidR="00640128" w:rsidDel="006F08C6" w:rsidRDefault="00B6121E" w:rsidP="00290067">
      <w:pPr>
        <w:rPr>
          <w:del w:id="574" w:author="Leard, Ben" w:date="2025-06-03T12:43:00Z"/>
        </w:rPr>
      </w:pPr>
      <w:del w:id="575" w:author="Leard, Ben" w:date="2025-06-03T12:43:00Z">
        <w:r w:rsidRPr="00205770" w:rsidDel="00510E39">
          <w:delText xml:space="preserve">Vehicle survival rates reflect the aggregated decisions of used vehicle owners to retain, sell or scrap </w:delText>
        </w:r>
        <w:r w:rsidR="00842AE3" w:rsidRPr="00205770" w:rsidDel="00510E39">
          <w:delText>their</w:delText>
        </w:r>
        <w:r w:rsidRPr="00205770" w:rsidDel="00510E39">
          <w:delText xml:space="preserve"> vehicle</w:delText>
        </w:r>
        <w:r w:rsidR="00842AE3" w:rsidRPr="00205770" w:rsidDel="00510E39">
          <w:delText>s</w:delText>
        </w:r>
        <w:r w:rsidRPr="00205770" w:rsidDel="00510E39">
          <w:delText xml:space="preserve">. </w:delText>
        </w:r>
      </w:del>
      <w:ins w:id="576" w:author="Leard, Ben" w:date="2025-06-03T13:27:00Z">
        <w:r w:rsidR="00F3446A">
          <w:t xml:space="preserve"> </w:t>
        </w:r>
      </w:ins>
      <w:r w:rsidR="00640128" w:rsidRPr="00205770">
        <w:t xml:space="preserve">The economic theory of motor vehicle scrappage dates back at least to </w:t>
      </w:r>
      <w:r w:rsidR="00640128" w:rsidRPr="00101DD2">
        <w:t>Cramer (1958),</w:t>
      </w:r>
      <w:r w:rsidR="00640128" w:rsidRPr="00205770">
        <w:t xml:space="preserve"> who derived a statistical model of vehicle longevity. Cramer’s model assumed that vehicles would be scrapped when their value depreciated to zero either due to wear and tear or a sufficiently severe accident. The two key parameters of the model were the annual depreciation rate and the probability of a severe accident. Lacking data on vehicle mileage, depreciation was assumed to be</w:t>
      </w:r>
      <w:r w:rsidR="00114F64">
        <w:t xml:space="preserve"> solely</w:t>
      </w:r>
      <w:r w:rsidR="00640128" w:rsidRPr="00205770">
        <w:t xml:space="preserve"> a function of vehicle age. </w:t>
      </w:r>
      <w:r w:rsidR="00640128" w:rsidRPr="00101DD2">
        <w:t>Walker (1968)</w:t>
      </w:r>
      <w:r w:rsidR="00640128" w:rsidRPr="00205770">
        <w:t xml:space="preserve"> </w:t>
      </w:r>
      <w:r w:rsidR="00842AE3" w:rsidRPr="00205770">
        <w:t>introduc</w:t>
      </w:r>
      <w:r w:rsidR="002448EB" w:rsidRPr="00205770">
        <w:t xml:space="preserve">ed the effect of changes in used car prices, and noted that any significant repair could make the cost of restoring </w:t>
      </w:r>
      <w:r w:rsidR="00E44784" w:rsidRPr="00205770">
        <w:t>a vehicle</w:t>
      </w:r>
      <w:r w:rsidR="002448EB" w:rsidRPr="00205770">
        <w:t xml:space="preserve"> to working condition greater than its market value. </w:t>
      </w:r>
      <w:r w:rsidR="002448EB" w:rsidRPr="00101DD2">
        <w:t>Parks (1977)</w:t>
      </w:r>
      <w:r w:rsidR="00E44784" w:rsidRPr="00205770">
        <w:t xml:space="preserve"> derived a model of survival to age </w:t>
      </w:r>
      <m:oMath>
        <m:r>
          <w:rPr>
            <w:rFonts w:ascii="Cambria Math" w:hAnsi="Cambria Math"/>
          </w:rPr>
          <m:t>a+1</m:t>
        </m:r>
      </m:oMath>
      <w:r w:rsidR="00E44784" w:rsidRPr="00205770">
        <w:t xml:space="preserve"> conditional on survival to age </w:t>
      </w:r>
      <m:oMath>
        <m:r>
          <w:rPr>
            <w:rFonts w:ascii="Cambria Math" w:hAnsi="Cambria Math"/>
          </w:rPr>
          <m:t>a</m:t>
        </m:r>
      </m:oMath>
      <w:r w:rsidR="00955323" w:rsidRPr="00205770">
        <w:t>, in which v</w:t>
      </w:r>
      <w:r w:rsidR="00E44784" w:rsidRPr="00205770">
        <w:t>ehicles were scrapped when the</w:t>
      </w:r>
      <w:r w:rsidR="00254E85" w:rsidRPr="00205770">
        <w:t xml:space="preserve"> sum</w:t>
      </w:r>
      <w:r w:rsidR="00114F64">
        <w:t xml:space="preserve"> of the</w:t>
      </w:r>
      <w:r w:rsidR="00E44784" w:rsidRPr="00205770">
        <w:t xml:space="preserve"> cost of a repair </w:t>
      </w:r>
      <w:r w:rsidR="00254E85" w:rsidRPr="00205770">
        <w:t>pl</w:t>
      </w:r>
      <w:r w:rsidR="00E44784" w:rsidRPr="00205770">
        <w:t>us the vehicle</w:t>
      </w:r>
      <w:r w:rsidR="00842AE3" w:rsidRPr="00205770">
        <w:t>’</w:t>
      </w:r>
      <w:r w:rsidR="00E44784" w:rsidRPr="00205770">
        <w:t>s value as scrap exceeded its price. The size of repairs was assumed to be</w:t>
      </w:r>
      <w:r w:rsidR="00842AE3" w:rsidRPr="00205770">
        <w:t xml:space="preserve"> a random variable and</w:t>
      </w:r>
      <w:r w:rsidR="00E44784" w:rsidRPr="00205770">
        <w:t xml:space="preserve"> an increasing function of vehicle age and</w:t>
      </w:r>
      <w:r w:rsidR="002448EB" w:rsidRPr="00205770">
        <w:t xml:space="preserve"> a </w:t>
      </w:r>
      <w:r w:rsidR="00E44784" w:rsidRPr="00205770">
        <w:t xml:space="preserve">decreasing function of </w:t>
      </w:r>
      <w:r w:rsidR="00955323" w:rsidRPr="00205770">
        <w:t>a vehicle’s</w:t>
      </w:r>
      <w:r w:rsidR="00E44784" w:rsidRPr="00205770">
        <w:t xml:space="preserve"> inherent </w:t>
      </w:r>
      <w:r w:rsidR="002448EB" w:rsidRPr="00205770">
        <w:t>durabil</w:t>
      </w:r>
      <w:r w:rsidR="00E44784" w:rsidRPr="00205770">
        <w:t xml:space="preserve">ity. </w:t>
      </w:r>
      <w:r w:rsidR="00955323" w:rsidRPr="00205770">
        <w:t>Subsequent studies based</w:t>
      </w:r>
      <w:r w:rsidR="00E44784" w:rsidRPr="00205770">
        <w:t xml:space="preserve"> on </w:t>
      </w:r>
      <w:r w:rsidR="00955323" w:rsidRPr="00205770">
        <w:t>variations of th</w:t>
      </w:r>
      <w:r w:rsidR="00842AE3" w:rsidRPr="00205770">
        <w:t>e</w:t>
      </w:r>
      <w:r w:rsidR="00955323" w:rsidRPr="00205770">
        <w:t xml:space="preserve"> </w:t>
      </w:r>
      <w:r w:rsidR="00E44784" w:rsidRPr="00205770">
        <w:t>economi</w:t>
      </w:r>
      <w:r w:rsidR="00955323" w:rsidRPr="00205770">
        <w:t>c theor</w:t>
      </w:r>
      <w:r w:rsidR="00254E85" w:rsidRPr="00205770">
        <w:t>ies</w:t>
      </w:r>
      <w:r w:rsidR="00955323" w:rsidRPr="00205770">
        <w:t xml:space="preserve"> of vehicle survival </w:t>
      </w:r>
      <w:r w:rsidR="00842AE3" w:rsidRPr="00205770">
        <w:t>developed by these authors</w:t>
      </w:r>
      <w:r w:rsidR="00E44784" w:rsidRPr="00205770">
        <w:t xml:space="preserve"> </w:t>
      </w:r>
      <w:r w:rsidR="00955323" w:rsidRPr="00205770">
        <w:t xml:space="preserve">are summarized in </w:t>
      </w:r>
      <w:r w:rsidR="00955323" w:rsidRPr="00101DD2">
        <w:t>Greene and Leard (202</w:t>
      </w:r>
      <w:r w:rsidR="00921CBC" w:rsidRPr="00101DD2">
        <w:t>4a</w:t>
      </w:r>
      <w:r w:rsidR="00955323" w:rsidRPr="00101DD2">
        <w:t>)</w:t>
      </w:r>
      <w:r w:rsidR="00955323" w:rsidRPr="00205770">
        <w:t>.</w:t>
      </w:r>
    </w:p>
    <w:p w14:paraId="47249F9B" w14:textId="6F18E59D" w:rsidR="006F08C6" w:rsidRDefault="006F08C6" w:rsidP="00290067">
      <w:pPr>
        <w:rPr>
          <w:ins w:id="577" w:author="Leard, Ben" w:date="2025-06-03T14:10:00Z"/>
          <w:b/>
          <w:bCs/>
        </w:rPr>
      </w:pPr>
      <w:ins w:id="578" w:author="Leard, Ben" w:date="2025-06-03T14:10:00Z">
        <w:r>
          <w:rPr>
            <w:b/>
            <w:bCs/>
          </w:rPr>
          <w:t>Empirical considerations</w:t>
        </w:r>
      </w:ins>
    </w:p>
    <w:p w14:paraId="4A7366D6" w14:textId="3453865A" w:rsidR="006F08C6" w:rsidRPr="006F08C6" w:rsidRDefault="006F08C6" w:rsidP="00290067">
      <w:pPr>
        <w:rPr>
          <w:ins w:id="579" w:author="Leard, Ben" w:date="2025-06-03T14:09:00Z"/>
        </w:rPr>
      </w:pPr>
      <w:ins w:id="580" w:author="Leard, Ben" w:date="2025-06-03T14:10:00Z">
        <w:r>
          <w:t>Ideally, we would observe a dataset that allows us to disentangle the effects of vehicle migration and survival.</w:t>
        </w:r>
      </w:ins>
      <w:ins w:id="581" w:author="Leard, Ben" w:date="2025-06-09T11:04:00Z">
        <w:r w:rsidR="00501803">
          <w:t xml:space="preserve"> This would require keeping track of individual vehicle registrations</w:t>
        </w:r>
      </w:ins>
      <w:ins w:id="582" w:author="Leard, Ben" w:date="2025-06-09T11:05:00Z">
        <w:r w:rsidR="00501803">
          <w:t>, such as a database that has vehicle identification numbers</w:t>
        </w:r>
      </w:ins>
      <w:ins w:id="583" w:author="Leard, Ben" w:date="2025-06-09T11:09:00Z">
        <w:r w:rsidR="00501803">
          <w:t xml:space="preserve"> (VINs)</w:t>
        </w:r>
      </w:ins>
      <w:ins w:id="584" w:author="Leard, Ben" w:date="2025-06-09T11:05:00Z">
        <w:r w:rsidR="00501803">
          <w:t xml:space="preserve"> registered in a particular state in a given year</w:t>
        </w:r>
      </w:ins>
      <w:ins w:id="585" w:author="Leard, Ben" w:date="2025-06-09T11:06:00Z">
        <w:r w:rsidR="00501803">
          <w:t>.</w:t>
        </w:r>
      </w:ins>
      <w:ins w:id="586" w:author="Leard, Ben" w:date="2025-06-09T11:07:00Z">
        <w:r w:rsidR="00501803">
          <w:t xml:space="preserve"> Although </w:t>
        </w:r>
      </w:ins>
      <w:ins w:id="587" w:author="Leard, Ben" w:date="2025-06-09T11:08:00Z">
        <w:r w:rsidR="00501803">
          <w:t xml:space="preserve">Department of Motor Vehicles across the country collect these data, they are </w:t>
        </w:r>
      </w:ins>
      <w:ins w:id="588" w:author="Leard, Ben" w:date="2025-06-09T11:09:00Z">
        <w:r w:rsidR="00501803">
          <w:t xml:space="preserve">proprietary and can be </w:t>
        </w:r>
      </w:ins>
      <w:ins w:id="589" w:author="Leard, Ben" w:date="2025-06-09T11:08:00Z">
        <w:r w:rsidR="00501803">
          <w:t>pro</w:t>
        </w:r>
      </w:ins>
      <w:ins w:id="590" w:author="Leard, Ben" w:date="2025-06-09T11:09:00Z">
        <w:r w:rsidR="00501803">
          <w:t xml:space="preserve">hibitively expensive to obtain. </w:t>
        </w:r>
      </w:ins>
      <w:ins w:id="591" w:author="Leard, Ben" w:date="2025-06-03T14:10:00Z">
        <w:r>
          <w:t xml:space="preserve">In our data, </w:t>
        </w:r>
      </w:ins>
      <w:ins w:id="592" w:author="Leard, Ben" w:date="2025-06-09T11:09:00Z">
        <w:r w:rsidR="00501803">
          <w:t xml:space="preserve">we observe state-level registration counts, which do not </w:t>
        </w:r>
      </w:ins>
      <w:ins w:id="593" w:author="Leard, Ben" w:date="2025-06-09T11:10:00Z">
        <w:r w:rsidR="00501803">
          <w:t>include VINs. Therefore</w:t>
        </w:r>
      </w:ins>
      <w:ins w:id="594" w:author="Leard, Ben" w:date="2025-06-03T14:10:00Z">
        <w:r>
          <w:t xml:space="preserve">, we </w:t>
        </w:r>
      </w:ins>
      <w:ins w:id="595" w:author="Leard, Ben" w:date="2025-06-09T11:11:00Z">
        <w:r w:rsidR="007A7136">
          <w:t>can only</w:t>
        </w:r>
      </w:ins>
      <w:ins w:id="596" w:author="Leard, Ben" w:date="2025-06-03T14:10:00Z">
        <w:r>
          <w:t xml:space="preserve"> measure t</w:t>
        </w:r>
      </w:ins>
      <w:ins w:id="597" w:author="Leard, Ben" w:date="2025-06-03T14:11:00Z">
        <w:r>
          <w:t xml:space="preserve">he combined effect of </w:t>
        </w:r>
      </w:ins>
      <w:ins w:id="598" w:author="Leard, Ben" w:date="2025-06-09T11:10:00Z">
        <w:r w:rsidR="00501803">
          <w:t>vehicle migration and survival</w:t>
        </w:r>
      </w:ins>
      <w:ins w:id="599" w:author="Leard, Ben" w:date="2025-06-03T14:11:00Z">
        <w:r>
          <w:t xml:space="preserve">. </w:t>
        </w:r>
      </w:ins>
      <w:ins w:id="600" w:author="Leard, Ben" w:date="2025-06-09T11:10:00Z">
        <w:r w:rsidR="00501803">
          <w:t>W</w:t>
        </w:r>
      </w:ins>
      <w:ins w:id="601" w:author="Leard, Ben" w:date="2025-06-03T14:11:00Z">
        <w:r>
          <w:t xml:space="preserve">e denote the combined effect as </w:t>
        </w:r>
        <w:r w:rsidRPr="006F08C6">
          <w:rPr>
            <w:b/>
            <w:bCs/>
            <w:rPrChange w:id="602" w:author="Leard, Ben" w:date="2025-06-03T14:12:00Z">
              <w:rPr/>
            </w:rPrChange>
          </w:rPr>
          <w:t>net survival</w:t>
        </w:r>
        <w:r>
          <w:t xml:space="preserve">, which includes vehicles moving between states and vehicle </w:t>
        </w:r>
      </w:ins>
      <w:commentRangeStart w:id="603"/>
      <w:commentRangeStart w:id="604"/>
      <w:ins w:id="605" w:author="Leard, Ben" w:date="2025-06-03T14:12:00Z">
        <w:r>
          <w:t>scrappage</w:t>
        </w:r>
      </w:ins>
      <w:commentRangeEnd w:id="603"/>
      <w:r w:rsidR="00277182">
        <w:rPr>
          <w:rStyle w:val="CommentReference"/>
        </w:rPr>
        <w:commentReference w:id="603"/>
      </w:r>
      <w:commentRangeEnd w:id="604"/>
      <w:r w:rsidR="00501803">
        <w:rPr>
          <w:rStyle w:val="CommentReference"/>
        </w:rPr>
        <w:commentReference w:id="604"/>
      </w:r>
      <w:ins w:id="606" w:author="Leard, Ben" w:date="2025-06-03T14:12:00Z">
        <w:r>
          <w:t xml:space="preserve">. </w:t>
        </w:r>
      </w:ins>
    </w:p>
    <w:p w14:paraId="62303C8B" w14:textId="1CA5EAE3" w:rsidR="001E686A" w:rsidDel="00510E39" w:rsidRDefault="00290067" w:rsidP="00290067">
      <w:pPr>
        <w:rPr>
          <w:del w:id="607" w:author="Leard, Ben" w:date="2025-06-03T12:43:00Z"/>
        </w:rPr>
      </w:pPr>
      <w:del w:id="608" w:author="Leard, Ben" w:date="2025-06-03T12:43:00Z">
        <w:r w:rsidRPr="00205770" w:rsidDel="00510E39">
          <w:delText>The</w:delText>
        </w:r>
        <w:r w:rsidR="00A167F6" w:rsidRPr="00205770" w:rsidDel="00510E39">
          <w:delText xml:space="preserve"> supply </w:delText>
        </w:r>
        <w:r w:rsidR="00243BD0" w:rsidRPr="00205770" w:rsidDel="00510E39">
          <w:delText xml:space="preserve">of </w:delText>
        </w:r>
        <w:r w:rsidR="00A167F6" w:rsidRPr="00205770" w:rsidDel="00510E39">
          <w:delText>used vehicles</w:delText>
        </w:r>
        <w:r w:rsidR="00114F64" w:rsidDel="00510E39">
          <w:delText xml:space="preserve"> to the used vehicle market</w:delText>
        </w:r>
        <w:r w:rsidR="00A167F6" w:rsidRPr="00205770" w:rsidDel="00510E39">
          <w:delText xml:space="preserve"> is not equal to the total number of existing used vehicles.</w:delText>
        </w:r>
        <w:r w:rsidRPr="00205770" w:rsidDel="00510E39">
          <w:delText xml:space="preserve"> </w:delText>
        </w:r>
        <w:r w:rsidR="00A167F6" w:rsidRPr="00205770" w:rsidDel="00510E39">
          <w:delText>Instead,</w:delText>
        </w:r>
        <w:r w:rsidRPr="00205770" w:rsidDel="00510E39">
          <w:delText xml:space="preserve"> </w:delText>
        </w:r>
        <w:r w:rsidR="00243BD0" w:rsidRPr="00205770" w:rsidDel="00510E39">
          <w:delText>used vehicle supply depends on the willingness of vehicle owners to sell their vehicles. E</w:delText>
        </w:r>
        <w:r w:rsidRPr="00205770" w:rsidDel="00510E39">
          <w:delText>ach year</w:delText>
        </w:r>
        <w:r w:rsidR="009C30F1" w:rsidRPr="00205770" w:rsidDel="00510E39">
          <w:delText>, t,</w:delText>
        </w:r>
        <w:r w:rsidRPr="00205770" w:rsidDel="00510E39">
          <w:delText xml:space="preserve"> a fraction of the vehicles in operation</w:delText>
        </w:r>
        <w:r w:rsidR="00A26071" w:rsidRPr="00205770" w:rsidDel="00510E39">
          <w:delText xml:space="preserve"> (VIO)</w:delText>
        </w:r>
        <w:r w:rsidRPr="00205770" w:rsidDel="00510E39">
          <w:delText xml:space="preserve"> </w:delText>
        </w:r>
        <w:r w:rsidR="00E27CC1" w:rsidRPr="00205770" w:rsidDel="00510E39">
          <w:delText>n</w:delText>
        </w:r>
        <w:r w:rsidR="00E27CC1" w:rsidRPr="00205770" w:rsidDel="00510E39">
          <w:rPr>
            <w:vertAlign w:val="subscript"/>
          </w:rPr>
          <w:delText>v</w:delText>
        </w:r>
        <w:r w:rsidR="00EA26EA" w:rsidDel="00510E39">
          <w:rPr>
            <w:vertAlign w:val="subscript"/>
          </w:rPr>
          <w:delText>a</w:delText>
        </w:r>
        <w:r w:rsidR="00E27CC1" w:rsidRPr="00205770" w:rsidDel="00510E39">
          <w:rPr>
            <w:vertAlign w:val="subscript"/>
          </w:rPr>
          <w:delText>t</w:delText>
        </w:r>
        <w:r w:rsidR="00E27CC1" w:rsidRPr="00205770" w:rsidDel="00510E39">
          <w:delText xml:space="preserve"> </w:delText>
        </w:r>
        <w:r w:rsidRPr="00205770" w:rsidDel="00510E39">
          <w:delText>of each age</w:delText>
        </w:r>
        <w:r w:rsidR="0089167A" w:rsidRPr="00205770" w:rsidDel="00510E39">
          <w:delText>, a,</w:delText>
        </w:r>
        <w:r w:rsidRPr="00205770" w:rsidDel="00510E39">
          <w:delText xml:space="preserve"> and vehicle type</w:delText>
        </w:r>
        <w:r w:rsidR="0089167A" w:rsidRPr="00205770" w:rsidDel="00510E39">
          <w:delText>, v,</w:delText>
        </w:r>
        <w:r w:rsidR="009C30F1" w:rsidRPr="00205770" w:rsidDel="00510E39">
          <w:delText xml:space="preserve"> </w:delText>
        </w:r>
        <w:r w:rsidRPr="00205770" w:rsidDel="00510E39">
          <w:delText>are offered for sale. The willingness of used vehicle owners to accept a price in exchange for their vehicles</w:delText>
        </w:r>
        <w:r w:rsidR="0089167A" w:rsidRPr="00205770" w:rsidDel="00510E39">
          <w:delText xml:space="preserve"> constitutes the supply function for used vehicle</w:delText>
        </w:r>
        <w:r w:rsidR="00842AE3" w:rsidRPr="00205770" w:rsidDel="00510E39">
          <w:delText>s</w:delText>
        </w:r>
        <w:r w:rsidR="005B6EDF" w:rsidRPr="00205770" w:rsidDel="00510E39">
          <w:rPr>
            <w:rStyle w:val="FootnoteReference"/>
          </w:rPr>
          <w:footnoteReference w:id="9"/>
        </w:r>
        <w:r w:rsidR="00674D87" w:rsidRPr="00205770" w:rsidDel="00510E39">
          <w:delText>.</w:delText>
        </w:r>
        <w:r w:rsidR="00A167F6" w:rsidRPr="00205770" w:rsidDel="00510E39">
          <w:delText xml:space="preserve"> As a simplification, we assume that each</w:delText>
        </w:r>
        <w:r w:rsidR="0089167A" w:rsidRPr="00205770" w:rsidDel="00510E39">
          <w:delText xml:space="preserve"> age and type</w:delText>
        </w:r>
        <w:r w:rsidR="00A167F6" w:rsidRPr="00205770" w:rsidDel="00510E39">
          <w:delText xml:space="preserve"> (</w:delText>
        </w:r>
        <w:r w:rsidR="00022103" w:rsidDel="00510E39">
          <w:delText>c</w:delText>
        </w:r>
        <w:r w:rsidR="00A167F6" w:rsidRPr="00205770" w:rsidDel="00510E39">
          <w:delText>ar, SUV</w:delText>
        </w:r>
        <w:r w:rsidR="000F4CC3" w:rsidRPr="00205770" w:rsidDel="00510E39">
          <w:delText>/vans</w:delText>
        </w:r>
        <w:r w:rsidR="00A167F6" w:rsidRPr="00205770" w:rsidDel="00510E39">
          <w:delText>, pickup) of light-duty used vehicle has its own supply function</w:delText>
        </w:r>
        <w:r w:rsidR="0089167A" w:rsidRPr="00205770" w:rsidDel="00510E39">
          <w:delText>.</w:delText>
        </w:r>
        <w:r w:rsidR="001E686A" w:rsidRPr="00205770" w:rsidDel="00510E39">
          <w:delText xml:space="preserve"> In addition, we assume that the effects of population and income growth on used vehicle demand can be approximated by using elasticities to adjust base year demand.</w:delText>
        </w:r>
        <w:r w:rsidR="0089167A" w:rsidRPr="00205770" w:rsidDel="00510E39">
          <w:delText xml:space="preserve"> </w:delText>
        </w:r>
        <w:r w:rsidR="005B6EDF" w:rsidRPr="00205770" w:rsidDel="00510E39">
          <w:delText>With that assumption, we focus on the effects of new vehicle prices and attributes on used vehicle prices.</w:delText>
        </w:r>
        <w:r w:rsidR="007167CE" w:rsidRPr="00205770" w:rsidDel="00510E39">
          <w:delText xml:space="preserve"> Consistent with the literature on motor vehicle </w:delText>
        </w:r>
        <w:r w:rsidR="007167CE" w:rsidRPr="00205770" w:rsidDel="00510E39">
          <w:lastRenderedPageBreak/>
          <w:delText>scrappage, we assume that the fraction of used vehicles scrapped each year is a function of used vehicle prices (</w:delText>
        </w:r>
        <w:r w:rsidR="00F6404E" w:rsidRPr="00205770" w:rsidDel="00510E39">
          <w:delText xml:space="preserve">e.g., </w:delText>
        </w:r>
        <w:r w:rsidR="002D1512" w:rsidRPr="00101DD2" w:rsidDel="00510E39">
          <w:delText>Walker, 1968</w:delText>
        </w:r>
        <w:r w:rsidR="00977EEF" w:rsidRPr="00205770" w:rsidDel="00510E39">
          <w:delText xml:space="preserve">; </w:delText>
        </w:r>
        <w:r w:rsidR="00977EEF" w:rsidRPr="00101DD2" w:rsidDel="00510E39">
          <w:delText>Parks, 1977</w:delText>
        </w:r>
        <w:r w:rsidR="00977EEF" w:rsidRPr="00205770" w:rsidDel="00510E39">
          <w:delText>;</w:delText>
        </w:r>
        <w:r w:rsidR="00F6404E" w:rsidRPr="00205770" w:rsidDel="00510E39">
          <w:delText xml:space="preserve"> </w:delText>
        </w:r>
        <w:r w:rsidR="00F6404E" w:rsidRPr="00101DD2" w:rsidDel="00510E39">
          <w:delText>Greenspan and Cohen, 1999</w:delText>
        </w:r>
        <w:r w:rsidR="00F6404E" w:rsidRPr="00205770" w:rsidDel="00510E39">
          <w:delText xml:space="preserve">; </w:delText>
        </w:r>
        <w:r w:rsidR="00F6404E" w:rsidRPr="00101DD2" w:rsidDel="00510E39">
          <w:delText>Jacobsen and van Bentham, 2015</w:delText>
        </w:r>
        <w:r w:rsidR="00F6404E" w:rsidRPr="00205770" w:rsidDel="00510E39">
          <w:delText xml:space="preserve">; </w:delText>
        </w:r>
        <w:r w:rsidR="00F6404E" w:rsidRPr="00101DD2" w:rsidDel="00510E39">
          <w:delText>Alberini et al., 2018</w:delText>
        </w:r>
        <w:r w:rsidR="00F6404E" w:rsidRPr="00205770" w:rsidDel="00510E39">
          <w:delText xml:space="preserve">; </w:delText>
        </w:r>
        <w:r w:rsidR="00F6404E" w:rsidRPr="00101DD2" w:rsidDel="00510E39">
          <w:delText>Bento et al., 2018; Jacobsen et al., 2021</w:delText>
        </w:r>
        <w:r w:rsidR="007167CE" w:rsidRPr="00205770" w:rsidDel="00510E39">
          <w:delText>).</w:delText>
        </w:r>
      </w:del>
    </w:p>
    <w:p w14:paraId="4B39384F" w14:textId="0CCCD351" w:rsidR="00290067" w:rsidDel="00510E39" w:rsidRDefault="0089167A" w:rsidP="00290067">
      <w:pPr>
        <w:rPr>
          <w:del w:id="611" w:author="Leard, Ben" w:date="2025-06-03T12:43:00Z"/>
        </w:rPr>
      </w:pPr>
      <w:del w:id="612" w:author="Leard, Ben" w:date="2025-06-03T12:43:00Z">
        <w:r w:rsidDel="00510E39">
          <w:delText>The demand for used vehicles</w:delText>
        </w:r>
        <w:r w:rsidR="001E686A" w:rsidDel="00510E39">
          <w:delText xml:space="preserve"> also</w:delText>
        </w:r>
        <w:r w:rsidDel="00510E39">
          <w:delText xml:space="preserve"> depends on </w:delText>
        </w:r>
        <w:r w:rsidR="001E686A" w:rsidDel="00510E39">
          <w:delText>changes in the prices and attributes</w:delText>
        </w:r>
        <w:r w:rsidDel="00510E39">
          <w:delText xml:space="preserve"> of new vehicles</w:delText>
        </w:r>
        <w:r w:rsidR="001E686A" w:rsidDel="00510E39">
          <w:delText>, because the attributes of used vehicles are fixed except for their depreciation with age and use</w:delText>
        </w:r>
        <w:r w:rsidDel="00510E39">
          <w:delText>.</w:delText>
        </w:r>
        <w:r w:rsidR="0093431B" w:rsidDel="00510E39">
          <w:delText xml:space="preserve"> </w:delText>
        </w:r>
        <w:r w:rsidDel="00510E39">
          <w:delText xml:space="preserve">The equilibration of </w:delText>
        </w:r>
        <w:r w:rsidR="0091123A" w:rsidDel="00510E39">
          <w:delText xml:space="preserve">new and used vehicle </w:delText>
        </w:r>
        <w:r w:rsidDel="00510E39">
          <w:delText>suppl</w:delText>
        </w:r>
        <w:r w:rsidR="0091123A" w:rsidDel="00510E39">
          <w:delText>ies</w:delText>
        </w:r>
        <w:r w:rsidDel="00510E39">
          <w:delText xml:space="preserve"> and demand</w:delText>
        </w:r>
        <w:r w:rsidR="0091123A" w:rsidDel="00510E39">
          <w:delText>s</w:delText>
        </w:r>
        <w:r w:rsidDel="00510E39">
          <w:delText xml:space="preserve"> determines the price of used vehicles in each year, p</w:delText>
        </w:r>
        <w:r w:rsidDel="00510E39">
          <w:rPr>
            <w:vertAlign w:val="subscript"/>
          </w:rPr>
          <w:delText>v</w:delText>
        </w:r>
        <w:r w:rsidR="00EA26EA" w:rsidDel="00510E39">
          <w:rPr>
            <w:vertAlign w:val="subscript"/>
          </w:rPr>
          <w:delText>a</w:delText>
        </w:r>
        <w:r w:rsidDel="00510E39">
          <w:rPr>
            <w:vertAlign w:val="subscript"/>
          </w:rPr>
          <w:delText>t</w:delText>
        </w:r>
        <w:r w:rsidDel="00510E39">
          <w:delText>.</w:delText>
        </w:r>
        <w:r w:rsidR="00882918" w:rsidDel="00510E39">
          <w:delText xml:space="preserve"> A change in new vehicle sales is assumed to be the result of a change in the generalized value</w:delText>
        </w:r>
        <w:r w:rsidR="005B6EDF" w:rsidDel="00510E39">
          <w:delText>s</w:delText>
        </w:r>
        <w:r w:rsidR="00882918" w:rsidDel="00510E39">
          <w:delText xml:space="preserve"> of new vehicles.</w:delText>
        </w:r>
        <w:r w:rsidR="00D92267" w:rsidDel="00510E39">
          <w:delText xml:space="preserve"> </w:delText>
        </w:r>
        <w:r w:rsidR="00882918" w:rsidDel="00510E39">
          <w:delText>Generalized value, or generalized cost, is the monetized change in the utility of a vehicle</w:delText>
        </w:r>
        <w:r w:rsidR="00BD2D5B" w:rsidDel="00510E39">
          <w:rPr>
            <w:rStyle w:val="FootnoteReference"/>
          </w:rPr>
          <w:footnoteReference w:id="10"/>
        </w:r>
        <w:r w:rsidR="000429E8" w:rsidDel="00510E39">
          <w:delText>.</w:delText>
        </w:r>
        <w:r w:rsidR="00D92267" w:rsidDel="00510E39">
          <w:delText xml:space="preserve"> </w:delText>
        </w:r>
        <w:r w:rsidDel="00510E39">
          <w:delText xml:space="preserve"> </w:delText>
        </w:r>
        <w:r w:rsidR="001C42FD" w:rsidDel="00510E39">
          <w:delText>The effect of a change in new vehicle generalized cost relative to the base year is converted into a change in used vehicle price via an equilibrium elasticity of used vehicle price with respect to new vehicle price (e.g., J</w:delText>
        </w:r>
        <w:r w:rsidR="003A5C2D" w:rsidDel="00510E39">
          <w:delText>a</w:delText>
        </w:r>
        <w:r w:rsidR="001C42FD" w:rsidDel="00510E39">
          <w:delText xml:space="preserve">cobsen et al., 2021). </w:delText>
        </w:r>
        <w:r w:rsidDel="00510E39">
          <w:delText>The changes in used vehicle price</w:delText>
        </w:r>
        <w:r w:rsidR="001C42FD" w:rsidDel="00510E39">
          <w:delText>s</w:delText>
        </w:r>
        <w:r w:rsidDel="00510E39">
          <w:delText xml:space="preserve">, </w:delText>
        </w:r>
        <w:r w:rsidDel="00510E39">
          <w:rPr>
            <w:rFonts w:cstheme="minorHAnsi"/>
          </w:rPr>
          <w:delText>Δ</w:delText>
        </w:r>
        <w:r w:rsidR="004C539F" w:rsidDel="00510E39">
          <w:rPr>
            <w:rFonts w:cstheme="minorHAnsi"/>
            <w:vertAlign w:val="subscript"/>
          </w:rPr>
          <w:delText>va</w:delText>
        </w:r>
        <w:r w:rsidDel="00510E39">
          <w:rPr>
            <w:rFonts w:cstheme="minorHAnsi"/>
            <w:vertAlign w:val="subscript"/>
          </w:rPr>
          <w:delText>t</w:delText>
        </w:r>
        <w:r w:rsidDel="00510E39">
          <w:delText xml:space="preserve"> = p</w:delText>
        </w:r>
        <w:r w:rsidR="004C539F" w:rsidDel="00510E39">
          <w:rPr>
            <w:vertAlign w:val="subscript"/>
          </w:rPr>
          <w:delText>va</w:delText>
        </w:r>
        <w:r w:rsidDel="00510E39">
          <w:rPr>
            <w:vertAlign w:val="subscript"/>
          </w:rPr>
          <w:delText xml:space="preserve">t </w:delText>
        </w:r>
        <w:r w:rsidDel="00510E39">
          <w:delText>– p</w:delText>
        </w:r>
        <w:r w:rsidR="004C539F" w:rsidDel="00510E39">
          <w:rPr>
            <w:vertAlign w:val="subscript"/>
          </w:rPr>
          <w:delText>v(</w:delText>
        </w:r>
        <w:r w:rsidDel="00510E39">
          <w:rPr>
            <w:vertAlign w:val="subscript"/>
          </w:rPr>
          <w:delText>a</w:delText>
        </w:r>
        <w:r w:rsidR="006E3A45" w:rsidDel="00510E39">
          <w:rPr>
            <w:vertAlign w:val="subscript"/>
          </w:rPr>
          <w:delText>-1</w:delText>
        </w:r>
        <w:r w:rsidR="00747192" w:rsidDel="00510E39">
          <w:rPr>
            <w:vertAlign w:val="subscript"/>
          </w:rPr>
          <w:delText>)(</w:delText>
        </w:r>
        <w:r w:rsidDel="00510E39">
          <w:rPr>
            <w:vertAlign w:val="subscript"/>
          </w:rPr>
          <w:delText>t-1</w:delText>
        </w:r>
        <w:r w:rsidR="00747192" w:rsidDel="00510E39">
          <w:rPr>
            <w:vertAlign w:val="subscript"/>
          </w:rPr>
          <w:delText>)</w:delText>
        </w:r>
        <w:r w:rsidDel="00510E39">
          <w:delText xml:space="preserve"> , </w:delText>
        </w:r>
        <w:r w:rsidR="009C30F1" w:rsidDel="00510E39">
          <w:delText>are</w:delText>
        </w:r>
        <w:r w:rsidDel="00510E39">
          <w:delText xml:space="preserve"> used to estimate the change in a base-year scrappage function, </w:delText>
        </w:r>
        <w:r w:rsidR="00465DF7" w:rsidDel="00510E39">
          <w:delText>r</w:delText>
        </w:r>
        <w:r w:rsidDel="00510E39">
          <w:rPr>
            <w:vertAlign w:val="subscript"/>
          </w:rPr>
          <w:delText>av</w:delText>
        </w:r>
        <w:r w:rsidR="009C30F1" w:rsidDel="00510E39">
          <w:delText xml:space="preserve"> , by multiplying by the price elasticity of vehicle scrappage, </w:delText>
        </w:r>
        <w:r w:rsidR="009C30F1" w:rsidDel="00510E39">
          <w:rPr>
            <w:rFonts w:cstheme="minorHAnsi"/>
          </w:rPr>
          <w:delText>α</w:delText>
        </w:r>
        <w:r w:rsidR="009C30F1" w:rsidDel="00510E39">
          <w:delText>.</w:delText>
        </w:r>
      </w:del>
    </w:p>
    <w:p w14:paraId="6D3210B4" w14:textId="77F93B75" w:rsidR="009C30F1" w:rsidDel="00510E39" w:rsidRDefault="000A6C6A" w:rsidP="00D55B30">
      <w:pPr>
        <w:ind w:left="2160" w:firstLine="720"/>
        <w:rPr>
          <w:del w:id="615" w:author="Leard, Ben" w:date="2025-06-03T12:43:00Z"/>
        </w:rPr>
      </w:pPr>
      <m:oMath>
        <m:sSubSup>
          <m:sSubSupPr>
            <m:ctrlPr>
              <w:del w:id="616" w:author="Leard, Ben" w:date="2025-06-03T12:43:00Z">
                <w:rPr>
                  <w:rFonts w:ascii="Cambria Math" w:hAnsi="Cambria Math"/>
                  <w:i/>
                </w:rPr>
              </w:del>
            </m:ctrlPr>
          </m:sSubSupPr>
          <m:e>
            <m:r>
              <w:del w:id="617" w:author="Leard, Ben" w:date="2025-06-03T12:43:00Z">
                <w:rPr>
                  <w:rFonts w:ascii="Cambria Math" w:hAnsi="Cambria Math"/>
                </w:rPr>
                <m:t>r</m:t>
              </w:del>
            </m:r>
          </m:e>
          <m:sub>
            <m:r>
              <w:del w:id="618" w:author="Leard, Ben" w:date="2025-06-03T12:43:00Z">
                <w:rPr>
                  <w:rFonts w:ascii="Cambria Math" w:hAnsi="Cambria Math"/>
                </w:rPr>
                <m:t>vat</m:t>
              </w:del>
            </m:r>
          </m:sub>
          <m:sup>
            <m:r>
              <w:del w:id="619" w:author="Leard, Ben" w:date="2025-06-03T12:43:00Z">
                <w:rPr>
                  <w:rFonts w:ascii="Cambria Math" w:hAnsi="Cambria Math"/>
                </w:rPr>
                <m:t>*</m:t>
              </w:del>
            </m:r>
          </m:sup>
        </m:sSubSup>
        <m:r>
          <w:del w:id="620" w:author="Leard, Ben" w:date="2025-06-03T12:43:00Z">
            <w:rPr>
              <w:rFonts w:ascii="Cambria Math" w:hAnsi="Cambria Math"/>
            </w:rPr>
            <m:t>=</m:t>
          </w:del>
        </m:r>
        <m:sSub>
          <m:sSubPr>
            <m:ctrlPr>
              <w:del w:id="621" w:author="Leard, Ben" w:date="2025-06-03T12:43:00Z">
                <w:rPr>
                  <w:rFonts w:ascii="Cambria Math" w:hAnsi="Cambria Math"/>
                  <w:i/>
                </w:rPr>
              </w:del>
            </m:ctrlPr>
          </m:sSubPr>
          <m:e>
            <m:r>
              <w:del w:id="622" w:author="Leard, Ben" w:date="2025-06-03T12:43:00Z">
                <w:rPr>
                  <w:rFonts w:ascii="Cambria Math" w:hAnsi="Cambria Math"/>
                </w:rPr>
                <m:t>r</m:t>
              </w:del>
            </m:r>
          </m:e>
          <m:sub>
            <m:r>
              <w:del w:id="623" w:author="Leard, Ben" w:date="2025-06-03T12:43:00Z">
                <w:rPr>
                  <w:rFonts w:ascii="Cambria Math" w:hAnsi="Cambria Math"/>
                </w:rPr>
                <m:t>vat</m:t>
              </w:del>
            </m:r>
          </m:sub>
        </m:sSub>
        <w:bookmarkStart w:id="624" w:name="_Hlk177629245"/>
        <m:r>
          <w:del w:id="625" w:author="Leard, Ben" w:date="2025-06-03T12:43:00Z">
            <w:rPr>
              <w:rFonts w:ascii="Cambria Math" w:hAnsi="Cambria Math"/>
            </w:rPr>
            <m:t>+α</m:t>
          </w:del>
        </m:r>
        <m:f>
          <m:fPr>
            <m:ctrlPr>
              <w:del w:id="626" w:author="Leard, Ben" w:date="2025-06-03T12:43:00Z">
                <w:rPr>
                  <w:rFonts w:ascii="Cambria Math" w:hAnsi="Cambria Math"/>
                  <w:i/>
                </w:rPr>
              </w:del>
            </m:ctrlPr>
          </m:fPr>
          <m:num>
            <m:sSub>
              <m:sSubPr>
                <m:ctrlPr>
                  <w:del w:id="627" w:author="Leard, Ben" w:date="2025-06-03T12:43:00Z">
                    <w:rPr>
                      <w:rFonts w:ascii="Cambria Math" w:hAnsi="Cambria Math"/>
                      <w:i/>
                    </w:rPr>
                  </w:del>
                </m:ctrlPr>
              </m:sSubPr>
              <m:e>
                <m:r>
                  <w:del w:id="628" w:author="Leard, Ben" w:date="2025-06-03T12:43:00Z">
                    <w:rPr>
                      <w:rFonts w:ascii="Cambria Math" w:hAnsi="Cambria Math"/>
                    </w:rPr>
                    <m:t>Δ</m:t>
                  </w:del>
                </m:r>
              </m:e>
              <m:sub>
                <m:r>
                  <w:del w:id="629" w:author="Leard, Ben" w:date="2025-06-03T12:43:00Z">
                    <w:rPr>
                      <w:rFonts w:ascii="Cambria Math" w:hAnsi="Cambria Math"/>
                    </w:rPr>
                    <m:t>vat</m:t>
                  </w:del>
                </m:r>
              </m:sub>
            </m:sSub>
          </m:num>
          <m:den>
            <m:sSub>
              <m:sSubPr>
                <m:ctrlPr>
                  <w:del w:id="630" w:author="Leard, Ben" w:date="2025-06-03T12:43:00Z">
                    <w:rPr>
                      <w:rFonts w:ascii="Cambria Math" w:hAnsi="Cambria Math"/>
                      <w:i/>
                    </w:rPr>
                  </w:del>
                </m:ctrlPr>
              </m:sSubPr>
              <m:e>
                <m:r>
                  <w:del w:id="631" w:author="Leard, Ben" w:date="2025-06-03T12:43:00Z">
                    <w:rPr>
                      <w:rFonts w:ascii="Cambria Math" w:hAnsi="Cambria Math"/>
                    </w:rPr>
                    <m:t>p</m:t>
                  </w:del>
                </m:r>
              </m:e>
              <m:sub>
                <m:r>
                  <w:del w:id="632" w:author="Leard, Ben" w:date="2025-06-03T12:43:00Z">
                    <w:rPr>
                      <w:rFonts w:ascii="Cambria Math" w:hAnsi="Cambria Math"/>
                    </w:rPr>
                    <m:t>v(a-1)(t-1)</m:t>
                  </w:del>
                </m:r>
              </m:sub>
            </m:sSub>
          </m:den>
        </m:f>
        <m:sSub>
          <m:sSubPr>
            <m:ctrlPr>
              <w:del w:id="633" w:author="Leard, Ben" w:date="2025-06-03T12:43:00Z">
                <w:rPr>
                  <w:rFonts w:ascii="Cambria Math" w:hAnsi="Cambria Math"/>
                  <w:i/>
                </w:rPr>
              </w:del>
            </m:ctrlPr>
          </m:sSubPr>
          <m:e>
            <m:r>
              <w:del w:id="634" w:author="Leard, Ben" w:date="2025-06-03T12:43:00Z">
                <w:rPr>
                  <w:rFonts w:ascii="Cambria Math" w:hAnsi="Cambria Math"/>
                </w:rPr>
                <m:t>r</m:t>
              </w:del>
            </m:r>
          </m:e>
          <m:sub>
            <m:r>
              <w:del w:id="635" w:author="Leard, Ben" w:date="2025-06-03T12:43:00Z">
                <w:rPr>
                  <w:rFonts w:ascii="Cambria Math" w:hAnsi="Cambria Math"/>
                </w:rPr>
                <m:t>vat</m:t>
              </w:del>
            </m:r>
          </m:sub>
        </m:sSub>
      </m:oMath>
      <w:bookmarkEnd w:id="624"/>
      <w:del w:id="636" w:author="Leard, Ben" w:date="2025-06-03T12:43:00Z">
        <w:r w:rsidR="00D55B30" w:rsidDel="00510E39">
          <w:rPr>
            <w:rFonts w:eastAsiaTheme="minorEastAsia"/>
          </w:rPr>
          <w:tab/>
        </w:r>
        <w:r w:rsidR="00D55B30" w:rsidDel="00510E39">
          <w:rPr>
            <w:rFonts w:eastAsiaTheme="minorEastAsia"/>
          </w:rPr>
          <w:tab/>
        </w:r>
        <w:r w:rsidR="00D55B30" w:rsidDel="00510E39">
          <w:rPr>
            <w:rFonts w:eastAsiaTheme="minorEastAsia"/>
          </w:rPr>
          <w:tab/>
        </w:r>
        <w:r w:rsidR="00D55B30" w:rsidDel="00510E39">
          <w:rPr>
            <w:rFonts w:eastAsiaTheme="minorEastAsia"/>
          </w:rPr>
          <w:tab/>
          <w:delText>(1)</w:delText>
        </w:r>
      </w:del>
    </w:p>
    <w:p w14:paraId="70F2AF6A" w14:textId="20EA904B" w:rsidR="00350044" w:rsidRPr="00350044" w:rsidDel="00510E39" w:rsidRDefault="00D103B7" w:rsidP="00290067">
      <w:pPr>
        <w:rPr>
          <w:del w:id="637" w:author="Leard, Ben" w:date="2025-06-03T12:43:00Z"/>
        </w:rPr>
      </w:pPr>
      <w:del w:id="638" w:author="Leard, Ben" w:date="2025-06-03T12:43:00Z">
        <w:r w:rsidDel="00510E39">
          <w:delText>State</w:delText>
        </w:r>
        <w:r w:rsidR="00D91721" w:rsidDel="00510E39">
          <w:delText>-</w:delText>
        </w:r>
        <w:r w:rsidDel="00510E39">
          <w:delText>level survival functions are equivalent to state</w:delText>
        </w:r>
        <w:r w:rsidR="00D91721" w:rsidDel="00510E39">
          <w:delText>-</w:delText>
        </w:r>
        <w:r w:rsidDel="00510E39">
          <w:delText xml:space="preserve">level scrappage functions because scrappage rates, </w:delText>
        </w:r>
        <w:r w:rsidRPr="005E0EC5" w:rsidDel="00510E39">
          <w:rPr>
            <w:i/>
          </w:rPr>
          <w:delText>r</w:delText>
        </w:r>
        <w:r w:rsidDel="00510E39">
          <w:delText xml:space="preserve">, are one minus the corresponding survival rates, </w:delText>
        </w:r>
        <w:r w:rsidRPr="005E0EC5" w:rsidDel="00510E39">
          <w:rPr>
            <w:i/>
          </w:rPr>
          <w:delText>s</w:delText>
        </w:r>
        <w:r w:rsidDel="00510E39">
          <w:delText xml:space="preserve">. </w:delText>
        </w:r>
        <w:r w:rsidR="00350044" w:rsidDel="00510E39">
          <w:delText xml:space="preserve">In equation </w:delText>
        </w:r>
        <w:r w:rsidR="000429E8" w:rsidDel="00510E39">
          <w:delText>(</w:delText>
        </w:r>
        <w:r w:rsidR="00350044" w:rsidDel="00510E39">
          <w:delText>1</w:delText>
        </w:r>
        <w:r w:rsidR="000429E8" w:rsidDel="00510E39">
          <w:delText>)</w:delText>
        </w:r>
        <w:r w:rsidR="00350044" w:rsidDel="00510E39">
          <w:delText xml:space="preserve">, </w:delText>
        </w:r>
        <w:r w:rsidR="00350044" w:rsidRPr="00350044" w:rsidDel="00510E39">
          <w:rPr>
            <w:i/>
            <w:iCs/>
          </w:rPr>
          <w:delText>r</w:delText>
        </w:r>
        <w:r w:rsidR="00350044" w:rsidRPr="00350044" w:rsidDel="00510E39">
          <w:rPr>
            <w:i/>
            <w:iCs/>
            <w:vertAlign w:val="subscript"/>
          </w:rPr>
          <w:delText>v</w:delText>
        </w:r>
        <w:r w:rsidR="004C539F" w:rsidDel="00510E39">
          <w:rPr>
            <w:i/>
            <w:iCs/>
            <w:vertAlign w:val="subscript"/>
          </w:rPr>
          <w:delText>a</w:delText>
        </w:r>
        <w:r w:rsidR="00350044" w:rsidRPr="00350044" w:rsidDel="00510E39">
          <w:rPr>
            <w:i/>
            <w:iCs/>
            <w:vertAlign w:val="subscript"/>
          </w:rPr>
          <w:delText>t</w:delText>
        </w:r>
        <w:r w:rsidR="00350044" w:rsidDel="00510E39">
          <w:delText xml:space="preserve"> is the annual scrappage rate for vehicles of age </w:delText>
        </w:r>
        <w:r w:rsidR="00350044" w:rsidRPr="00350044" w:rsidDel="00510E39">
          <w:rPr>
            <w:i/>
            <w:iCs/>
          </w:rPr>
          <w:delText>a</w:delText>
        </w:r>
        <w:r w:rsidR="00350044" w:rsidDel="00510E39">
          <w:delText xml:space="preserve"> and type </w:delText>
        </w:r>
        <w:r w:rsidR="00350044" w:rsidRPr="00350044" w:rsidDel="00510E39">
          <w:rPr>
            <w:i/>
            <w:iCs/>
          </w:rPr>
          <w:delText>v</w:delText>
        </w:r>
        <w:r w:rsidR="00350044" w:rsidDel="00510E39">
          <w:delText xml:space="preserve"> in year </w:delText>
        </w:r>
        <w:r w:rsidR="00350044" w:rsidRPr="00350044" w:rsidDel="00510E39">
          <w:rPr>
            <w:i/>
            <w:iCs/>
          </w:rPr>
          <w:delText>t</w:delText>
        </w:r>
        <w:r w:rsidR="00350044" w:rsidDel="00510E39">
          <w:delText>. It is defined as</w:delText>
        </w:r>
        <w:r w:rsidR="00A23F3D" w:rsidDel="00510E39">
          <w:delText xml:space="preserve"> one minus</w:delText>
        </w:r>
        <w:r w:rsidR="00350044" w:rsidDel="00510E39">
          <w:delText xml:space="preserve"> the number of vehicles of type </w:delText>
        </w:r>
        <w:r w:rsidR="00350044" w:rsidRPr="00350044" w:rsidDel="00510E39">
          <w:rPr>
            <w:i/>
            <w:iCs/>
          </w:rPr>
          <w:delText>v</w:delText>
        </w:r>
        <w:r w:rsidR="00350044" w:rsidDel="00510E39">
          <w:delText xml:space="preserve"> of age </w:delText>
        </w:r>
        <w:r w:rsidR="00350044" w:rsidRPr="00350044" w:rsidDel="00510E39">
          <w:rPr>
            <w:i/>
            <w:iCs/>
          </w:rPr>
          <w:delText>a</w:delText>
        </w:r>
        <w:r w:rsidR="00350044" w:rsidDel="00510E39">
          <w:delText xml:space="preserve"> in year </w:delText>
        </w:r>
        <w:r w:rsidR="00350044" w:rsidRPr="00350044" w:rsidDel="00510E39">
          <w:rPr>
            <w:i/>
            <w:iCs/>
          </w:rPr>
          <w:delText>t</w:delText>
        </w:r>
        <w:r w:rsidR="00350044" w:rsidDel="00510E39">
          <w:delText xml:space="preserve"> divided by the number of vehicles of the same type of age </w:delText>
        </w:r>
        <w:r w:rsidR="00350044" w:rsidRPr="00350044" w:rsidDel="00510E39">
          <w:rPr>
            <w:i/>
            <w:iCs/>
          </w:rPr>
          <w:delText>a-1</w:delText>
        </w:r>
        <w:r w:rsidR="00350044" w:rsidDel="00510E39">
          <w:delText xml:space="preserve"> in year </w:delText>
        </w:r>
        <w:r w:rsidR="00350044" w:rsidRPr="00350044" w:rsidDel="00510E39">
          <w:rPr>
            <w:i/>
            <w:iCs/>
          </w:rPr>
          <w:delText>t-1</w:delText>
        </w:r>
        <w:r w:rsidR="00350044" w:rsidDel="00510E39">
          <w:delText xml:space="preserve">. The annual survival rate is </w:delText>
        </w:r>
        <w:r w:rsidR="00350044" w:rsidRPr="00350044" w:rsidDel="00510E39">
          <w:rPr>
            <w:i/>
            <w:iCs/>
          </w:rPr>
          <w:delText>1-r</w:delText>
        </w:r>
        <w:r w:rsidR="00350044" w:rsidRPr="00350044" w:rsidDel="00510E39">
          <w:rPr>
            <w:i/>
            <w:iCs/>
            <w:vertAlign w:val="subscript"/>
          </w:rPr>
          <w:delText>v</w:delText>
        </w:r>
        <w:r w:rsidR="004C539F" w:rsidDel="00510E39">
          <w:rPr>
            <w:i/>
            <w:iCs/>
            <w:vertAlign w:val="subscript"/>
          </w:rPr>
          <w:delText>a</w:delText>
        </w:r>
        <w:r w:rsidR="00350044" w:rsidRPr="00350044" w:rsidDel="00510E39">
          <w:rPr>
            <w:i/>
            <w:iCs/>
            <w:vertAlign w:val="subscript"/>
          </w:rPr>
          <w:delText>t</w:delText>
        </w:r>
        <w:r w:rsidR="00350044" w:rsidDel="00510E39">
          <w:delText>. In this report we estimate</w:delText>
        </w:r>
        <w:r w:rsidR="0091123A" w:rsidDel="00510E39">
          <w:delText xml:space="preserve"> state-level</w:delText>
        </w:r>
        <w:r w:rsidR="00350044" w:rsidDel="00510E39">
          <w:delText xml:space="preserve"> models of annual survival rates</w:delText>
        </w:r>
        <w:r w:rsidR="001C42FD" w:rsidDel="00510E39">
          <w:delText xml:space="preserve"> from which scrappage rates follow</w:delText>
        </w:r>
        <w:r w:rsidR="00350044" w:rsidDel="00510E39">
          <w:delText>.</w:delText>
        </w:r>
      </w:del>
    </w:p>
    <w:p w14:paraId="34B7B9B6" w14:textId="344DC1FC" w:rsidR="009C30F1" w:rsidDel="00510E39" w:rsidRDefault="007C508B" w:rsidP="00290067">
      <w:pPr>
        <w:rPr>
          <w:del w:id="639" w:author="Leard, Ben" w:date="2025-06-03T12:39:00Z"/>
        </w:rPr>
      </w:pPr>
      <w:del w:id="640" w:author="Leard, Ben" w:date="2025-06-03T12:39:00Z">
        <w:r w:rsidDel="00510E39">
          <w:delText>T</w:delText>
        </w:r>
        <w:r w:rsidR="009C30F1" w:rsidDel="00510E39">
          <w:delText xml:space="preserve">he supply and demand for a vehicle of type </w:delText>
        </w:r>
        <w:r w:rsidR="009C30F1" w:rsidRPr="007C508B" w:rsidDel="00510E39">
          <w:rPr>
            <w:i/>
            <w:iCs/>
          </w:rPr>
          <w:delText>v</w:delText>
        </w:r>
        <w:r w:rsidR="009C30F1" w:rsidDel="00510E39">
          <w:delText xml:space="preserve"> and age </w:delText>
        </w:r>
        <w:r w:rsidR="009C30F1" w:rsidRPr="007C508B" w:rsidDel="00510E39">
          <w:rPr>
            <w:i/>
            <w:iCs/>
          </w:rPr>
          <w:delText>a</w:delText>
        </w:r>
        <w:r w:rsidR="009C30F1" w:rsidDel="00510E39">
          <w:delText xml:space="preserve"> depend on the prices of all other vehicle types and ages. However, little is known about the price elasticities of used vehicle supply and demand and even less is known about</w:delText>
        </w:r>
        <w:r w:rsidR="001C42FD" w:rsidDel="00510E39">
          <w:delText xml:space="preserve"> used vehicle</w:delText>
        </w:r>
        <w:r w:rsidR="009C30F1" w:rsidDel="00510E39">
          <w:delText xml:space="preserve"> cross-price elasticities</w:delText>
        </w:r>
        <w:r w:rsidR="00A23F3D" w:rsidDel="00510E39">
          <w:delText xml:space="preserve"> (see, e.g., Jacobsen et al., 2021)</w:delText>
        </w:r>
        <w:r w:rsidR="009C30F1" w:rsidDel="00510E39">
          <w:delText xml:space="preserve">. </w:delText>
        </w:r>
        <w:r w:rsidR="001C42FD" w:rsidDel="00510E39">
          <w:delText>However</w:delText>
        </w:r>
        <w:r w:rsidR="00E724EB" w:rsidDel="00510E39">
          <w:delText>,</w:delText>
        </w:r>
        <w:r w:rsidR="001C42FD" w:rsidDel="00510E39">
          <w:delText xml:space="preserve"> if</w:delText>
        </w:r>
        <w:r w:rsidR="00EA1D98" w:rsidDel="00510E39">
          <w:delText xml:space="preserve"> at market equilibrium</w:delText>
        </w:r>
        <w:r w:rsidR="001C42FD" w:rsidDel="00510E39">
          <w:delText xml:space="preserve"> the </w:delText>
        </w:r>
        <w:r w:rsidR="00EA1D98" w:rsidDel="00510E39">
          <w:delText>elasticities</w:delText>
        </w:r>
        <w:r w:rsidR="001C42FD" w:rsidDel="00510E39">
          <w:delText xml:space="preserve"> of </w:delText>
        </w:r>
        <w:r w:rsidR="00EA1D98" w:rsidDel="00510E39">
          <w:delText>used</w:delText>
        </w:r>
        <w:r w:rsidR="001C42FD" w:rsidDel="00510E39">
          <w:delText xml:space="preserve"> vehicle prices </w:delText>
        </w:r>
        <w:r w:rsidR="00EA1D98" w:rsidDel="00510E39">
          <w:delText>with respect to the price of new</w:delText>
        </w:r>
        <w:r w:rsidR="001C42FD" w:rsidDel="00510E39">
          <w:delText xml:space="preserve"> vehicle</w:delText>
        </w:r>
        <w:r w:rsidR="00EA1D98" w:rsidDel="00510E39">
          <w:delText>s</w:delText>
        </w:r>
        <w:r w:rsidR="001C42FD" w:rsidDel="00510E39">
          <w:delText xml:space="preserve"> </w:delText>
        </w:r>
        <w:r w:rsidR="00EA1D98" w:rsidDel="00510E39">
          <w:delText>are approximately equal for all ages</w:delText>
        </w:r>
        <w:r w:rsidR="001C42FD" w:rsidDel="00510E39">
          <w:delText>,</w:delText>
        </w:r>
        <w:r w:rsidR="009C30F1" w:rsidDel="00510E39">
          <w:delText xml:space="preserve"> </w:delText>
        </w:r>
        <w:r w:rsidR="00EA1D98" w:rsidDel="00510E39">
          <w:delText>and the own price elasticity for each age is</w:delText>
        </w:r>
        <w:r w:rsidR="00A23F3D" w:rsidDel="00510E39">
          <w:delText xml:space="preserve"> approximately</w:delText>
        </w:r>
        <w:r w:rsidR="00EA1D98" w:rsidDel="00510E39">
          <w:delText xml:space="preserve"> equal to the sum of the </w:delText>
        </w:r>
        <w:r w:rsidR="009C30F1" w:rsidDel="00510E39">
          <w:delText>cross</w:delText>
        </w:r>
        <w:r w:rsidR="00C741AA" w:rsidDel="00510E39">
          <w:delText>-</w:delText>
        </w:r>
        <w:r w:rsidR="009C30F1" w:rsidDel="00510E39">
          <w:delText>price e</w:delText>
        </w:r>
        <w:r w:rsidR="00EA1D98" w:rsidDel="00510E39">
          <w:delText>lasticities</w:delText>
        </w:r>
        <w:r w:rsidR="00A604C5" w:rsidDel="00510E39">
          <w:delText xml:space="preserve"> across other ages, the cross</w:delText>
        </w:r>
        <w:r w:rsidR="00C741AA" w:rsidDel="00510E39">
          <w:delText>-</w:delText>
        </w:r>
        <w:r w:rsidR="00A604C5" w:rsidDel="00510E39">
          <w:delText>price effects</w:delText>
        </w:r>
        <w:r w:rsidR="009C30F1" w:rsidDel="00510E39">
          <w:delText xml:space="preserve"> </w:delText>
        </w:r>
        <w:r w:rsidR="001C42FD" w:rsidDel="00510E39">
          <w:delText>will</w:delText>
        </w:r>
        <w:r w:rsidR="009C30F1" w:rsidDel="00510E39">
          <w:delText xml:space="preserve"> be negligible.</w:delText>
        </w:r>
        <w:r w:rsidR="00A604C5" w:rsidDel="00510E39">
          <w:rPr>
            <w:rStyle w:val="FootnoteReference"/>
          </w:rPr>
          <w:footnoteReference w:id="11"/>
        </w:r>
      </w:del>
    </w:p>
    <w:p w14:paraId="075C3963" w14:textId="12189C31" w:rsidR="009C30F1" w:rsidDel="00510E39" w:rsidRDefault="00D103B7" w:rsidP="00290067">
      <w:pPr>
        <w:rPr>
          <w:del w:id="739" w:author="Leard, Ben" w:date="2025-06-03T12:38:00Z"/>
        </w:rPr>
      </w:pPr>
      <w:del w:id="740" w:author="Leard, Ben" w:date="2025-06-03T12:38:00Z">
        <w:r w:rsidDel="00510E39">
          <w:delText>S</w:delText>
        </w:r>
        <w:r w:rsidR="005E0EC5" w:rsidDel="00510E39">
          <w:delText>urvival functions, together with</w:delText>
        </w:r>
        <w:r w:rsidR="00DE0768" w:rsidDel="00510E39">
          <w:delText xml:space="preserve"> </w:delText>
        </w:r>
        <w:r w:rsidR="005E0EC5" w:rsidDel="00510E39">
          <w:delText>necessary</w:delText>
        </w:r>
        <w:r w:rsidR="00DE0768" w:rsidDel="00510E39">
          <w:delText xml:space="preserve"> elasticity parameters are </w:delText>
        </w:r>
        <w:r w:rsidR="005E0EC5" w:rsidDel="00510E39">
          <w:delText>foundational</w:delText>
        </w:r>
        <w:r w:rsidR="00DE0768" w:rsidDel="00510E39">
          <w:delText xml:space="preserve"> components of a state-level </w:delText>
        </w:r>
        <w:r w:rsidR="00856D81" w:rsidDel="00510E39">
          <w:delText xml:space="preserve">used vehicle </w:delText>
        </w:r>
        <w:r w:rsidR="00DE0768" w:rsidDel="00510E39">
          <w:delText>model</w:delText>
        </w:r>
        <w:r w:rsidR="00CF406D" w:rsidDel="00510E39">
          <w:delText xml:space="preserve"> (UVM)</w:delText>
        </w:r>
        <w:r w:rsidR="00DE0768" w:rsidDel="00510E39">
          <w:delText>. Given state-level survival functions, a state-level UVM can be implemented using the best available evidence on elasticities of used vehicle supply demand and scrappage, state-level vehicle counts by type and age</w:delText>
        </w:r>
        <w:r w:rsidR="00714524" w:rsidDel="00510E39">
          <w:delText>.</w:delText>
        </w:r>
        <w:r w:rsidR="00DE0768" w:rsidDel="00510E39">
          <w:delText xml:space="preserve"> </w:delText>
        </w:r>
        <w:r w:rsidR="00F8745C" w:rsidDel="00510E39">
          <w:delText>However, e</w:delText>
        </w:r>
        <w:r w:rsidR="00714524" w:rsidDel="00510E39">
          <w:delText>stimating state</w:delText>
        </w:r>
        <w:r w:rsidR="00D91721" w:rsidDel="00510E39">
          <w:delText>-</w:delText>
        </w:r>
        <w:r w:rsidR="00714524" w:rsidDel="00510E39">
          <w:delText xml:space="preserve">level used vehicle market dynamics will not necessarily result in a national market equilibrium. At this point, as a practical matter, it is not known whether the sum of state estimates will produce a reasonable approximation to </w:delText>
        </w:r>
        <w:r w:rsidR="00714524" w:rsidDel="00510E39">
          <w:lastRenderedPageBreak/>
          <w:delText>a nation</w:delText>
        </w:r>
        <w:r w:rsidR="00F8745C" w:rsidDel="00510E39">
          <w:delText>al</w:delText>
        </w:r>
        <w:r w:rsidR="00714524" w:rsidDel="00510E39">
          <w:delText xml:space="preserve"> solution. If not, </w:delText>
        </w:r>
        <w:r w:rsidR="00DE0768" w:rsidDel="00510E39">
          <w:delText xml:space="preserve">a method for estimating </w:delText>
        </w:r>
        <w:r w:rsidR="005E0EC5" w:rsidDel="00510E39">
          <w:delText>an equilibrium solution for the national</w:delText>
        </w:r>
        <w:r w:rsidR="00DE0768" w:rsidDel="00510E39">
          <w:delText xml:space="preserve"> used vehicle</w:delText>
        </w:r>
        <w:r w:rsidR="005E0EC5" w:rsidDel="00510E39">
          <w:delText xml:space="preserve"> market</w:delText>
        </w:r>
        <w:r w:rsidR="00714524" w:rsidDel="00510E39">
          <w:delText xml:space="preserve"> will be needed</w:delText>
        </w:r>
        <w:r w:rsidR="00DE0768" w:rsidDel="00510E39">
          <w:delText>.</w:delText>
        </w:r>
        <w:r w:rsidR="00714524" w:rsidDel="00510E39">
          <w:delText xml:space="preserve"> A national solution could be imposed, for example, by requiring that the sum of net state deviations from estimated national </w:delText>
        </w:r>
        <w:r w:rsidR="00F8745C" w:rsidDel="00510E39">
          <w:delText xml:space="preserve">vehicle </w:delText>
        </w:r>
        <w:r w:rsidR="00714524" w:rsidDel="00510E39">
          <w:delText>survival</w:delText>
        </w:r>
        <w:r w:rsidR="00F8745C" w:rsidDel="00510E39">
          <w:delText>s</w:delText>
        </w:r>
        <w:r w:rsidR="00714524" w:rsidDel="00510E39">
          <w:delText xml:space="preserve"> equal zero</w:delText>
        </w:r>
        <w:r w:rsidR="00F8745C" w:rsidDel="00510E39">
          <w:delText xml:space="preserve"> for all vehicle types and ages</w:delText>
        </w:r>
        <w:r w:rsidR="00714524" w:rsidDel="00510E39">
          <w:delText xml:space="preserve">. </w:delText>
        </w:r>
        <w:r w:rsidR="00084FA7" w:rsidDel="00510E39">
          <w:delText>Since the adequacy of unconstrained state estimates can only be determined empirically, this is an area for future research.</w:delText>
        </w:r>
        <w:r w:rsidR="00DE0768" w:rsidDel="00510E39">
          <w:delText xml:space="preserve"> This </w:delText>
        </w:r>
        <w:r w:rsidR="008573F1" w:rsidDel="00510E39">
          <w:delText>report</w:delText>
        </w:r>
        <w:r w:rsidR="00DE0768" w:rsidDel="00510E39">
          <w:delText xml:space="preserve"> describes the estimation of state</w:delText>
        </w:r>
        <w:r w:rsidR="00D91721" w:rsidDel="00510E39">
          <w:delText>-</w:delText>
        </w:r>
        <w:r w:rsidR="00DE0768" w:rsidDel="00510E39">
          <w:delText>level scrappage functions using state</w:delText>
        </w:r>
        <w:r w:rsidR="00D91721" w:rsidDel="00510E39">
          <w:delText>-</w:delText>
        </w:r>
        <w:r w:rsidR="00DE0768" w:rsidDel="00510E39">
          <w:delText>level survival rates by age and vehicle type</w:delText>
        </w:r>
        <w:r w:rsidR="00F8745C" w:rsidDel="00510E39">
          <w:delText xml:space="preserve"> without a national constraint</w:delText>
        </w:r>
        <w:r w:rsidR="00DE0768" w:rsidDel="00510E39">
          <w:delText>.</w:delText>
        </w:r>
        <w:r w:rsidR="005E0EC5" w:rsidDel="00510E39">
          <w:delText xml:space="preserve"> </w:delText>
        </w:r>
      </w:del>
    </w:p>
    <w:p w14:paraId="19034AB3" w14:textId="77777777" w:rsidR="00363004" w:rsidRPr="0089167A" w:rsidRDefault="00363004" w:rsidP="00290067"/>
    <w:p w14:paraId="78123C44" w14:textId="77777777" w:rsidR="00290067" w:rsidRDefault="00290067" w:rsidP="00290067">
      <w:pPr>
        <w:pStyle w:val="ListParagraph"/>
        <w:numPr>
          <w:ilvl w:val="0"/>
          <w:numId w:val="1"/>
        </w:numPr>
      </w:pPr>
      <w:r>
        <w:t>Data</w:t>
      </w:r>
    </w:p>
    <w:p w14:paraId="6A85C442" w14:textId="10AFE75A" w:rsidR="00BD7DB5" w:rsidRDefault="00BD7DB5" w:rsidP="00DE0768">
      <w:r>
        <w:t>Annual</w:t>
      </w:r>
      <w:r w:rsidR="00254E85">
        <w:t xml:space="preserve"> conditional</w:t>
      </w:r>
      <w:r>
        <w:t xml:space="preserve"> vehicle survival rates are the probability that an </w:t>
      </w:r>
      <w:r w:rsidRPr="00350044">
        <w:rPr>
          <w:i/>
          <w:iCs/>
        </w:rPr>
        <w:t>a</w:t>
      </w:r>
      <w:r>
        <w:t xml:space="preserve">-year-old vehicle in year </w:t>
      </w:r>
      <w:r w:rsidRPr="00350044">
        <w:rPr>
          <w:i/>
          <w:iCs/>
        </w:rPr>
        <w:t>t</w:t>
      </w:r>
      <w:r>
        <w:t xml:space="preserve"> will survive to become an </w:t>
      </w:r>
      <w:r w:rsidRPr="00350044">
        <w:rPr>
          <w:i/>
          <w:iCs/>
        </w:rPr>
        <w:t>a+1</w:t>
      </w:r>
      <w:r>
        <w:t xml:space="preserve">-year-old vehicle in year </w:t>
      </w:r>
      <w:r w:rsidRPr="00350044">
        <w:rPr>
          <w:i/>
          <w:iCs/>
        </w:rPr>
        <w:t>t+1</w:t>
      </w:r>
      <w:r>
        <w:t>.</w:t>
      </w:r>
      <w:r w:rsidRPr="00BD7DB5">
        <w:t xml:space="preserve"> </w:t>
      </w:r>
      <w:r>
        <w:t xml:space="preserve">Cumulative survival rates are the probability that a new vehicle will survive to a given age </w:t>
      </w:r>
      <w:r w:rsidRPr="00350044">
        <w:rPr>
          <w:i/>
          <w:iCs/>
        </w:rPr>
        <w:t>a</w:t>
      </w:r>
      <w:r>
        <w:rPr>
          <w:i/>
          <w:iCs/>
        </w:rPr>
        <w:t xml:space="preserve"> </w:t>
      </w:r>
      <w:r>
        <w:rPr>
          <w:iCs/>
        </w:rPr>
        <w:t>and are the product of annual</w:t>
      </w:r>
      <w:r w:rsidR="00F8745C">
        <w:rPr>
          <w:iCs/>
        </w:rPr>
        <w:t xml:space="preserve"> conditional</w:t>
      </w:r>
      <w:r>
        <w:rPr>
          <w:iCs/>
        </w:rPr>
        <w:t xml:space="preserve"> survival rates up to age </w:t>
      </w:r>
      <w:r w:rsidRPr="00946E9E">
        <w:rPr>
          <w:i/>
          <w:iCs/>
        </w:rPr>
        <w:t>a</w:t>
      </w:r>
      <w:r>
        <w:t xml:space="preserve">. </w:t>
      </w:r>
      <w:r w:rsidR="006E3A45">
        <w:t>State</w:t>
      </w:r>
      <w:r w:rsidR="00D91721">
        <w:t>-</w:t>
      </w:r>
      <w:r w:rsidR="006E3A45">
        <w:t>level</w:t>
      </w:r>
      <w:r>
        <w:t xml:space="preserve"> annual</w:t>
      </w:r>
      <w:r w:rsidR="006E3A45">
        <w:t xml:space="preserve"> </w:t>
      </w:r>
      <w:commentRangeStart w:id="741"/>
      <w:ins w:id="742" w:author="Leard, Ben" w:date="2025-06-03T14:12:00Z">
        <w:r w:rsidR="00A45EB6">
          <w:t xml:space="preserve">net </w:t>
        </w:r>
      </w:ins>
      <w:r w:rsidR="006E3A45">
        <w:t xml:space="preserve">survival rates </w:t>
      </w:r>
      <w:commentRangeEnd w:id="741"/>
      <w:r w:rsidR="00A45EB6">
        <w:rPr>
          <w:rStyle w:val="CommentReference"/>
        </w:rPr>
        <w:commentReference w:id="741"/>
      </w:r>
      <w:r w:rsidR="006E3A45">
        <w:t>(</w:t>
      </w:r>
      <w:proofErr w:type="spellStart"/>
      <w:r w:rsidR="004C539F">
        <w:t>N</w:t>
      </w:r>
      <w:r w:rsidR="006E3A45">
        <w:rPr>
          <w:vertAlign w:val="subscript"/>
        </w:rPr>
        <w:t>vat</w:t>
      </w:r>
      <w:proofErr w:type="spellEnd"/>
      <w:r w:rsidR="006E3A45">
        <w:t>/</w:t>
      </w:r>
      <w:r w:rsidR="004C539F">
        <w:t>N</w:t>
      </w:r>
      <w:r w:rsidR="006E3A45">
        <w:rPr>
          <w:vertAlign w:val="subscript"/>
        </w:rPr>
        <w:t>v</w:t>
      </w:r>
      <w:r w:rsidR="00930E38">
        <w:rPr>
          <w:vertAlign w:val="subscript"/>
        </w:rPr>
        <w:t>(</w:t>
      </w:r>
      <w:r w:rsidR="006E3A45">
        <w:rPr>
          <w:vertAlign w:val="subscript"/>
        </w:rPr>
        <w:t>a-1</w:t>
      </w:r>
      <w:r w:rsidR="00930E38">
        <w:rPr>
          <w:vertAlign w:val="subscript"/>
        </w:rPr>
        <w:t>)(</w:t>
      </w:r>
      <w:r w:rsidR="006E3A45">
        <w:rPr>
          <w:vertAlign w:val="subscript"/>
        </w:rPr>
        <w:t>t-1</w:t>
      </w:r>
      <w:r w:rsidR="00930E38">
        <w:rPr>
          <w:vertAlign w:val="subscript"/>
        </w:rPr>
        <w:t>)</w:t>
      </w:r>
      <w:r w:rsidR="006E3A45">
        <w:t xml:space="preserve">) </w:t>
      </w:r>
      <w:r w:rsidR="005900BC">
        <w:t xml:space="preserve">for U.S. light-duty vehicles </w:t>
      </w:r>
      <w:r w:rsidR="006E3A45">
        <w:t>were provided by</w:t>
      </w:r>
      <w:r w:rsidR="00CA19ED">
        <w:t xml:space="preserve"> the National Renewable Energy Laboratory</w:t>
      </w:r>
      <w:r w:rsidR="006E3A45">
        <w:t xml:space="preserve"> </w:t>
      </w:r>
      <w:r w:rsidR="00CA19ED">
        <w:t>(</w:t>
      </w:r>
      <w:r w:rsidR="006E3A45">
        <w:t>NREL</w:t>
      </w:r>
      <w:r w:rsidR="00CA19ED">
        <w:t>)</w:t>
      </w:r>
      <w:r w:rsidR="006E3A45">
        <w:t xml:space="preserve"> for the years 2015/2014 to 2022/2021, by three vehicle types: passenger car, SUV and van,</w:t>
      </w:r>
      <w:r w:rsidR="005900BC">
        <w:t xml:space="preserve"> and</w:t>
      </w:r>
      <w:r w:rsidR="006E3A45">
        <w:t xml:space="preserve"> pickup truck.</w:t>
      </w:r>
      <w:r w:rsidR="00E724EB">
        <w:t xml:space="preserve"> The vehicle counts from which the </w:t>
      </w:r>
      <w:ins w:id="743" w:author="Leard, Ben" w:date="2025-06-03T14:12:00Z">
        <w:r w:rsidR="00A45EB6">
          <w:t xml:space="preserve">net </w:t>
        </w:r>
      </w:ins>
      <w:r w:rsidR="005900BC">
        <w:t>survival</w:t>
      </w:r>
      <w:r w:rsidR="00E724EB">
        <w:t xml:space="preserve"> rates</w:t>
      </w:r>
      <w:r w:rsidR="005900BC">
        <w:t xml:space="preserve"> were calculated</w:t>
      </w:r>
      <w:r w:rsidR="00E724EB">
        <w:t xml:space="preserve"> are proprietary data purchased from Experian</w:t>
      </w:r>
      <w:r w:rsidR="00E724EB">
        <w:sym w:font="Symbol" w:char="F0D2"/>
      </w:r>
      <w:r w:rsidR="00E724EB">
        <w:t>.</w:t>
      </w:r>
      <w:r w:rsidR="00C014B4">
        <w:t xml:space="preserve"> The numbers of vehicles in operation were measured as of </w:t>
      </w:r>
      <w:r>
        <w:t>December 31</w:t>
      </w:r>
      <w:r w:rsidR="00C014B4">
        <w:t xml:space="preserve"> of the year. </w:t>
      </w:r>
      <w:r w:rsidR="00AE49F1">
        <w:t>Thus, the ratio for 2021/2020 re</w:t>
      </w:r>
      <w:r>
        <w:t>flec</w:t>
      </w:r>
      <w:r w:rsidR="00AE49F1">
        <w:t xml:space="preserve">ts </w:t>
      </w:r>
      <w:r w:rsidR="00155093">
        <w:t>changes</w:t>
      </w:r>
      <w:r w:rsidR="00AE49F1">
        <w:t xml:space="preserve"> that occurred during calendar year 202</w:t>
      </w:r>
      <w:r>
        <w:t>1</w:t>
      </w:r>
      <w:r w:rsidR="00AE49F1">
        <w:t>.</w:t>
      </w:r>
      <w:r w:rsidR="00363004">
        <w:t xml:space="preserve"> The survival rates are based on a total census of vehicles in operation in each state</w:t>
      </w:r>
      <w:r>
        <w:t xml:space="preserve"> derived from state vehicle registration data</w:t>
      </w:r>
      <w:r w:rsidR="00363004">
        <w:t>. However,</w:t>
      </w:r>
      <w:r w:rsidR="00CA19ED">
        <w:t xml:space="preserve"> the</w:t>
      </w:r>
      <w:r w:rsidR="00363004">
        <w:t xml:space="preserve"> </w:t>
      </w:r>
      <w:r w:rsidR="00857AD2">
        <w:t xml:space="preserve">specific </w:t>
      </w:r>
      <w:r w:rsidR="00363004">
        <w:t>vehicle counts</w:t>
      </w:r>
      <w:r w:rsidR="00CA19ED">
        <w:t xml:space="preserve"> </w:t>
      </w:r>
      <w:r w:rsidR="00C63EC2">
        <w:t xml:space="preserve">used to calculate </w:t>
      </w:r>
      <w:r w:rsidR="00BC7CA8">
        <w:t xml:space="preserve">the </w:t>
      </w:r>
      <w:r w:rsidR="00CA19ED">
        <w:t>survival rates were</w:t>
      </w:r>
      <w:r w:rsidR="00363004">
        <w:t xml:space="preserve"> not available for this analysis.</w:t>
      </w:r>
      <w:r w:rsidR="00D43C43">
        <w:t xml:space="preserve"> </w:t>
      </w:r>
    </w:p>
    <w:p w14:paraId="78EEE043" w14:textId="1D8FB36F" w:rsidR="005900BC" w:rsidRPr="00205770" w:rsidRDefault="005900BC" w:rsidP="00DE0768">
      <w:r>
        <w:t>Using vehicle attributes available in the original database, NREL grouped vehicles into three types: passenger cars, SUVs and vans, and pickup trucks. The vehicle attribute data are considered highly accurate since they are based on unique vehicle identification numbers (VIN)</w:t>
      </w:r>
      <w:r w:rsidR="003900A2">
        <w:rPr>
          <w:rStyle w:val="FootnoteReference"/>
        </w:rPr>
        <w:footnoteReference w:id="12"/>
      </w:r>
      <w:r>
        <w:t xml:space="preserve">. Previous analysis of vehicle </w:t>
      </w:r>
      <w:r w:rsidRPr="00205770">
        <w:t>scrappage and survival have shown meaningful differences in survival functions for the three vehicle types (Greene and Leard, 2024a). However, changes in the nature of the vehicles in each class over time will undoubtedly have some effect on the fit of the models to vehicles of different ages.</w:t>
      </w:r>
    </w:p>
    <w:p w14:paraId="6E9EEA78" w14:textId="01CE3CF0" w:rsidR="00DE0768" w:rsidRDefault="00BD7DB5" w:rsidP="00DE0768">
      <w:r w:rsidRPr="00205770">
        <w:t>We call the observed state survival rates “net survival rates” because they include the effects of vehicles that are permanently retired from service</w:t>
      </w:r>
      <w:r w:rsidR="00F94E96" w:rsidRPr="00205770">
        <w:t xml:space="preserve"> (scrapped)</w:t>
      </w:r>
      <w:r w:rsidR="00254E85" w:rsidRPr="00205770">
        <w:t>, R</w:t>
      </w:r>
      <w:r w:rsidR="00254E85" w:rsidRPr="00205770">
        <w:rPr>
          <w:vertAlign w:val="subscript"/>
        </w:rPr>
        <w:t>ivat</w:t>
      </w:r>
      <w:r w:rsidR="00254E85" w:rsidRPr="00205770">
        <w:t>,</w:t>
      </w:r>
      <w:r w:rsidRPr="00205770">
        <w:t xml:space="preserve"> </w:t>
      </w:r>
      <w:r w:rsidR="00F8745C">
        <w:t>plus</w:t>
      </w:r>
      <w:r w:rsidRPr="00205770">
        <w:t xml:space="preserve"> the migration of vehicles</w:t>
      </w:r>
      <w:r w:rsidR="00254E85" w:rsidRPr="00205770">
        <w:t xml:space="preserve"> into, </w:t>
      </w:r>
      <w:proofErr w:type="spellStart"/>
      <w:r w:rsidR="00254E85" w:rsidRPr="00205770">
        <w:t>I</w:t>
      </w:r>
      <w:r w:rsidR="00254E85" w:rsidRPr="00205770">
        <w:rPr>
          <w:vertAlign w:val="subscript"/>
        </w:rPr>
        <w:t>I</w:t>
      </w:r>
      <w:r w:rsidR="004C539F" w:rsidRPr="00205770">
        <w:rPr>
          <w:vertAlign w:val="subscript"/>
        </w:rPr>
        <w:t>va</w:t>
      </w:r>
      <w:r w:rsidR="00254E85" w:rsidRPr="00205770">
        <w:rPr>
          <w:vertAlign w:val="subscript"/>
        </w:rPr>
        <w:t>t</w:t>
      </w:r>
      <w:proofErr w:type="spellEnd"/>
      <w:r w:rsidR="004C539F" w:rsidRPr="00205770">
        <w:t>, and out of, E</w:t>
      </w:r>
      <w:r w:rsidR="004C539F" w:rsidRPr="00205770">
        <w:rPr>
          <w:vertAlign w:val="subscript"/>
        </w:rPr>
        <w:t>ivat</w:t>
      </w:r>
      <w:r w:rsidR="004C539F" w:rsidRPr="00205770">
        <w:t>,</w:t>
      </w:r>
      <w:r w:rsidRPr="00205770">
        <w:t xml:space="preserve"> </w:t>
      </w:r>
      <w:r w:rsidR="004C539F" w:rsidRPr="00205770">
        <w:t>a</w:t>
      </w:r>
      <w:r w:rsidRPr="00205770">
        <w:t xml:space="preserve"> state</w:t>
      </w:r>
      <w:r w:rsidR="004C539F" w:rsidRPr="00205770">
        <w:t xml:space="preserve"> </w:t>
      </w:r>
      <w:proofErr w:type="spellStart"/>
      <w:r w:rsidR="004C539F" w:rsidRPr="00205770">
        <w:t>i</w:t>
      </w:r>
      <w:proofErr w:type="spellEnd"/>
      <w:r w:rsidRPr="00205770">
        <w:t xml:space="preserve">. </w:t>
      </w:r>
      <w:r w:rsidR="00D43C43" w:rsidRPr="00205770">
        <w:t>The data do not distinguish between differences in survival</w:t>
      </w:r>
      <w:r w:rsidR="00D43C43">
        <w:t xml:space="preserve"> rates due to migrations of vehicles among states </w:t>
      </w:r>
      <w:r w:rsidR="00CA19ED">
        <w:t>versus differences</w:t>
      </w:r>
      <w:r w:rsidR="00D43C43">
        <w:t xml:space="preserve"> due to actual scrappage. The observed state survival rates</w:t>
      </w:r>
      <w:r w:rsidR="004C539F">
        <w:t xml:space="preserve">, </w:t>
      </w:r>
      <w:r w:rsidR="00D43C43">
        <w:t xml:space="preserve"> reflect</w:t>
      </w:r>
      <w:r w:rsidR="00F94E96">
        <w:t xml:space="preserve"> only</w:t>
      </w:r>
      <w:r w:rsidR="00D43C43">
        <w:t xml:space="preserve"> the net effect of migration and scrappage, which we refer to as net</w:t>
      </w:r>
      <w:r w:rsidR="00AE49F1">
        <w:t xml:space="preserve"> state</w:t>
      </w:r>
      <w:r w:rsidR="00D43C43">
        <w:t xml:space="preserve"> survival rates</w:t>
      </w:r>
      <w:r w:rsidR="004C539F">
        <w:t xml:space="preserve">, </w:t>
      </w:r>
      <w:proofErr w:type="spellStart"/>
      <w:r w:rsidR="004C539F">
        <w:t>s</w:t>
      </w:r>
      <w:r w:rsidR="004C539F">
        <w:rPr>
          <w:vertAlign w:val="subscript"/>
        </w:rPr>
        <w:t>ivat</w:t>
      </w:r>
      <w:proofErr w:type="spellEnd"/>
      <w:r w:rsidR="00D43C43">
        <w:t>.</w:t>
      </w:r>
    </w:p>
    <w:p w14:paraId="28E93E8D" w14:textId="6082DA61" w:rsidR="004C539F" w:rsidRDefault="000A6C6A" w:rsidP="00DA33CC">
      <w:pPr>
        <w:ind w:left="2160" w:firstLine="720"/>
      </w:pPr>
      <m:oMath>
        <m:sSub>
          <m:sSubPr>
            <m:ctrlPr>
              <w:rPr>
                <w:rFonts w:ascii="Cambria Math" w:hAnsi="Cambria Math"/>
                <w:i/>
              </w:rPr>
            </m:ctrlPr>
          </m:sSubPr>
          <m:e>
            <m:r>
              <w:rPr>
                <w:rFonts w:ascii="Cambria Math" w:hAnsi="Cambria Math"/>
              </w:rPr>
              <m:t>s</m:t>
            </m:r>
          </m:e>
          <m:sub>
            <m:r>
              <w:rPr>
                <w:rFonts w:ascii="Cambria Math" w:hAnsi="Cambria Math"/>
              </w:rPr>
              <m:t>iva+1t+1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ivat</m:t>
                </m:r>
              </m:sub>
            </m:sSub>
          </m:num>
          <m:den>
            <m:sSub>
              <m:sSubPr>
                <m:ctrlPr>
                  <w:rPr>
                    <w:rFonts w:ascii="Cambria Math" w:hAnsi="Cambria Math"/>
                    <w:i/>
                  </w:rPr>
                </m:ctrlPr>
              </m:sSubPr>
              <m:e>
                <m:r>
                  <w:rPr>
                    <w:rFonts w:ascii="Cambria Math" w:hAnsi="Cambria Math"/>
                  </w:rPr>
                  <m:t>N</m:t>
                </m:r>
              </m:e>
              <m:sub>
                <m:r>
                  <w:rPr>
                    <w:rFonts w:ascii="Cambria Math" w:hAnsi="Cambria Math"/>
                  </w:rPr>
                  <m:t>ivat</m:t>
                </m:r>
              </m:sub>
            </m:sSub>
          </m:den>
        </m:f>
      </m:oMath>
      <w:r w:rsidR="00155093">
        <w:rPr>
          <w:rFonts w:eastAsiaTheme="minorEastAsia"/>
        </w:rPr>
        <w:tab/>
      </w:r>
      <w:r w:rsidR="00155093">
        <w:rPr>
          <w:rFonts w:eastAsiaTheme="minorEastAsia"/>
        </w:rPr>
        <w:tab/>
      </w:r>
      <w:r w:rsidR="00155093">
        <w:rPr>
          <w:rFonts w:eastAsiaTheme="minorEastAsia"/>
        </w:rPr>
        <w:tab/>
      </w:r>
      <w:r w:rsidR="00155093">
        <w:rPr>
          <w:rFonts w:eastAsiaTheme="minorEastAsia"/>
        </w:rPr>
        <w:tab/>
        <w:t>(2)</w:t>
      </w:r>
    </w:p>
    <w:p w14:paraId="382BDC54" w14:textId="6F4FED4B" w:rsidR="00EF4CAA" w:rsidRDefault="004C539F" w:rsidP="00DE0768">
      <w:r>
        <w:t>State net survival rates are more variable than national survival rates because state-to-state differences in retirement rates</w:t>
      </w:r>
      <w:r w:rsidR="00EF4CAA">
        <w:t xml:space="preserve"> tend to</w:t>
      </w:r>
      <w:r w:rsidR="000C790C">
        <w:t xml:space="preserve"> offset each other to </w:t>
      </w:r>
      <w:r w:rsidR="00F8745C">
        <w:t>some</w:t>
      </w:r>
      <w:r w:rsidR="000C790C">
        <w:t xml:space="preserve"> degree</w:t>
      </w:r>
      <w:r w:rsidR="00F8745C">
        <w:t xml:space="preserve"> at the national level</w:t>
      </w:r>
      <w:r w:rsidR="00EF4CAA">
        <w:t>, and because except for the relatively small number of used vehicles entering and leaving the U.S., vehicle migrations among states</w:t>
      </w:r>
      <w:r w:rsidR="00155093">
        <w:t xml:space="preserve"> would</w:t>
      </w:r>
      <w:r w:rsidR="00EF4CAA">
        <w:t xml:space="preserve"> </w:t>
      </w:r>
      <w:r w:rsidR="00155093">
        <w:t>sum to zero</w:t>
      </w:r>
      <w:r w:rsidR="00EF4CAA">
        <w:t xml:space="preserve">. Figure 1 shows all the (unedited) state net survival rates in gray dots and the national survival rates in black dots. In addition to the greater variance of the state </w:t>
      </w:r>
      <w:r w:rsidR="000C790C">
        <w:t>net survival rates</w:t>
      </w:r>
      <w:r w:rsidR="00EF4CAA">
        <w:t>, several features of the data are worth noting. There are clearly anomalies</w:t>
      </w:r>
      <w:r w:rsidR="005900BC">
        <w:t xml:space="preserve"> that will</w:t>
      </w:r>
      <w:r w:rsidR="00EF4CAA">
        <w:t xml:space="preserve"> be discussed later in </w:t>
      </w:r>
      <w:r w:rsidR="00EF4CAA">
        <w:lastRenderedPageBreak/>
        <w:t>the paper. For example, the three lines of state</w:t>
      </w:r>
      <w:r w:rsidR="00D91721">
        <w:t>-</w:t>
      </w:r>
      <w:r w:rsidR="00EF4CAA">
        <w:t xml:space="preserve">level dots well above the other data points from ages 1 to 30 years are the three vehicle types from the state of Tennessee </w:t>
      </w:r>
      <w:r w:rsidR="00155093">
        <w:t>in</w:t>
      </w:r>
      <w:r w:rsidR="00EF4CAA">
        <w:t xml:space="preserve"> 2015. On the other hand, the lowest survival rates for vehicles </w:t>
      </w:r>
      <w:r w:rsidR="005900BC">
        <w:t xml:space="preserve">greater than </w:t>
      </w:r>
      <w:r w:rsidR="00E86A1B">
        <w:t xml:space="preserve">30 </w:t>
      </w:r>
      <w:r w:rsidR="005900BC">
        <w:t xml:space="preserve">years old, </w:t>
      </w:r>
      <w:r w:rsidR="00155093">
        <w:t xml:space="preserve">both </w:t>
      </w:r>
      <w:r w:rsidR="005900BC">
        <w:t>national and state, are for the year 2021 and apparently reflect the</w:t>
      </w:r>
      <w:r w:rsidR="00155093">
        <w:t xml:space="preserve"> unique</w:t>
      </w:r>
      <w:r w:rsidR="005900BC">
        <w:t xml:space="preserve"> effect of the COVID epidemic.</w:t>
      </w:r>
      <w:r w:rsidR="000C790C">
        <w:t xml:space="preserve"> Survival rates decline for the first 20-25 years, but then increase as older vehicles transition from utilitarian means of transportation to vintage collectors’ items. Finally, the variance of the state net survival rates increases with vehicle age, particularly after 20 years, while the numbers of vehicles in operation decreases.</w:t>
      </w:r>
    </w:p>
    <w:p w14:paraId="473C737D" w14:textId="10849ED8" w:rsidR="004C539F" w:rsidRDefault="00EF4CAA" w:rsidP="00EF4CAA">
      <w:pPr>
        <w:jc w:val="center"/>
      </w:pPr>
      <w:r>
        <w:rPr>
          <w:noProof/>
        </w:rPr>
        <w:drawing>
          <wp:inline distT="0" distB="0" distL="0" distR="0" wp14:anchorId="3E721F1A" wp14:editId="09442E2C">
            <wp:extent cx="5543550" cy="3491963"/>
            <wp:effectExtent l="0" t="0" r="0" b="0"/>
            <wp:docPr id="378981111" name="Picture 1" descr="A graph showing the number of states and the 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11" name="Picture 1" descr="A graph showing the number of states and the nation&#10;&#10;Description automatically generated"/>
                    <pic:cNvPicPr/>
                  </pic:nvPicPr>
                  <pic:blipFill>
                    <a:blip r:embed="rId15"/>
                    <a:stretch>
                      <a:fillRect/>
                    </a:stretch>
                  </pic:blipFill>
                  <pic:spPr>
                    <a:xfrm>
                      <a:off x="0" y="0"/>
                      <a:ext cx="5561351" cy="3503176"/>
                    </a:xfrm>
                    <a:prstGeom prst="rect">
                      <a:avLst/>
                    </a:prstGeom>
                  </pic:spPr>
                </pic:pic>
              </a:graphicData>
            </a:graphic>
          </wp:inline>
        </w:drawing>
      </w:r>
    </w:p>
    <w:p w14:paraId="45A2A611" w14:textId="601BC9CF" w:rsidR="005900BC" w:rsidRDefault="005900BC" w:rsidP="00DA33CC">
      <w:pPr>
        <w:jc w:val="center"/>
      </w:pPr>
      <w:r>
        <w:t>Figure 1. National and State Unedited Annual Survival Rates for All Light-duty Vehicles: 2015-2022</w:t>
      </w:r>
    </w:p>
    <w:p w14:paraId="71E53A98" w14:textId="49E1EA14" w:rsidR="001E7598" w:rsidDel="00D36F26" w:rsidRDefault="001E7598" w:rsidP="001E7598">
      <w:pPr>
        <w:rPr>
          <w:del w:id="747" w:author="davidlgreene49@gmail.com" w:date="2025-06-13T11:07:00Z"/>
        </w:rPr>
      </w:pPr>
      <w:r>
        <w:t>Our analysis comprises three phases. First, we graphed the state survival data to understand how state net survival rates differed from the national rates</w:t>
      </w:r>
      <w:r w:rsidR="000C790C">
        <w:t xml:space="preserve"> (the</w:t>
      </w:r>
      <w:r w:rsidR="00F8745C">
        <w:t xml:space="preserve"> graphs</w:t>
      </w:r>
      <w:r w:rsidR="000C790C">
        <w:t xml:space="preserve"> can be found in Appendix B)</w:t>
      </w:r>
      <w:r>
        <w:t>. Next</w:t>
      </w:r>
      <w:r w:rsidR="00E724EB">
        <w:t>,</w:t>
      </w:r>
      <w:ins w:id="748" w:author="davidlgreene49@gmail.com" w:date="2025-06-13T11:00:00Z">
        <w:r w:rsidR="006F285D">
          <w:t xml:space="preserve"> </w:t>
        </w:r>
      </w:ins>
      <w:ins w:id="749" w:author="davidlgreene49@gmail.com" w:date="2025-06-13T11:01:00Z">
        <w:r w:rsidR="006F285D">
          <w:t xml:space="preserve">using </w:t>
        </w:r>
      </w:ins>
      <w:ins w:id="750" w:author="davidlgreene49@gmail.com" w:date="2025-06-13T10:54:00Z">
        <w:r w:rsidR="006F285D">
          <w:t xml:space="preserve">survival </w:t>
        </w:r>
      </w:ins>
      <w:ins w:id="751" w:author="davidlgreene49@gmail.com" w:date="2025-06-13T10:55:00Z">
        <w:r w:rsidR="006F285D">
          <w:t>rates</w:t>
        </w:r>
      </w:ins>
      <w:ins w:id="752" w:author="davidlgreene49@gmail.com" w:date="2025-06-13T10:54:00Z">
        <w:r w:rsidR="006F285D">
          <w:t xml:space="preserve"> for 201</w:t>
        </w:r>
      </w:ins>
      <w:ins w:id="753" w:author="davidlgreene49@gmail.com" w:date="2025-06-13T10:55:00Z">
        <w:r w:rsidR="006F285D">
          <w:t>9</w:t>
        </w:r>
      </w:ins>
      <w:ins w:id="754" w:author="davidlgreene49@gmail.com" w:date="2025-06-13T11:01:00Z">
        <w:r w:rsidR="006F285D">
          <w:t xml:space="preserve"> averaged </w:t>
        </w:r>
        <w:r w:rsidR="00D36F26">
          <w:t>by five age categories</w:t>
        </w:r>
      </w:ins>
      <w:ins w:id="755" w:author="davidlgreene49@gmail.com" w:date="2025-06-13T10:54:00Z">
        <w:r w:rsidR="006F285D">
          <w:t>,</w:t>
        </w:r>
      </w:ins>
      <w:r>
        <w:t xml:space="preserve"> we explored correlations between net survival rates by age groups and variables that might plausibly cause differences among states by means of </w:t>
      </w:r>
      <w:ins w:id="756" w:author="davidlgreene49@gmail.com" w:date="2025-06-13T10:12:00Z">
        <w:r w:rsidR="006E1ED9">
          <w:t>lasso</w:t>
        </w:r>
      </w:ins>
      <w:ins w:id="757" w:author="davidlgreene49@gmail.com" w:date="2025-06-13T10:18:00Z">
        <w:r w:rsidR="00FD7348">
          <w:t xml:space="preserve"> regression</w:t>
        </w:r>
      </w:ins>
      <w:ins w:id="758" w:author="davidlgreene49@gmail.com" w:date="2025-06-13T10:19:00Z">
        <w:r w:rsidR="00FD7348">
          <w:t xml:space="preserve"> for</w:t>
        </w:r>
      </w:ins>
      <w:ins w:id="759" w:author="davidlgreene49@gmail.com" w:date="2025-06-13T10:12:00Z">
        <w:r w:rsidR="006E1ED9">
          <w:t xml:space="preserve"> variable selection </w:t>
        </w:r>
      </w:ins>
      <w:del w:id="760" w:author="davidlgreene49@gmail.com" w:date="2025-06-13T10:12:00Z">
        <w:r w:rsidDel="006E1ED9">
          <w:delText xml:space="preserve">stepwise regression </w:delText>
        </w:r>
      </w:del>
      <w:r>
        <w:t>analysis</w:t>
      </w:r>
      <w:ins w:id="761" w:author="davidlgreene49@gmail.com" w:date="2025-06-13T10:12:00Z">
        <w:r w:rsidR="006E1ED9">
          <w:t xml:space="preserve"> </w:t>
        </w:r>
      </w:ins>
      <w:ins w:id="762" w:author="davidlgreene49@gmail.com" w:date="2025-06-13T10:54:00Z">
        <w:r w:rsidR="006F285D">
          <w:t>(</w:t>
        </w:r>
      </w:ins>
      <w:proofErr w:type="spellStart"/>
      <w:ins w:id="763" w:author="davidlgreene49@gmail.com" w:date="2025-06-13T10:19:00Z">
        <w:r w:rsidR="00FD7348">
          <w:t>Tibshirani</w:t>
        </w:r>
        <w:proofErr w:type="spellEnd"/>
        <w:r w:rsidR="00FD7348">
          <w:t xml:space="preserve">, 1996; </w:t>
        </w:r>
      </w:ins>
      <w:ins w:id="764" w:author="davidlgreene49@gmail.com" w:date="2025-06-13T10:43:00Z">
        <w:r w:rsidR="00F710A6">
          <w:t>Stata Corp., 2025</w:t>
        </w:r>
      </w:ins>
      <w:ins w:id="765" w:author="davidlgreene49@gmail.com" w:date="2025-06-13T10:12:00Z">
        <w:r w:rsidR="006E1ED9">
          <w:t>)</w:t>
        </w:r>
      </w:ins>
      <w:r>
        <w:t>.</w:t>
      </w:r>
      <w:ins w:id="766" w:author="davidlgreene49@gmail.com" w:date="2025-06-13T10:54:00Z">
        <w:r w:rsidR="006F285D">
          <w:t xml:space="preserve"> We </w:t>
        </w:r>
      </w:ins>
      <w:ins w:id="767" w:author="davidlgreene49@gmail.com" w:date="2025-06-13T10:55:00Z">
        <w:r w:rsidR="006F285D">
          <w:t>chose 2019 because it is</w:t>
        </w:r>
      </w:ins>
      <w:ins w:id="768" w:author="davidlgreene49@gmail.com" w:date="2025-06-13T10:58:00Z">
        <w:r w:rsidR="006F285D">
          <w:t xml:space="preserve"> the most recent year clearly</w:t>
        </w:r>
      </w:ins>
      <w:ins w:id="769" w:author="davidlgreene49@gmail.com" w:date="2025-06-13T10:55:00Z">
        <w:r w:rsidR="006F285D">
          <w:t xml:space="preserve"> unaffected by the COVID pandemic</w:t>
        </w:r>
      </w:ins>
      <w:ins w:id="770" w:author="davidlgreene49@gmail.com" w:date="2025-06-13T10:59:00Z">
        <w:r w:rsidR="006F285D">
          <w:t xml:space="preserve"> and it is in the middle of the time period of our data.</w:t>
        </w:r>
      </w:ins>
      <w:r>
        <w:t xml:space="preserve"> </w:t>
      </w:r>
      <w:del w:id="771" w:author="davidlgreene49@gmail.com" w:date="2025-06-13T10:59:00Z">
        <w:r w:rsidDel="006F285D">
          <w:delText>Finally</w:delText>
        </w:r>
      </w:del>
      <w:ins w:id="772" w:author="davidlgreene49@gmail.com" w:date="2025-06-13T10:59:00Z">
        <w:r w:rsidR="006F285D">
          <w:t>Given</w:t>
        </w:r>
      </w:ins>
      <w:ins w:id="773" w:author="davidlgreene49@gmail.com" w:date="2025-06-13T11:00:00Z">
        <w:r w:rsidR="006F285D">
          <w:t xml:space="preserve"> the</w:t>
        </w:r>
      </w:ins>
      <w:ins w:id="774" w:author="davidlgreene49@gmail.com" w:date="2025-06-13T10:59:00Z">
        <w:r w:rsidR="006F285D">
          <w:t xml:space="preserve"> insights from the lasso analysis</w:t>
        </w:r>
      </w:ins>
      <w:r w:rsidR="00E724EB">
        <w:t>,</w:t>
      </w:r>
      <w:r>
        <w:t xml:space="preserve"> we used</w:t>
      </w:r>
      <w:ins w:id="775" w:author="davidlgreene49@gmail.com" w:date="2025-06-13T10:43:00Z">
        <w:r w:rsidR="00F710A6">
          <w:t xml:space="preserve"> OLS</w:t>
        </w:r>
      </w:ins>
      <w:r>
        <w:t xml:space="preserve"> regression analysis</w:t>
      </w:r>
      <w:ins w:id="776" w:author="davidlgreene49@gmail.com" w:date="2025-06-13T11:02:00Z">
        <w:r w:rsidR="00D36F26">
          <w:t xml:space="preserve"> on our full data set</w:t>
        </w:r>
      </w:ins>
      <w:r>
        <w:t xml:space="preserve"> to estimate state survival functions</w:t>
      </w:r>
      <w:ins w:id="777" w:author="davidlgreene49@gmail.com" w:date="2025-06-13T10:44:00Z">
        <w:r w:rsidR="00F710A6">
          <w:t xml:space="preserve"> suitable for scenario and policy analysis</w:t>
        </w:r>
      </w:ins>
      <w:r w:rsidR="000C790C">
        <w:t xml:space="preserve"> including continuous economic and demographic variables and fixed effects</w:t>
      </w:r>
      <w:r>
        <w:t xml:space="preserve">. In these estimations we </w:t>
      </w:r>
      <w:del w:id="778" w:author="davidlgreene49@gmail.com" w:date="2025-06-13T10:45:00Z">
        <w:r w:rsidDel="00F710A6">
          <w:delText xml:space="preserve">hoped </w:delText>
        </w:r>
      </w:del>
      <w:ins w:id="779" w:author="davidlgreene49@gmail.com" w:date="2025-06-13T10:45:00Z">
        <w:r w:rsidR="00F710A6">
          <w:t xml:space="preserve">attempt to </w:t>
        </w:r>
      </w:ins>
      <w:proofErr w:type="spellStart"/>
      <w:r>
        <w:t>to</w:t>
      </w:r>
      <w:proofErr w:type="spellEnd"/>
      <w:r>
        <w:t xml:space="preserve"> </w:t>
      </w:r>
      <w:del w:id="780" w:author="davidlgreene49@gmail.com" w:date="2025-06-13T10:45:00Z">
        <w:r w:rsidDel="00F710A6">
          <w:delText>quantify the effects</w:delText>
        </w:r>
      </w:del>
      <w:ins w:id="781" w:author="davidlgreene49@gmail.com" w:date="2025-06-13T10:45:00Z">
        <w:r w:rsidR="00F710A6">
          <w:t>include</w:t>
        </w:r>
      </w:ins>
      <w:r>
        <w:t xml:space="preserve"> variables that could be used to make</w:t>
      </w:r>
      <w:del w:id="782" w:author="davidlgreene49@gmail.com" w:date="2025-06-13T10:45:00Z">
        <w:r w:rsidDel="00F710A6">
          <w:delText xml:space="preserve"> long-run</w:delText>
        </w:r>
      </w:del>
      <w:r>
        <w:t xml:space="preserve"> predictions of future rates, and to </w:t>
      </w:r>
      <w:del w:id="783" w:author="davidlgreene49@gmail.com" w:date="2025-06-13T10:46:00Z">
        <w:r w:rsidDel="00F710A6">
          <w:delText>describe</w:delText>
        </w:r>
      </w:del>
      <w:ins w:id="784" w:author="davidlgreene49@gmail.com" w:date="2025-06-13T10:46:00Z">
        <w:r w:rsidR="00F710A6">
          <w:t>represent</w:t>
        </w:r>
      </w:ins>
      <w:ins w:id="785" w:author="davidlgreene49@gmail.com" w:date="2025-06-13T10:47:00Z">
        <w:r w:rsidR="00F710A6">
          <w:t xml:space="preserve"> with fixed effects</w:t>
        </w:r>
      </w:ins>
      <w:r>
        <w:t xml:space="preserve"> </w:t>
      </w:r>
      <w:ins w:id="786" w:author="davidlgreene49@gmail.com" w:date="2025-06-13T10:46:00Z">
        <w:r w:rsidR="00F710A6">
          <w:t>state-specific factors for which forecasts are not re</w:t>
        </w:r>
      </w:ins>
      <w:ins w:id="787" w:author="davidlgreene49@gmail.com" w:date="2025-06-13T10:47:00Z">
        <w:r w:rsidR="00F710A6">
          <w:t>adily available and</w:t>
        </w:r>
      </w:ins>
      <w:ins w:id="788" w:author="davidlgreene49@gmail.com" w:date="2025-06-13T10:46:00Z">
        <w:r w:rsidR="00F710A6">
          <w:t xml:space="preserve"> </w:t>
        </w:r>
      </w:ins>
      <w:del w:id="789" w:author="davidlgreene49@gmail.com" w:date="2025-06-13T10:46:00Z">
        <w:r w:rsidDel="00F710A6">
          <w:delText>differences</w:delText>
        </w:r>
      </w:del>
      <w:r>
        <w:t xml:space="preserve"> that are likely to persist over time or to reflect unique shocks, such as the COVID-19 pandemic.</w:t>
      </w:r>
      <w:ins w:id="790" w:author="davidlgreene49@gmail.com" w:date="2025-06-13T11:02:00Z">
        <w:r w:rsidR="00D36F26">
          <w:t xml:space="preserve"> </w:t>
        </w:r>
      </w:ins>
      <w:ins w:id="791" w:author="davidlgreene49@gmail.com" w:date="2025-06-13T11:04:00Z">
        <w:r w:rsidR="00D36F26">
          <w:t>B</w:t>
        </w:r>
      </w:ins>
      <w:ins w:id="792" w:author="davidlgreene49@gmail.com" w:date="2025-06-13T11:06:00Z">
        <w:r w:rsidR="00D36F26">
          <w:t>ecause we</w:t>
        </w:r>
      </w:ins>
      <w:ins w:id="793" w:author="davidlgreene49@gmail.com" w:date="2025-06-13T11:03:00Z">
        <w:r w:rsidR="00D36F26">
          <w:t xml:space="preserve"> us</w:t>
        </w:r>
      </w:ins>
      <w:ins w:id="794" w:author="davidlgreene49@gmail.com" w:date="2025-06-13T11:06:00Z">
        <w:r w:rsidR="00D36F26">
          <w:t>e</w:t>
        </w:r>
      </w:ins>
      <w:ins w:id="795" w:author="davidlgreene49@gmail.com" w:date="2025-06-13T11:03:00Z">
        <w:r w:rsidR="00D36F26">
          <w:t xml:space="preserve"> </w:t>
        </w:r>
      </w:ins>
      <w:ins w:id="796" w:author="davidlgreene49@gmail.com" w:date="2025-06-13T11:04:00Z">
        <w:r w:rsidR="00D36F26">
          <w:t>only one year</w:t>
        </w:r>
      </w:ins>
      <w:ins w:id="797" w:author="davidlgreene49@gmail.com" w:date="2025-06-13T11:03:00Z">
        <w:r w:rsidR="00D36F26">
          <w:t xml:space="preserve"> of our data</w:t>
        </w:r>
      </w:ins>
      <w:ins w:id="798" w:author="davidlgreene49@gmail.com" w:date="2025-06-13T11:05:00Z">
        <w:r w:rsidR="00D36F26">
          <w:t xml:space="preserve"> summarized by age groups</w:t>
        </w:r>
      </w:ins>
      <w:ins w:id="799" w:author="davidlgreene49@gmail.com" w:date="2025-06-13T11:03:00Z">
        <w:r w:rsidR="00D36F26">
          <w:t xml:space="preserve"> for variable selection</w:t>
        </w:r>
      </w:ins>
      <w:ins w:id="800" w:author="davidlgreene49@gmail.com" w:date="2025-06-13T11:06:00Z">
        <w:r w:rsidR="00D36F26">
          <w:t xml:space="preserve">, the </w:t>
        </w:r>
      </w:ins>
      <w:ins w:id="801" w:author="davidlgreene49@gmail.com" w:date="2025-06-13T11:07:00Z">
        <w:r w:rsidR="00D36F26">
          <w:t xml:space="preserve">usual measures of statistical </w:t>
        </w:r>
        <w:proofErr w:type="spellStart"/>
        <w:r w:rsidR="00D36F26">
          <w:t>siginificance</w:t>
        </w:r>
        <w:proofErr w:type="spellEnd"/>
        <w:r w:rsidR="00D36F26">
          <w:t xml:space="preserve"> retain some relevance.</w:t>
        </w:r>
      </w:ins>
    </w:p>
    <w:p w14:paraId="3F94D67B" w14:textId="77777777" w:rsidR="00B70849" w:rsidDel="00D36F26" w:rsidRDefault="00B70849" w:rsidP="00DE0768">
      <w:pPr>
        <w:rPr>
          <w:del w:id="802" w:author="davidlgreene49@gmail.com" w:date="2025-06-13T11:07:00Z"/>
        </w:rPr>
      </w:pPr>
    </w:p>
    <w:p w14:paraId="791E6BDF" w14:textId="77777777" w:rsidR="00E77E9E" w:rsidRPr="006E3A45" w:rsidRDefault="00E77E9E" w:rsidP="00DE0768"/>
    <w:p w14:paraId="619601D7" w14:textId="684F50D4" w:rsidR="00290067" w:rsidRDefault="001E7598" w:rsidP="00290067">
      <w:pPr>
        <w:pStyle w:val="ListParagraph"/>
        <w:numPr>
          <w:ilvl w:val="0"/>
          <w:numId w:val="1"/>
        </w:numPr>
      </w:pPr>
      <w:r>
        <w:t xml:space="preserve">Exploratory </w:t>
      </w:r>
      <w:r w:rsidR="00E86A1B">
        <w:t>A</w:t>
      </w:r>
      <w:r>
        <w:t>nalysis of Factors Affecting Net Survival Rates</w:t>
      </w:r>
    </w:p>
    <w:p w14:paraId="54F97D27" w14:textId="2310BA8D" w:rsidR="0035790F" w:rsidRDefault="006E3A45" w:rsidP="006E3A45">
      <w:pPr>
        <w:rPr>
          <w:ins w:id="803" w:author="davidlgreene49@gmail.com" w:date="2025-06-11T14:35:00Z"/>
        </w:rPr>
      </w:pPr>
      <w:r>
        <w:t>Graphical analysis</w:t>
      </w:r>
      <w:r w:rsidR="00236BDB">
        <w:t xml:space="preserve"> of </w:t>
      </w:r>
      <w:ins w:id="804" w:author="davidlgreene49@gmail.com" w:date="2025-06-11T14:45:00Z">
        <w:r w:rsidR="003E3984">
          <w:t>net</w:t>
        </w:r>
      </w:ins>
      <w:del w:id="805" w:author="davidlgreene49@gmail.com" w:date="2025-06-11T14:45:00Z">
        <w:r w:rsidR="00236BDB" w:rsidDel="003E3984">
          <w:delText>cumulative</w:delText>
        </w:r>
      </w:del>
      <w:r w:rsidR="00236BDB">
        <w:t xml:space="preserve"> survival rates</w:t>
      </w:r>
      <w:r>
        <w:t xml:space="preserve"> </w:t>
      </w:r>
      <w:r w:rsidR="00AC71CF">
        <w:t>reveal</w:t>
      </w:r>
      <w:r w:rsidR="005E0EC5">
        <w:t>ed that</w:t>
      </w:r>
      <w:r>
        <w:t xml:space="preserve"> </w:t>
      </w:r>
      <w:r w:rsidRPr="00205770">
        <w:t xml:space="preserve">state </w:t>
      </w:r>
      <w:r w:rsidR="00D43C43" w:rsidRPr="00205770">
        <w:t xml:space="preserve">net </w:t>
      </w:r>
      <w:r w:rsidRPr="00205770">
        <w:t xml:space="preserve">survival rates </w:t>
      </w:r>
      <w:r w:rsidR="005E0EC5" w:rsidRPr="00205770">
        <w:t>differed</w:t>
      </w:r>
      <w:r w:rsidRPr="00205770">
        <w:t xml:space="preserve"> in systematic and important ways</w:t>
      </w:r>
      <w:r w:rsidR="005E0EC5" w:rsidRPr="00205770">
        <w:t xml:space="preserve"> from national survival rates</w:t>
      </w:r>
      <w:ins w:id="806" w:author="davidlgreene49@gmail.com" w:date="2025-06-12T08:46:00Z">
        <w:r w:rsidR="00480E07">
          <w:t>.</w:t>
        </w:r>
      </w:ins>
      <w:r w:rsidR="00AC71CF" w:rsidRPr="00205770">
        <w:t xml:space="preserve"> </w:t>
      </w:r>
      <w:ins w:id="807" w:author="davidlgreene49@gmail.com" w:date="2025-06-12T08:46:00Z">
        <w:r w:rsidR="00480E07">
          <w:t>A</w:t>
        </w:r>
      </w:ins>
      <w:del w:id="808" w:author="davidlgreene49@gmail.com" w:date="2025-06-12T08:46:00Z">
        <w:r w:rsidR="00AC71CF" w:rsidRPr="00205770" w:rsidDel="00480E07">
          <w:delText>(</w:delText>
        </w:r>
      </w:del>
      <w:ins w:id="809" w:author="davidlgreene49@gmail.com" w:date="2025-06-11T14:36:00Z">
        <w:r w:rsidR="003E3984">
          <w:t xml:space="preserve"> sample of 6 states</w:t>
        </w:r>
      </w:ins>
      <w:ins w:id="810" w:author="davidlgreene49@gmail.com" w:date="2025-06-12T08:40:00Z">
        <w:r w:rsidR="00955F45">
          <w:t xml:space="preserve"> identified by their postal codes</w:t>
        </w:r>
      </w:ins>
      <w:ins w:id="811" w:author="davidlgreene49@gmail.com" w:date="2025-06-11T14:36:00Z">
        <w:r w:rsidR="003E3984">
          <w:t xml:space="preserve"> is shown in </w:t>
        </w:r>
      </w:ins>
      <w:ins w:id="812" w:author="davidlgreene49@gmail.com" w:date="2025-06-12T08:40:00Z">
        <w:r w:rsidR="00955F45">
          <w:t>Figure</w:t>
        </w:r>
      </w:ins>
      <w:ins w:id="813" w:author="davidlgreene49@gmail.com" w:date="2025-06-11T14:36:00Z">
        <w:r w:rsidR="003E3984">
          <w:t xml:space="preserve"> 2</w:t>
        </w:r>
      </w:ins>
      <w:ins w:id="814" w:author="davidlgreene49@gmail.com" w:date="2025-06-12T08:46:00Z">
        <w:r w:rsidR="00480E07">
          <w:t xml:space="preserve">, with the U.S. national rate </w:t>
        </w:r>
      </w:ins>
      <w:ins w:id="815" w:author="davidlgreene49@gmail.com" w:date="2025-06-12T08:47:00Z">
        <w:r w:rsidR="00480E07">
          <w:t>represented by the dashed black line</w:t>
        </w:r>
      </w:ins>
      <w:ins w:id="816" w:author="davidlgreene49@gmail.com" w:date="2025-06-12T08:37:00Z">
        <w:r w:rsidR="00955F45">
          <w:rPr>
            <w:rStyle w:val="FootnoteReference"/>
          </w:rPr>
          <w:footnoteReference w:id="13"/>
        </w:r>
      </w:ins>
      <w:del w:id="819" w:author="davidlgreene49@gmail.com" w:date="2025-06-11T14:36:00Z">
        <w:r w:rsidR="00AC71CF" w:rsidRPr="00205770" w:rsidDel="003E3984">
          <w:delText>Appendix B</w:delText>
        </w:r>
      </w:del>
      <w:r w:rsidR="00AC71CF" w:rsidRPr="00205770">
        <w:t>)</w:t>
      </w:r>
      <w:r w:rsidRPr="00205770">
        <w:t>.</w:t>
      </w:r>
      <w:r w:rsidR="00F94E96" w:rsidRPr="00205770">
        <w:t xml:space="preserve"> </w:t>
      </w:r>
      <w:del w:id="820" w:author="davidlgreene49@gmail.com" w:date="2025-06-12T08:37:00Z">
        <w:r w:rsidR="00F94E96" w:rsidRPr="00205770" w:rsidDel="00955F45">
          <w:delText xml:space="preserve">The graphs in Appendix B </w:delText>
        </w:r>
      </w:del>
      <w:del w:id="821" w:author="davidlgreene49@gmail.com" w:date="2025-06-11T14:37:00Z">
        <w:r w:rsidR="00F94E96" w:rsidRPr="00205770" w:rsidDel="003E3984">
          <w:delText>indicate</w:delText>
        </w:r>
      </w:del>
      <w:del w:id="822" w:author="davidlgreene49@gmail.com" w:date="2025-06-12T08:38:00Z">
        <w:r w:rsidR="00F94E96" w:rsidRPr="00205770" w:rsidDel="00955F45">
          <w:delText xml:space="preserve"> that </w:delText>
        </w:r>
      </w:del>
      <w:ins w:id="823" w:author="davidlgreene49@gmail.com" w:date="2025-06-12T08:38:00Z">
        <w:r w:rsidR="00955F45">
          <w:t xml:space="preserve"> </w:t>
        </w:r>
      </w:ins>
      <w:del w:id="824" w:author="davidlgreene49@gmail.com" w:date="2025-06-12T08:38:00Z">
        <w:r w:rsidR="00F94E96" w:rsidRPr="00205770" w:rsidDel="00955F45">
          <w:delText>s</w:delText>
        </w:r>
      </w:del>
      <w:ins w:id="825" w:author="davidlgreene49@gmail.com" w:date="2025-06-12T08:38:00Z">
        <w:r w:rsidR="00955F45">
          <w:t>S</w:t>
        </w:r>
      </w:ins>
      <w:r w:rsidR="00F94E96" w:rsidRPr="00205770">
        <w:t xml:space="preserve">ome states, especially in the </w:t>
      </w:r>
      <w:ins w:id="826" w:author="davidlgreene49@gmail.com" w:date="2025-06-12T08:47:00Z">
        <w:r w:rsidR="00480E07">
          <w:t>S</w:t>
        </w:r>
      </w:ins>
      <w:del w:id="827" w:author="davidlgreene49@gmail.com" w:date="2025-06-12T08:47:00Z">
        <w:r w:rsidR="00F94E96" w:rsidRPr="00205770" w:rsidDel="00480E07">
          <w:delText>s</w:delText>
        </w:r>
      </w:del>
      <w:r w:rsidR="00F94E96" w:rsidRPr="00205770">
        <w:t>outh</w:t>
      </w:r>
      <w:del w:id="828" w:author="davidlgreene49@gmail.com" w:date="2025-06-12T08:47:00Z">
        <w:r w:rsidR="00F94E96" w:rsidRPr="00205770" w:rsidDel="00480E07">
          <w:delText>ern</w:delText>
        </w:r>
      </w:del>
      <w:r w:rsidR="00F94E96" w:rsidRPr="00205770">
        <w:t xml:space="preserve">, </w:t>
      </w:r>
      <w:ins w:id="829" w:author="davidlgreene49@gmail.com" w:date="2025-06-12T08:47:00Z">
        <w:r w:rsidR="00480E07">
          <w:t>M</w:t>
        </w:r>
      </w:ins>
      <w:del w:id="830" w:author="davidlgreene49@gmail.com" w:date="2025-06-12T08:47:00Z">
        <w:r w:rsidR="00F94E96" w:rsidRPr="00205770" w:rsidDel="00480E07">
          <w:delText>m</w:delText>
        </w:r>
      </w:del>
      <w:r w:rsidR="00F94E96" w:rsidRPr="00205770">
        <w:t>idwest</w:t>
      </w:r>
      <w:del w:id="831" w:author="davidlgreene49@gmail.com" w:date="2025-06-12T08:47:00Z">
        <w:r w:rsidR="00F94E96" w:rsidRPr="00205770" w:rsidDel="00480E07">
          <w:delText>ern</w:delText>
        </w:r>
      </w:del>
      <w:r w:rsidR="00F94E96" w:rsidRPr="00205770">
        <w:t xml:space="preserve"> and </w:t>
      </w:r>
      <w:ins w:id="832" w:author="davidlgreene49@gmail.com" w:date="2025-06-12T08:48:00Z">
        <w:r w:rsidR="00480E07">
          <w:t>Mountain West</w:t>
        </w:r>
      </w:ins>
      <w:del w:id="833" w:author="davidlgreene49@gmail.com" w:date="2025-06-12T08:48:00Z">
        <w:r w:rsidR="00F94E96" w:rsidRPr="00205770" w:rsidDel="00480E07">
          <w:delText>western mountain</w:delText>
        </w:r>
        <w:r w:rsidR="00F94E96" w:rsidDel="00480E07">
          <w:delText xml:space="preserve"> regions</w:delText>
        </w:r>
      </w:del>
      <w:r w:rsidR="00F94E96">
        <w:t xml:space="preserve"> have net survival rates higher than the national average</w:t>
      </w:r>
      <w:del w:id="834" w:author="davidlgreene49@gmail.com" w:date="2025-06-12T08:39:00Z">
        <w:r w:rsidR="00F94E96" w:rsidDel="00955F45">
          <w:delText>, especiall</w:delText>
        </w:r>
      </w:del>
      <w:del w:id="835" w:author="davidlgreene49@gmail.com" w:date="2025-06-12T08:38:00Z">
        <w:r w:rsidR="00F94E96" w:rsidDel="00955F45">
          <w:delText>y</w:delText>
        </w:r>
      </w:del>
      <w:r w:rsidR="00F94E96">
        <w:t xml:space="preserve"> for newer used vehicles. </w:t>
      </w:r>
      <w:ins w:id="836" w:author="davidlgreene49@gmail.com" w:date="2025-06-12T08:41:00Z">
        <w:r w:rsidR="00955F45">
          <w:t xml:space="preserve">In Figure 2, Michigan, New York and California </w:t>
        </w:r>
      </w:ins>
      <w:ins w:id="837" w:author="davidlgreene49@gmail.com" w:date="2025-06-12T08:42:00Z">
        <w:r w:rsidR="00955F45">
          <w:t>exhibit a sharp drop in net survival in year two while Texas and Alabama have sharp increases that exceed 1.</w:t>
        </w:r>
      </w:ins>
      <w:ins w:id="838" w:author="davidlgreene49@gmail.com" w:date="2025-06-12T08:43:00Z">
        <w:r w:rsidR="00955F45">
          <w:t>0 (100%). Net survival rates exceeding 1.0 indicate net migration of vehicles into the state</w:t>
        </w:r>
      </w:ins>
      <w:ins w:id="839" w:author="davidlgreene49@gmail.com" w:date="2025-06-12T08:44:00Z">
        <w:r w:rsidR="00955F45">
          <w:t xml:space="preserve"> but net migration rates less than 1.0 reflect a combination of emigration and scrappage.</w:t>
        </w:r>
      </w:ins>
      <w:ins w:id="840" w:author="davidlgreene49@gmail.com" w:date="2025-06-12T08:48:00Z">
        <w:r w:rsidR="00480E07">
          <w:t xml:space="preserve"> </w:t>
        </w:r>
      </w:ins>
      <w:ins w:id="841" w:author="davidlgreene49@gmail.com" w:date="2025-06-12T08:49:00Z">
        <w:r w:rsidR="00480E07">
          <w:t>All the curves decrease until 20-25 years of age</w:t>
        </w:r>
      </w:ins>
      <w:ins w:id="842" w:author="davidlgreene49@gmail.com" w:date="2025-06-12T08:50:00Z">
        <w:r w:rsidR="00480E07">
          <w:t xml:space="preserve"> and then increase, as vehicles apparently become collectors’ items. Beyond about 30 years, </w:t>
        </w:r>
      </w:ins>
      <w:ins w:id="843" w:author="davidlgreene49@gmail.com" w:date="2025-06-12T08:51:00Z">
        <w:r w:rsidR="00480E07">
          <w:t>relatively few vehicles remain in operation and the net survival rates become noisier.</w:t>
        </w:r>
      </w:ins>
      <w:del w:id="844" w:author="davidlgreene49@gmail.com" w:date="2025-06-12T08:40:00Z">
        <w:r w:rsidR="00F94E96" w:rsidDel="00955F45">
          <w:delText>Several exhibit net survival rates greater than 1.0 for newer vehicles, indicative of ne</w:delText>
        </w:r>
        <w:r w:rsidR="00E724EB" w:rsidDel="00955F45">
          <w:delText>t</w:delText>
        </w:r>
        <w:r w:rsidR="00F94E96" w:rsidDel="00955F45">
          <w:delText xml:space="preserve"> i</w:delText>
        </w:r>
        <w:r w:rsidR="00E724EB" w:rsidDel="00955F45">
          <w:delText>m</w:delText>
        </w:r>
        <w:r w:rsidR="00F94E96" w:rsidDel="00955F45">
          <w:delText>migration of newer used vehicles</w:delText>
        </w:r>
        <w:r w:rsidR="000C790C" w:rsidDel="00955F45">
          <w:delText xml:space="preserve"> that exceeds scrappage rates</w:delText>
        </w:r>
        <w:r w:rsidR="00F94E96" w:rsidDel="00955F45">
          <w:delText>. Other states, particularly in the Northeast, exhibit survival</w:delText>
        </w:r>
      </w:del>
      <w:del w:id="845" w:author="davidlgreene49@gmail.com" w:date="2025-06-11T14:39:00Z">
        <w:r w:rsidR="00F94E96" w:rsidDel="003E3984">
          <w:delText xml:space="preserve"> </w:delText>
        </w:r>
      </w:del>
      <w:del w:id="846" w:author="davidlgreene49@gmail.com" w:date="2025-06-12T08:40:00Z">
        <w:r w:rsidR="00F94E96" w:rsidDel="00955F45">
          <w:delText>rates below the national average for younger used vehicles</w:delText>
        </w:r>
        <w:r w:rsidR="001F2601" w:rsidDel="00955F45">
          <w:delText xml:space="preserve">, </w:delText>
        </w:r>
      </w:del>
      <w:del w:id="847" w:author="davidlgreene49@gmail.com" w:date="2025-06-12T08:41:00Z">
        <w:r w:rsidR="001F2601" w:rsidDel="00955F45">
          <w:delText>suggesting</w:delText>
        </w:r>
      </w:del>
      <w:r w:rsidR="001F2601">
        <w:t xml:space="preserve"> </w:t>
      </w:r>
      <w:del w:id="848" w:author="davidlgreene49@gmail.com" w:date="2025-06-12T08:45:00Z">
        <w:r w:rsidR="001F2601" w:rsidDel="00955F45">
          <w:delText>that these states may be net exporters of newer used vehicles</w:delText>
        </w:r>
        <w:r w:rsidR="00F94E96" w:rsidDel="00955F45">
          <w:delText xml:space="preserve">. </w:delText>
        </w:r>
        <w:r w:rsidR="0035790F" w:rsidDel="00955F45">
          <w:delText xml:space="preserve">Patterns vary from state to state and with vehicle age. </w:delText>
        </w:r>
      </w:del>
      <w:del w:id="849" w:author="davidlgreene49@gmail.com" w:date="2025-06-11T14:41:00Z">
        <w:r w:rsidR="0035790F" w:rsidDel="003E3984">
          <w:delText>Net vehicle survival rates in Utah and Idaho, for example, exceed the national rates over all ages. In California, net survival rates for younger used vehicles are close to the national rates but survival rates for older used vehicles exceed the national rates by a substantial margin.</w:delText>
        </w:r>
        <w:r w:rsidR="00236BDB" w:rsidDel="003E3984">
          <w:delText xml:space="preserve"> </w:delText>
        </w:r>
      </w:del>
    </w:p>
    <w:p w14:paraId="252F0C64" w14:textId="2AC58AF5" w:rsidR="003E3984" w:rsidRDefault="00955F45">
      <w:pPr>
        <w:jc w:val="center"/>
        <w:rPr>
          <w:ins w:id="850" w:author="davidlgreene49@gmail.com" w:date="2025-06-12T09:13:00Z"/>
        </w:rPr>
      </w:pPr>
      <w:ins w:id="851" w:author="davidlgreene49@gmail.com" w:date="2025-06-12T08:36:00Z">
        <w:r>
          <w:rPr>
            <w:noProof/>
          </w:rPr>
          <w:drawing>
            <wp:inline distT="0" distB="0" distL="0" distR="0" wp14:anchorId="3812A989" wp14:editId="3D6A1C1E">
              <wp:extent cx="4859020" cy="3206750"/>
              <wp:effectExtent l="0" t="0" r="0" b="0"/>
              <wp:docPr id="146861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9020" cy="3206750"/>
                      </a:xfrm>
                      <a:prstGeom prst="rect">
                        <a:avLst/>
                      </a:prstGeom>
                      <a:noFill/>
                    </pic:spPr>
                  </pic:pic>
                </a:graphicData>
              </a:graphic>
            </wp:inline>
          </w:drawing>
        </w:r>
      </w:ins>
    </w:p>
    <w:p w14:paraId="5BA8A8DD" w14:textId="51DBE807" w:rsidR="00BC78DC" w:rsidRDefault="00BC78DC">
      <w:pPr>
        <w:jc w:val="center"/>
        <w:pPrChange w:id="852" w:author="davidlgreene49@gmail.com" w:date="2025-06-11T14:38:00Z">
          <w:pPr/>
        </w:pPrChange>
      </w:pPr>
      <w:ins w:id="853" w:author="davidlgreene49@gmail.com" w:date="2025-06-12T09:13:00Z">
        <w:r>
          <w:lastRenderedPageBreak/>
          <w:t>Figure 2. Observed Net Passenger Car Survival Rates for Six States and the U.S</w:t>
        </w:r>
      </w:ins>
      <w:ins w:id="854" w:author="davidlgreene49@gmail.com" w:date="2025-06-12T09:14:00Z">
        <w:r>
          <w:t>.: 2018-2019.</w:t>
        </w:r>
      </w:ins>
    </w:p>
    <w:p w14:paraId="73FA383E" w14:textId="6D89B05E" w:rsidR="00AC30B7" w:rsidRPr="00205770" w:rsidRDefault="00480E07" w:rsidP="006E3A45">
      <w:ins w:id="855" w:author="davidlgreene49@gmail.com" w:date="2025-06-12T08:52:00Z">
        <w:r>
          <w:t xml:space="preserve">Vehicle survival, scrappage and migrations have </w:t>
        </w:r>
      </w:ins>
      <w:ins w:id="856" w:author="davidlgreene49@gmail.com" w:date="2025-06-12T08:53:00Z">
        <w:r>
          <w:t>been s</w:t>
        </w:r>
      </w:ins>
      <w:ins w:id="857" w:author="davidlgreene49@gmail.com" w:date="2025-06-12T08:54:00Z">
        <w:r>
          <w:t>carcely analy</w:t>
        </w:r>
      </w:ins>
      <w:ins w:id="858" w:author="davidlgreene49@gmail.com" w:date="2025-06-12T08:55:00Z">
        <w:r>
          <w:t>zed at the state level</w:t>
        </w:r>
        <w:r>
          <w:rPr>
            <w:rStyle w:val="FootnoteReference"/>
          </w:rPr>
          <w:footnoteReference w:id="14"/>
        </w:r>
        <w:r>
          <w:t>.</w:t>
        </w:r>
      </w:ins>
      <w:ins w:id="875" w:author="davidlgreene49@gmail.com" w:date="2025-06-12T08:53:00Z">
        <w:r>
          <w:t xml:space="preserve"> </w:t>
        </w:r>
      </w:ins>
      <w:ins w:id="876" w:author="davidlgreene49@gmail.com" w:date="2025-06-12T09:04:00Z">
        <w:r w:rsidR="00D91C96">
          <w:t>Given the lack of prior research, we</w:t>
        </w:r>
      </w:ins>
      <w:del w:id="877" w:author="davidlgreene49@gmail.com" w:date="2025-06-12T09:04:00Z">
        <w:r w:rsidR="006E3A45" w:rsidDel="00D91C96">
          <w:delText>An</w:delText>
        </w:r>
      </w:del>
      <w:ins w:id="878" w:author="davidlgreene49@gmail.com" w:date="2025-06-12T09:04:00Z">
        <w:r w:rsidR="00D91C96">
          <w:t xml:space="preserve"> first</w:t>
        </w:r>
      </w:ins>
      <w:ins w:id="879" w:author="davidlgreene49@gmail.com" w:date="2025-06-12T09:05:00Z">
        <w:r w:rsidR="00D91C96">
          <w:t xml:space="preserve"> explored the relationship of a set of potential explanatory variables to net survival rates</w:t>
        </w:r>
      </w:ins>
      <w:ins w:id="880" w:author="davidlgreene49@gmail.com" w:date="2025-06-12T09:06:00Z">
        <w:r w:rsidR="00BC78DC">
          <w:t>.</w:t>
        </w:r>
      </w:ins>
      <w:r w:rsidR="006E3A45">
        <w:t xml:space="preserve"> </w:t>
      </w:r>
      <w:del w:id="881" w:author="davidlgreene49@gmail.com" w:date="2025-06-12T09:07:00Z">
        <w:r w:rsidR="006E3A45" w:rsidDel="00BC78DC">
          <w:delText xml:space="preserve">exploratory statistical analysis </w:delText>
        </w:r>
        <w:r w:rsidR="00884FEE" w:rsidDel="00BC78DC">
          <w:delText>considered</w:delText>
        </w:r>
        <w:r w:rsidR="006E3A45" w:rsidDel="00BC78DC">
          <w:delText xml:space="preserve"> state-specific variables that might be correlated with state </w:delText>
        </w:r>
        <w:r w:rsidR="00D43C43" w:rsidDel="00BC78DC">
          <w:delText xml:space="preserve">net survival rates. </w:delText>
        </w:r>
      </w:del>
      <w:ins w:id="882" w:author="davidlgreene49@gmail.com" w:date="2025-06-12T09:08:00Z">
        <w:r w:rsidR="00BC78DC">
          <w:t xml:space="preserve"> For this exploratory analysis we used state data for only 2018-2019 net survival rates and </w:t>
        </w:r>
      </w:ins>
      <w:del w:id="883" w:author="davidlgreene49@gmail.com" w:date="2025-06-12T09:08:00Z">
        <w:r w:rsidR="00884FEE" w:rsidDel="00BC78DC">
          <w:delText>A</w:delText>
        </w:r>
      </w:del>
      <w:ins w:id="884" w:author="davidlgreene49@gmail.com" w:date="2025-06-12T09:08:00Z">
        <w:r w:rsidR="00BC78DC">
          <w:t>a</w:t>
        </w:r>
      </w:ins>
      <w:r w:rsidR="00D43C43">
        <w:t>verage</w:t>
      </w:r>
      <w:ins w:id="885" w:author="davidlgreene49@gmail.com" w:date="2025-06-12T09:08:00Z">
        <w:r w:rsidR="00BC78DC">
          <w:t>d</w:t>
        </w:r>
      </w:ins>
      <w:r w:rsidR="00D43C43">
        <w:t xml:space="preserve"> state survival rates</w:t>
      </w:r>
      <w:r w:rsidR="00884FEE">
        <w:t xml:space="preserve"> </w:t>
      </w:r>
      <w:del w:id="886" w:author="davidlgreene49@gmail.com" w:date="2025-06-12T09:09:00Z">
        <w:r w:rsidR="00884FEE" w:rsidDel="00BC78DC">
          <w:delText xml:space="preserve">weighted by </w:delText>
        </w:r>
        <w:r w:rsidR="0039698F" w:rsidDel="00BC78DC">
          <w:delText>an</w:delText>
        </w:r>
        <w:r w:rsidR="00AC30B7" w:rsidDel="00BC78DC">
          <w:delText xml:space="preserve"> approximate</w:delText>
        </w:r>
        <w:r w:rsidR="0039698F" w:rsidDel="00BC78DC">
          <w:delText xml:space="preserve"> estimate of the</w:delText>
        </w:r>
        <w:r w:rsidR="00884FEE" w:rsidDel="00BC78DC">
          <w:delText xml:space="preserve"> </w:delText>
        </w:r>
        <w:r w:rsidR="00AC30B7" w:rsidDel="00BC78DC">
          <w:delText>share</w:delText>
        </w:r>
        <w:r w:rsidR="00884FEE" w:rsidDel="00BC78DC">
          <w:delText xml:space="preserve"> of </w:delText>
        </w:r>
        <w:r w:rsidR="00A26071" w:rsidDel="00BC78DC">
          <w:delText xml:space="preserve">VIO </w:delText>
        </w:r>
        <w:r w:rsidR="00884FEE" w:rsidDel="00BC78DC">
          <w:delText xml:space="preserve"> </w:delText>
        </w:r>
        <w:r w:rsidR="00D43C43" w:rsidDel="00BC78DC">
          <w:delText xml:space="preserve">were calculated </w:delText>
        </w:r>
      </w:del>
      <w:r w:rsidR="00D43C43">
        <w:t xml:space="preserve">for </w:t>
      </w:r>
      <w:r w:rsidR="00541F62">
        <w:t>five</w:t>
      </w:r>
      <w:r w:rsidR="00D43C43">
        <w:t xml:space="preserve"> age groups: </w:t>
      </w:r>
      <w:r w:rsidR="00AA6EEE">
        <w:t>0</w:t>
      </w:r>
      <w:r w:rsidR="00E86A1B">
        <w:t xml:space="preserve"> to </w:t>
      </w:r>
      <w:r w:rsidR="00AA6EEE">
        <w:t xml:space="preserve">3, 4 to 9, 10 </w:t>
      </w:r>
      <w:r w:rsidR="00541F62">
        <w:t>to 15, 16 to 25 and &gt;25 years old</w:t>
      </w:r>
      <w:r w:rsidR="00D43C43">
        <w:t>.</w:t>
      </w:r>
      <w:r w:rsidR="00CD249A">
        <w:t xml:space="preserve"> These groupings were chosen to represent different aspects of the used vehicle market. </w:t>
      </w:r>
      <w:r w:rsidR="00AA6EEE">
        <w:t xml:space="preserve"> </w:t>
      </w:r>
      <w:r w:rsidR="00CD249A">
        <w:t xml:space="preserve">At two and three years, vehicles </w:t>
      </w:r>
      <w:r w:rsidR="00CD249A" w:rsidRPr="00205770">
        <w:t>owned by rental companies and held by individuals on leases are</w:t>
      </w:r>
      <w:r w:rsidR="00AC30B7" w:rsidRPr="00205770">
        <w:t xml:space="preserve"> typically</w:t>
      </w:r>
      <w:r w:rsidR="00CD249A" w:rsidRPr="00205770">
        <w:t xml:space="preserve"> offered for sale as used vehicles. New car dealers are most active in this market segment (C</w:t>
      </w:r>
      <w:r w:rsidR="008227CC" w:rsidRPr="00205770">
        <w:t>ox Automotive, 2021</w:t>
      </w:r>
      <w:r w:rsidR="00CD249A" w:rsidRPr="00205770">
        <w:t>). Non-</w:t>
      </w:r>
      <w:ins w:id="887" w:author="davidlgreene49@gmail.com" w:date="2025-06-12T09:10:00Z">
        <w:r w:rsidR="00BC78DC">
          <w:t>manufacturer-</w:t>
        </w:r>
      </w:ins>
      <w:r w:rsidR="00CD249A" w:rsidRPr="00205770">
        <w:t>franchised used car dealers are most active in the market for 4 to 9-year-old vehicles.</w:t>
      </w:r>
      <w:r w:rsidR="00AC30B7" w:rsidRPr="00205770">
        <w:t xml:space="preserve"> Online retail services are active in both markets.</w:t>
      </w:r>
      <w:r w:rsidR="00CD249A" w:rsidRPr="00205770">
        <w:t xml:space="preserve"> </w:t>
      </w:r>
      <w:r w:rsidR="00884FEE" w:rsidRPr="00205770">
        <w:t>Although all types of used vehicle sales are present at all ages, b</w:t>
      </w:r>
      <w:r w:rsidR="00CD249A" w:rsidRPr="00205770">
        <w:t xml:space="preserve">eyond nine years, the used vehicle market is a mixture of used vehicle dealers, on-line </w:t>
      </w:r>
      <w:r w:rsidR="005351D5" w:rsidRPr="00205770">
        <w:t>sales and person-to-person transactions.</w:t>
      </w:r>
      <w:r w:rsidR="00884FEE" w:rsidRPr="00205770">
        <w:t xml:space="preserve"> As vehicle age increases, private sales become more </w:t>
      </w:r>
      <w:r w:rsidR="00946E9E" w:rsidRPr="00205770">
        <w:t>freque</w:t>
      </w:r>
      <w:r w:rsidR="00884FEE" w:rsidRPr="00205770">
        <w:t>nt.</w:t>
      </w:r>
      <w:r w:rsidR="005351D5" w:rsidRPr="00205770">
        <w:t xml:space="preserve"> </w:t>
      </w:r>
      <w:ins w:id="888" w:author="davidlgreene49@gmail.com" w:date="2025-06-12T09:11:00Z">
        <w:r w:rsidR="00BC78DC">
          <w:t>Cars can migrate</w:t>
        </w:r>
      </w:ins>
      <w:ins w:id="889" w:author="davidlgreene49@gmail.com" w:date="2025-06-12T09:12:00Z">
        <w:r w:rsidR="00BC78DC">
          <w:t xml:space="preserve"> from state to state</w:t>
        </w:r>
      </w:ins>
      <w:ins w:id="890" w:author="davidlgreene49@gmail.com" w:date="2025-06-12T09:11:00Z">
        <w:r w:rsidR="00BC78DC">
          <w:t xml:space="preserve"> with their owners at any age</w:t>
        </w:r>
      </w:ins>
      <w:ins w:id="891" w:author="davidlgreene49@gmail.com" w:date="2025-06-12T09:12:00Z">
        <w:r w:rsidR="00BC78DC">
          <w:t>.</w:t>
        </w:r>
      </w:ins>
    </w:p>
    <w:p w14:paraId="4B09A403" w14:textId="3BEC5652" w:rsidR="00CD249A" w:rsidRDefault="00AC30B7" w:rsidP="006E3A45">
      <w:pPr>
        <w:rPr>
          <w:ins w:id="892" w:author="davidlgreene49@gmail.com" w:date="2025-06-12T09:22:00Z"/>
        </w:rPr>
      </w:pPr>
      <w:r w:rsidRPr="00205770">
        <w:t>True scrappage (disposal) rates are very low</w:t>
      </w:r>
      <w:ins w:id="893" w:author="davidlgreene49@gmail.com" w:date="2025-06-12T09:14:00Z">
        <w:r w:rsidR="00BC78DC">
          <w:t xml:space="preserve"> (1% to 5%)</w:t>
        </w:r>
      </w:ins>
      <w:r w:rsidRPr="00205770">
        <w:t xml:space="preserve"> for vehicles less than </w:t>
      </w:r>
      <w:r w:rsidR="002A3E9C" w:rsidRPr="00205770">
        <w:t>nine</w:t>
      </w:r>
      <w:r w:rsidRPr="00205770">
        <w:t xml:space="preserve"> years old</w:t>
      </w:r>
      <w:ins w:id="894" w:author="davidlgreene49@gmail.com" w:date="2025-06-12T09:15:00Z">
        <w:r w:rsidR="00BC78DC">
          <w:t xml:space="preserve"> (Figure 2)</w:t>
        </w:r>
      </w:ins>
      <w:r w:rsidRPr="00205770">
        <w:t>. Scrappage of the youngest used vehicles is typically caused by severe accident damage or other cat</w:t>
      </w:r>
      <w:r w:rsidR="00E724EB" w:rsidRPr="00205770">
        <w:t>a</w:t>
      </w:r>
      <w:r w:rsidRPr="00205770">
        <w:t>strophic event</w:t>
      </w:r>
      <w:r w:rsidR="00630470" w:rsidRPr="00205770">
        <w:t>s</w:t>
      </w:r>
      <w:r w:rsidRPr="00205770">
        <w:t xml:space="preserve">. </w:t>
      </w:r>
      <w:r w:rsidR="005351D5" w:rsidRPr="00205770">
        <w:t>Scrappage rates increase rapidly for vehicles from nine years old to 20 to 25 years of age and tend to decrease thereafter</w:t>
      </w:r>
      <w:r w:rsidR="00884FEE" w:rsidRPr="00205770">
        <w:t xml:space="preserve"> as vehicles increasingly become collectors’ items</w:t>
      </w:r>
      <w:r w:rsidR="005351D5" w:rsidRPr="00205770">
        <w:t xml:space="preserve"> (Greene and Leard, 202</w:t>
      </w:r>
      <w:r w:rsidR="00633792" w:rsidRPr="00205770">
        <w:t>4</w:t>
      </w:r>
      <w:r w:rsidR="008227CC" w:rsidRPr="00205770">
        <w:t>a</w:t>
      </w:r>
      <w:r w:rsidR="005351D5" w:rsidRPr="00205770">
        <w:t>).</w:t>
      </w:r>
      <w:r w:rsidR="002A3E9C" w:rsidRPr="00205770">
        <w:t xml:space="preserve"> Therefore, we</w:t>
      </w:r>
      <w:del w:id="895" w:author="davidlgreene49@gmail.com" w:date="2025-06-12T09:17:00Z">
        <w:r w:rsidR="002A3E9C" w:rsidRPr="00205770" w:rsidDel="00613636">
          <w:delText xml:space="preserve"> might</w:delText>
        </w:r>
      </w:del>
      <w:r w:rsidR="002A3E9C" w:rsidRPr="00205770">
        <w:t xml:space="preserve"> expect differences in survival rates for younger used vehicles to </w:t>
      </w:r>
      <w:ins w:id="896" w:author="davidlgreene49@gmail.com" w:date="2025-06-12T09:16:00Z">
        <w:r w:rsidR="00613636">
          <w:t>be strongly influenced by</w:t>
        </w:r>
      </w:ins>
      <w:del w:id="897" w:author="davidlgreene49@gmail.com" w:date="2025-06-12T09:16:00Z">
        <w:r w:rsidR="002A3E9C" w:rsidRPr="00205770" w:rsidDel="00613636">
          <w:delText>reflect</w:delText>
        </w:r>
      </w:del>
      <w:r w:rsidR="002A3E9C" w:rsidRPr="00205770">
        <w:t xml:space="preserve"> migrations of vehicles from one state to another</w:t>
      </w:r>
      <w:ins w:id="898" w:author="davidlgreene49@gmail.com" w:date="2025-06-12T09:17:00Z">
        <w:r w:rsidR="00613636">
          <w:t>, whether</w:t>
        </w:r>
      </w:ins>
      <w:del w:id="899" w:author="davidlgreene49@gmail.com" w:date="2025-06-12T09:17:00Z">
        <w:r w:rsidR="002A3E9C" w:rsidRPr="00205770" w:rsidDel="00613636">
          <w:delText>. This could be</w:delText>
        </w:r>
      </w:del>
      <w:r w:rsidR="002A3E9C" w:rsidRPr="00205770">
        <w:t xml:space="preserve"> caused by migrations of people or by differences in the demand for new and used vehicles</w:t>
      </w:r>
      <w:del w:id="900" w:author="davidlgreene49@gmail.com" w:date="2025-06-12T09:18:00Z">
        <w:r w:rsidR="002A3E9C" w:rsidRPr="00205770" w:rsidDel="00613636">
          <w:delText xml:space="preserve"> among states</w:delText>
        </w:r>
      </w:del>
      <w:r w:rsidR="002A3E9C" w:rsidRPr="00205770">
        <w:t>. Differences in survival rates for vehicles aged 10 to 25 years, when survival rates decline fastest, should</w:t>
      </w:r>
      <w:r w:rsidR="001F2601" w:rsidRPr="00205770">
        <w:t xml:space="preserve"> also</w:t>
      </w:r>
      <w:r w:rsidR="002A3E9C" w:rsidRPr="00205770">
        <w:t xml:space="preserve"> reflect differences in wear and tear due to usage and environmental factors.</w:t>
      </w:r>
      <w:r w:rsidR="005351D5" w:rsidRPr="00205770">
        <w:t xml:space="preserve"> </w:t>
      </w:r>
      <w:r w:rsidR="00884FEE" w:rsidRPr="00205770">
        <w:t>By d</w:t>
      </w:r>
      <w:r w:rsidR="005351D5" w:rsidRPr="00205770">
        <w:t>ividing</w:t>
      </w:r>
      <w:r w:rsidR="00884FEE" w:rsidRPr="00205770">
        <w:t xml:space="preserve"> </w:t>
      </w:r>
      <w:r w:rsidR="005351D5" w:rsidRPr="00205770">
        <w:t xml:space="preserve">the statistical analysis </w:t>
      </w:r>
      <w:r w:rsidR="00630470" w:rsidRPr="00205770">
        <w:t>into</w:t>
      </w:r>
      <w:r w:rsidR="005351D5" w:rsidRPr="00205770">
        <w:t xml:space="preserve"> age </w:t>
      </w:r>
      <w:r w:rsidR="00ED3674" w:rsidRPr="00205770">
        <w:t>groups,</w:t>
      </w:r>
      <w:r w:rsidR="005351D5" w:rsidRPr="00205770">
        <w:t xml:space="preserve"> </w:t>
      </w:r>
      <w:r w:rsidR="00884FEE" w:rsidRPr="00205770">
        <w:t>we hoped to</w:t>
      </w:r>
      <w:r w:rsidR="005351D5" w:rsidRPr="00205770">
        <w:t xml:space="preserve"> </w:t>
      </w:r>
      <w:r w:rsidRPr="00205770">
        <w:t>identify</w:t>
      </w:r>
      <w:r w:rsidR="005351D5" w:rsidRPr="00205770">
        <w:t xml:space="preserve"> differences in</w:t>
      </w:r>
      <w:r w:rsidR="002A3E9C" w:rsidRPr="00205770">
        <w:t xml:space="preserve"> the</w:t>
      </w:r>
      <w:r w:rsidR="005351D5" w:rsidRPr="00205770">
        <w:t xml:space="preserve"> factors affecting </w:t>
      </w:r>
      <w:r w:rsidR="00884FEE" w:rsidRPr="00205770">
        <w:t>ne</w:t>
      </w:r>
      <w:r w:rsidR="005351D5" w:rsidRPr="00205770">
        <w:t xml:space="preserve">t survival (scrappage plus migration) </w:t>
      </w:r>
      <w:r w:rsidR="002A3E9C" w:rsidRPr="00205770">
        <w:t>as vehicles age</w:t>
      </w:r>
      <w:r w:rsidR="005351D5" w:rsidRPr="00205770">
        <w:t>.</w:t>
      </w:r>
      <w:r w:rsidR="00AE1D37" w:rsidRPr="00205770">
        <w:t xml:space="preserve"> Scrappage rates as a function of age have also been shown to vary by vehicle types (Greene and Leard, 202</w:t>
      </w:r>
      <w:r w:rsidR="001F2601" w:rsidRPr="00205770">
        <w:t>4a</w:t>
      </w:r>
      <w:r w:rsidR="00AE1D37" w:rsidRPr="00205770">
        <w:t>). We divided light-duty vehicles into the same three vehicle types as that study: passenger cars, SUVs</w:t>
      </w:r>
      <w:r w:rsidR="00BA346F">
        <w:t xml:space="preserve"> and vans,</w:t>
      </w:r>
      <w:r w:rsidR="00AE1D37" w:rsidRPr="00205770">
        <w:t xml:space="preserve"> and pickup trucks.</w:t>
      </w:r>
    </w:p>
    <w:p w14:paraId="1B6146E5" w14:textId="7CCA5399" w:rsidR="00613636" w:rsidRDefault="00613636" w:rsidP="006E3A45">
      <w:ins w:id="901" w:author="davidlgreene49@gmail.com" w:date="2025-06-12T09:22:00Z">
        <w:r>
          <w:t>We</w:t>
        </w:r>
        <w:r w:rsidRPr="00613636">
          <w:t xml:space="preserve"> </w:t>
        </w:r>
        <w:r>
          <w:t>assembled</w:t>
        </w:r>
      </w:ins>
      <w:ins w:id="902" w:author="davidlgreene49@gmail.com" w:date="2025-06-12T09:23:00Z">
        <w:r>
          <w:t xml:space="preserve"> indicators for four potential determinants of net survival rates</w:t>
        </w:r>
      </w:ins>
      <w:ins w:id="903" w:author="davidlgreene49@gmail.com" w:date="2025-06-12T09:34:00Z">
        <w:r w:rsidR="00BB664A">
          <w:rPr>
            <w:rStyle w:val="FootnoteReference"/>
          </w:rPr>
          <w:footnoteReference w:id="15"/>
        </w:r>
      </w:ins>
      <w:ins w:id="906" w:author="davidlgreene49@gmail.com" w:date="2025-06-12T09:23:00Z">
        <w:r>
          <w:t>: 1) economic</w:t>
        </w:r>
      </w:ins>
      <w:ins w:id="907" w:author="davidlgreene49@gmail.com" w:date="2025-06-12T09:24:00Z">
        <w:r>
          <w:t>, 2) demographic, 3) geographic, 4) consumer preferences and 5) vehicl</w:t>
        </w:r>
      </w:ins>
      <w:ins w:id="908" w:author="davidlgreene49@gmail.com" w:date="2025-06-12T09:25:00Z">
        <w:r>
          <w:t xml:space="preserve">e wear and tear. In the economic category we included growth in </w:t>
        </w:r>
      </w:ins>
      <w:ins w:id="909" w:author="davidlgreene49@gmail.com" w:date="2025-06-12T09:26:00Z">
        <w:r>
          <w:t xml:space="preserve">disposable income, state GDP and employment, </w:t>
        </w:r>
        <w:r w:rsidR="00BB664A">
          <w:t>and two measures of the distribution of wealth, median household income and the share of income of the top</w:t>
        </w:r>
      </w:ins>
      <w:ins w:id="910" w:author="davidlgreene49@gmail.com" w:date="2025-06-12T09:27:00Z">
        <w:r w:rsidR="00BB664A">
          <w:t xml:space="preserve"> income</w:t>
        </w:r>
      </w:ins>
      <w:ins w:id="911" w:author="davidlgreene49@gmail.com" w:date="2025-06-12T09:26:00Z">
        <w:r w:rsidR="00BB664A">
          <w:t xml:space="preserve"> </w:t>
        </w:r>
      </w:ins>
      <w:ins w:id="912" w:author="davidlgreene49@gmail.com" w:date="2025-06-12T09:27:00Z">
        <w:r w:rsidR="00BB664A">
          <w:t>decile. Geographic variables were population density</w:t>
        </w:r>
      </w:ins>
      <w:ins w:id="913" w:author="davidlgreene49@gmail.com" w:date="2025-06-12T10:19:00Z">
        <w:r w:rsidR="00B34857">
          <w:t>, fraction of population living in rural areas</w:t>
        </w:r>
      </w:ins>
      <w:ins w:id="914" w:author="davidlgreene49@gmail.com" w:date="2025-06-12T09:28:00Z">
        <w:r w:rsidR="00BB664A">
          <w:t>. Demographic variables included growth in the driving age (over 16</w:t>
        </w:r>
      </w:ins>
      <w:ins w:id="915" w:author="davidlgreene49@gmail.com" w:date="2025-06-12T09:29:00Z">
        <w:r w:rsidR="00BB664A">
          <w:t>) population and net migration. The indices of income distr</w:t>
        </w:r>
      </w:ins>
      <w:ins w:id="916" w:author="davidlgreene49@gmail.com" w:date="2025-06-12T09:30:00Z">
        <w:r w:rsidR="00BB664A">
          <w:t>ibution are also expected to influence preferences for new and used vehicles, and to those we added</w:t>
        </w:r>
      </w:ins>
      <w:ins w:id="917" w:author="davidlgreene49@gmail.com" w:date="2025-06-12T10:27:00Z">
        <w:r w:rsidR="00D92F97">
          <w:t xml:space="preserve"> the percent of new cars that were leased rather than purchased,</w:t>
        </w:r>
      </w:ins>
      <w:ins w:id="918" w:author="davidlgreene49@gmail.com" w:date="2025-06-12T09:30:00Z">
        <w:r w:rsidR="00BB664A">
          <w:t xml:space="preserve"> the percent of the </w:t>
        </w:r>
        <w:r w:rsidR="00BB664A">
          <w:lastRenderedPageBreak/>
          <w:t>population with a bachelor’s degree or higher and the percent without</w:t>
        </w:r>
      </w:ins>
      <w:ins w:id="919" w:author="davidlgreene49@gmail.com" w:date="2025-06-12T09:31:00Z">
        <w:r w:rsidR="00BB664A">
          <w:t xml:space="preserve"> a high school diploma. Wear and tear </w:t>
        </w:r>
        <w:proofErr w:type="gramStart"/>
        <w:r w:rsidR="00BB664A">
          <w:t>was</w:t>
        </w:r>
        <w:proofErr w:type="gramEnd"/>
        <w:r w:rsidR="00BB664A">
          <w:t xml:space="preserve"> repr</w:t>
        </w:r>
      </w:ins>
      <w:ins w:id="920" w:author="davidlgreene49@gmail.com" w:date="2025-06-12T09:32:00Z">
        <w:r w:rsidR="00BB664A">
          <w:t>esented by average annual miles per vehicle, annual salt usage</w:t>
        </w:r>
      </w:ins>
      <w:ins w:id="921" w:author="davidlgreene49@gmail.com" w:date="2025-06-12T10:20:00Z">
        <w:r w:rsidR="00D92F97">
          <w:t>,</w:t>
        </w:r>
      </w:ins>
      <w:ins w:id="922" w:author="davidlgreene49@gmail.com" w:date="2025-06-12T09:32:00Z">
        <w:r w:rsidR="00BB664A">
          <w:t xml:space="preserve"> traffic fatalities per 100,000 vehicles</w:t>
        </w:r>
      </w:ins>
      <w:ins w:id="923" w:author="davidlgreene49@gmail.com" w:date="2025-06-12T10:20:00Z">
        <w:r w:rsidR="00D92F97">
          <w:t xml:space="preserve">, and the </w:t>
        </w:r>
        <w:proofErr w:type="gramStart"/>
        <w:r w:rsidR="00D92F97">
          <w:t>percent</w:t>
        </w:r>
        <w:proofErr w:type="gramEnd"/>
        <w:r w:rsidR="00D92F97">
          <w:t xml:space="preserve"> of Interstate Highway miles frequently congested</w:t>
        </w:r>
      </w:ins>
      <w:ins w:id="924" w:author="davidlgreene49@gmail.com" w:date="2025-06-12T09:32:00Z">
        <w:r w:rsidR="00BB664A">
          <w:t>.</w:t>
        </w:r>
      </w:ins>
      <w:ins w:id="925" w:author="davidlgreene49@gmail.com" w:date="2025-06-17T08:33:00Z" w16du:dateUtc="2025-06-17T12:33:00Z">
        <w:r w:rsidR="00854531">
          <w:t xml:space="preserve"> The dependent variable was </w:t>
        </w:r>
      </w:ins>
      <w:ins w:id="926" w:author="davidlgreene49@gmail.com" w:date="2025-06-17T08:34:00Z" w16du:dateUtc="2025-06-17T12:34:00Z">
        <w:r w:rsidR="00854531">
          <w:t>the average age group survival rate</w:t>
        </w:r>
      </w:ins>
      <w:ins w:id="927" w:author="davidlgreene49@gmail.com" w:date="2025-06-17T08:35:00Z" w16du:dateUtc="2025-06-17T12:35:00Z">
        <w:r w:rsidR="00854531">
          <w:t xml:space="preserve"> for each vehicle </w:t>
        </w:r>
      </w:ins>
      <w:ins w:id="928" w:author="davidlgreene49@gmail.com" w:date="2025-06-17T08:36:00Z" w16du:dateUtc="2025-06-17T12:36:00Z">
        <w:r w:rsidR="00854531">
          <w:t>class</w:t>
        </w:r>
      </w:ins>
      <w:ins w:id="929" w:author="davidlgreene49@gmail.com" w:date="2025-06-17T08:34:00Z" w16du:dateUtc="2025-06-17T12:34:00Z">
        <w:r w:rsidR="00854531">
          <w:t xml:space="preserve"> for each state from 2018 to 2019 minus the national survival rate.</w:t>
        </w:r>
      </w:ins>
    </w:p>
    <w:p w14:paraId="60337D87" w14:textId="136A174C" w:rsidR="00D92F97" w:rsidRDefault="004F0C88" w:rsidP="006E3A45">
      <w:pPr>
        <w:rPr>
          <w:ins w:id="930" w:author="davidlgreene49@gmail.com" w:date="2025-06-12T10:28:00Z"/>
        </w:rPr>
      </w:pPr>
      <w:ins w:id="931" w:author="davidlgreene49@gmail.com" w:date="2025-06-12T10:03:00Z">
        <w:r>
          <w:t>We used the</w:t>
        </w:r>
      </w:ins>
      <w:ins w:id="932" w:author="davidlgreene49@gmail.com" w:date="2025-06-12T10:00:00Z">
        <w:r>
          <w:t xml:space="preserve"> Stata</w:t>
        </w:r>
        <w:r>
          <w:rPr>
            <w:rFonts w:cstheme="minorHAnsi"/>
          </w:rPr>
          <w:t>™</w:t>
        </w:r>
        <w:r>
          <w:t xml:space="preserve"> lasso</w:t>
        </w:r>
      </w:ins>
      <w:ins w:id="933" w:author="davidlgreene49@gmail.com" w:date="2025-06-12T10:03:00Z">
        <w:r>
          <w:t xml:space="preserve"> </w:t>
        </w:r>
      </w:ins>
      <w:ins w:id="934" w:author="davidlgreene49@gmail.com" w:date="2025-06-12T10:04:00Z">
        <w:r>
          <w:t>software for</w:t>
        </w:r>
      </w:ins>
      <w:ins w:id="935" w:author="davidlgreene49@gmail.com" w:date="2025-06-12T10:00:00Z">
        <w:r>
          <w:t xml:space="preserve"> variable selection</w:t>
        </w:r>
        <w:r>
          <w:rPr>
            <w:rStyle w:val="FootnoteReference"/>
          </w:rPr>
          <w:footnoteReference w:id="16"/>
        </w:r>
      </w:ins>
      <w:ins w:id="938" w:author="davidlgreene49@gmail.com" w:date="2025-06-12T10:04:00Z">
        <w:r>
          <w:t xml:space="preserve">. </w:t>
        </w:r>
      </w:ins>
      <w:ins w:id="939" w:author="davidlgreene49@gmail.com" w:date="2025-06-12T10:05:00Z">
        <w:r>
          <w:t>The l</w:t>
        </w:r>
        <w:r w:rsidRPr="004F0C88">
          <w:t>asso</w:t>
        </w:r>
        <w:r>
          <w:t xml:space="preserve"> procedure</w:t>
        </w:r>
        <w:r w:rsidRPr="004F0C88">
          <w:t xml:space="preserve"> minimizes the sum of squared errors</w:t>
        </w:r>
        <w:r>
          <w:t xml:space="preserve"> of potential models</w:t>
        </w:r>
        <w:r w:rsidRPr="004F0C88">
          <w:t xml:space="preserve"> </w:t>
        </w:r>
        <w:r>
          <w:t>as does</w:t>
        </w:r>
        <w:r w:rsidRPr="004F0C88">
          <w:t xml:space="preserve"> OLS regression</w:t>
        </w:r>
      </w:ins>
      <w:ins w:id="940" w:author="davidlgreene49@gmail.com" w:date="2025-06-12T10:06:00Z">
        <w:r>
          <w:t>, but</w:t>
        </w:r>
      </w:ins>
      <w:ins w:id="941" w:author="davidlgreene49@gmail.com" w:date="2025-06-12T10:05:00Z">
        <w:r w:rsidRPr="004F0C88">
          <w:t xml:space="preserve"> subject to a constraint that penalizes the weighted sum of coefficients included in the model. Variables are standardized prior to analysis.</w:t>
        </w:r>
      </w:ins>
      <w:ins w:id="942" w:author="davidlgreene49@gmail.com" w:date="2025-06-17T08:35:00Z" w16du:dateUtc="2025-06-17T12:35:00Z">
        <w:r w:rsidR="00854531">
          <w:t xml:space="preserve"> Separate analyses were run for each of the thre</w:t>
        </w:r>
      </w:ins>
      <w:ins w:id="943" w:author="davidlgreene49@gmail.com" w:date="2025-06-17T08:36:00Z" w16du:dateUtc="2025-06-17T12:36:00Z">
        <w:r w:rsidR="00854531">
          <w:t>e vehicle classes.</w:t>
        </w:r>
      </w:ins>
      <w:ins w:id="944" w:author="davidlgreene49@gmail.com" w:date="2025-06-12T10:05:00Z">
        <w:r w:rsidRPr="004F0C88">
          <w:t xml:space="preserve"> </w:t>
        </w:r>
        <w:proofErr w:type="gramStart"/>
        <w:r w:rsidRPr="004F0C88">
          <w:t>Key</w:t>
        </w:r>
        <w:proofErr w:type="gramEnd"/>
        <w:r w:rsidRPr="004F0C88">
          <w:t xml:space="preserve"> issues are the methods for determining the coefficient weight and total constraint value. We used </w:t>
        </w:r>
      </w:ins>
      <w:ins w:id="945" w:author="davidlgreene49@gmail.com" w:date="2025-06-12T10:06:00Z">
        <w:r>
          <w:t>the procedure</w:t>
        </w:r>
      </w:ins>
      <w:ins w:id="946" w:author="davidlgreene49@gmail.com" w:date="2025-06-12T10:05:00Z">
        <w:r w:rsidRPr="004F0C88">
          <w:t>’s default assumptions</w:t>
        </w:r>
      </w:ins>
      <w:ins w:id="947" w:author="davidlgreene49@gmail.com" w:date="2025-06-12T10:06:00Z">
        <w:r>
          <w:t xml:space="preserve"> designed</w:t>
        </w:r>
      </w:ins>
      <w:ins w:id="948" w:author="davidlgreene49@gmail.com" w:date="2025-06-12T10:05:00Z">
        <w:r w:rsidRPr="004F0C88">
          <w:t xml:space="preserve"> for variable selection.</w:t>
        </w:r>
      </w:ins>
      <w:ins w:id="949" w:author="davidlgreene49@gmail.com" w:date="2025-06-12T10:10:00Z">
        <w:r w:rsidR="00B34857">
          <w:t xml:space="preserve"> Determination of the </w:t>
        </w:r>
      </w:ins>
      <w:ins w:id="950" w:author="davidlgreene49@gmail.com" w:date="2025-06-12T10:11:00Z">
        <w:r w:rsidR="00B34857">
          <w:t>parameters of the weighting constraint includes obtaining a random seed</w:t>
        </w:r>
      </w:ins>
      <w:ins w:id="951" w:author="davidlgreene49@gmail.com" w:date="2025-06-12T10:12:00Z">
        <w:r w:rsidR="00B34857">
          <w:t xml:space="preserve">. A consequence of this is that if the data do not strongly suggest a particular </w:t>
        </w:r>
      </w:ins>
      <w:ins w:id="952" w:author="davidlgreene49@gmail.com" w:date="2025-06-12T10:13:00Z">
        <w:r w:rsidR="00B34857">
          <w:t xml:space="preserve">set of variables, a subsequent run using the same data may produce different results. We found this to be the case for the </w:t>
        </w:r>
      </w:ins>
      <w:ins w:id="953" w:author="davidlgreene49@gmail.com" w:date="2025-06-12T10:14:00Z">
        <w:r w:rsidR="00B34857">
          <w:t>youngest (0-3)</w:t>
        </w:r>
      </w:ins>
      <w:ins w:id="954" w:author="davidlgreene49@gmail.com" w:date="2025-06-12T10:13:00Z">
        <w:r w:rsidR="00B34857">
          <w:t xml:space="preserve"> and oldest </w:t>
        </w:r>
      </w:ins>
      <w:ins w:id="955" w:author="davidlgreene49@gmail.com" w:date="2025-06-12T10:14:00Z">
        <w:r w:rsidR="00B34857">
          <w:t xml:space="preserve">(&gt;25) </w:t>
        </w:r>
      </w:ins>
      <w:ins w:id="956" w:author="davidlgreene49@gmail.com" w:date="2025-06-12T10:13:00Z">
        <w:r w:rsidR="00B34857">
          <w:t>vehicle</w:t>
        </w:r>
      </w:ins>
      <w:ins w:id="957" w:author="davidlgreene49@gmail.com" w:date="2025-06-12T10:14:00Z">
        <w:r w:rsidR="00B34857">
          <w:t xml:space="preserve"> age</w:t>
        </w:r>
      </w:ins>
      <w:ins w:id="958" w:author="davidlgreene49@gmail.com" w:date="2025-06-12T10:13:00Z">
        <w:r w:rsidR="00B34857">
          <w:t xml:space="preserve"> categor</w:t>
        </w:r>
      </w:ins>
      <w:ins w:id="959" w:author="davidlgreene49@gmail.com" w:date="2025-06-12T10:14:00Z">
        <w:r w:rsidR="00B34857">
          <w:t>ies.</w:t>
        </w:r>
      </w:ins>
      <w:ins w:id="960" w:author="davidlgreene49@gmail.com" w:date="2025-06-12T10:04:00Z">
        <w:r>
          <w:t xml:space="preserve"> </w:t>
        </w:r>
      </w:ins>
    </w:p>
    <w:p w14:paraId="4BE5E56D" w14:textId="7A9A1D9C" w:rsidR="005351D5" w:rsidRDefault="004F0C88" w:rsidP="006E3A45">
      <w:ins w:id="961" w:author="davidlgreene49@gmail.com" w:date="2025-06-12T10:07:00Z">
        <w:r>
          <w:t xml:space="preserve">The results are summarized in Table </w:t>
        </w:r>
      </w:ins>
      <w:ins w:id="962" w:author="davidlgreene49@gmail.com" w:date="2025-06-12T10:08:00Z">
        <w:r>
          <w:t>1.</w:t>
        </w:r>
      </w:ins>
      <w:ins w:id="963" w:author="davidlgreene49@gmail.com" w:date="2025-06-12T10:15:00Z">
        <w:r w:rsidR="00B34857">
          <w:t xml:space="preserve"> Shading indi</w:t>
        </w:r>
      </w:ins>
      <w:ins w:id="964" w:author="davidlgreene49@gmail.com" w:date="2025-06-12T10:16:00Z">
        <w:r w:rsidR="00B34857">
          <w:t>cates a variable was selected in both runs while no shading indicates selection in only one of the two runs. Plus signs indicate a positive relationship and minus signs negative</w:t>
        </w:r>
      </w:ins>
      <w:ins w:id="965" w:author="davidlgreene49@gmail.com" w:date="2025-06-12T10:17:00Z">
        <w:r w:rsidR="00B34857">
          <w:t xml:space="preserve">. </w:t>
        </w:r>
      </w:ins>
      <w:ins w:id="966" w:author="davidlgreene49@gmail.com" w:date="2025-06-13T09:27:00Z">
        <w:r w:rsidR="00FD13A8">
          <w:t xml:space="preserve">The two runs consistently agreed on the </w:t>
        </w:r>
      </w:ins>
      <w:ins w:id="967" w:author="davidlgreene49@gmail.com" w:date="2025-06-12T10:17:00Z">
        <w:r w:rsidR="00B34857">
          <w:t>sign</w:t>
        </w:r>
      </w:ins>
      <w:ins w:id="968" w:author="davidlgreene49@gmail.com" w:date="2025-06-13T09:27:00Z">
        <w:r w:rsidR="00FD13A8">
          <w:t>s</w:t>
        </w:r>
      </w:ins>
      <w:ins w:id="969" w:author="davidlgreene49@gmail.com" w:date="2025-06-12T10:21:00Z">
        <w:r w:rsidR="00D92F97">
          <w:t xml:space="preserve"> of selected variable</w:t>
        </w:r>
      </w:ins>
      <w:ins w:id="970" w:author="davidlgreene49@gmail.com" w:date="2025-06-13T09:27:00Z">
        <w:r w:rsidR="00FD13A8">
          <w:t>s</w:t>
        </w:r>
      </w:ins>
      <w:ins w:id="971" w:author="davidlgreene49@gmail.com" w:date="2025-06-12T10:17:00Z">
        <w:r w:rsidR="00B34857">
          <w:t>.</w:t>
        </w:r>
      </w:ins>
      <w:ins w:id="972" w:author="davidlgreene49@gmail.com" w:date="2025-06-12T10:18:00Z">
        <w:r w:rsidR="00B34857">
          <w:t xml:space="preserve"> </w:t>
        </w:r>
      </w:ins>
      <w:ins w:id="973" w:author="davidlgreene49@gmail.com" w:date="2025-06-12T10:22:00Z">
        <w:r w:rsidR="00D92F97">
          <w:t>Growth of the driving age population</w:t>
        </w:r>
      </w:ins>
      <w:ins w:id="974" w:author="davidlgreene49@gmail.com" w:date="2025-06-13T09:28:00Z">
        <w:r w:rsidR="00FD13A8">
          <w:t xml:space="preserve"> includes both migration into the state and indigenous population growth, and</w:t>
        </w:r>
      </w:ins>
      <w:ins w:id="975" w:author="davidlgreene49@gmail.com" w:date="2025-06-12T10:22:00Z">
        <w:r w:rsidR="00D92F97">
          <w:t xml:space="preserve"> was </w:t>
        </w:r>
      </w:ins>
      <w:ins w:id="976" w:author="davidlgreene49@gmail.com" w:date="2025-06-12T10:23:00Z">
        <w:r w:rsidR="00D92F97">
          <w:t>estimated to increase survival rates and was selected</w:t>
        </w:r>
      </w:ins>
      <w:ins w:id="977" w:author="davidlgreene49@gmail.com" w:date="2025-06-12T10:22:00Z">
        <w:r w:rsidR="00D92F97">
          <w:t xml:space="preserve"> for three age categories for each vehicle type</w:t>
        </w:r>
      </w:ins>
      <w:ins w:id="978" w:author="davidlgreene49@gmail.com" w:date="2025-06-13T09:29:00Z">
        <w:r w:rsidR="00FD13A8">
          <w:t>.</w:t>
        </w:r>
      </w:ins>
      <w:ins w:id="979" w:author="davidlgreene49@gmail.com" w:date="2025-06-12T10:22:00Z">
        <w:r w:rsidR="00D92F97">
          <w:t xml:space="preserve"> </w:t>
        </w:r>
      </w:ins>
      <w:ins w:id="980" w:author="davidlgreene49@gmail.com" w:date="2025-06-13T09:29:00Z">
        <w:r w:rsidR="00FD13A8">
          <w:t>It</w:t>
        </w:r>
      </w:ins>
      <w:ins w:id="981" w:author="davidlgreene49@gmail.com" w:date="2025-06-12T10:22:00Z">
        <w:r w:rsidR="00D92F97">
          <w:t xml:space="preserve"> </w:t>
        </w:r>
      </w:ins>
      <w:ins w:id="982" w:author="davidlgreene49@gmail.com" w:date="2025-06-12T10:24:00Z">
        <w:r w:rsidR="00D92F97">
          <w:t>appears to dominate net migration</w:t>
        </w:r>
      </w:ins>
      <w:ins w:id="983" w:author="davidlgreene49@gmail.com" w:date="2025-06-13T09:32:00Z">
        <w:r w:rsidR="00FD13A8">
          <w:t xml:space="preserve"> which was selected only twice by both runs and only for older vehicles</w:t>
        </w:r>
      </w:ins>
      <w:ins w:id="984" w:author="davidlgreene49@gmail.com" w:date="2025-06-12T10:24:00Z">
        <w:r w:rsidR="00D92F97">
          <w:t xml:space="preserve">. </w:t>
        </w:r>
      </w:ins>
      <w:ins w:id="985" w:author="davidlgreene49@gmail.com" w:date="2025-06-12T10:25:00Z">
        <w:r w:rsidR="00D92F97">
          <w:t>Higher population density was</w:t>
        </w:r>
      </w:ins>
      <w:ins w:id="986" w:author="davidlgreene49@gmail.com" w:date="2025-06-13T09:33:00Z">
        <w:r w:rsidR="00BD739A">
          <w:t xml:space="preserve"> selected only for the </w:t>
        </w:r>
      </w:ins>
      <w:ins w:id="987" w:author="davidlgreene49@gmail.com" w:date="2025-06-13T09:34:00Z">
        <w:r w:rsidR="00BD739A">
          <w:t xml:space="preserve">three middle age categories </w:t>
        </w:r>
      </w:ins>
      <w:ins w:id="988" w:author="davidlgreene49@gmail.com" w:date="2025-06-13T09:40:00Z">
        <w:r w:rsidR="00BD739A">
          <w:t>with</w:t>
        </w:r>
      </w:ins>
      <w:ins w:id="989" w:author="davidlgreene49@gmail.com" w:date="2025-06-12T10:25:00Z">
        <w:r w:rsidR="00D92F97">
          <w:t xml:space="preserve"> a negative effect on survival rates</w:t>
        </w:r>
      </w:ins>
      <w:ins w:id="990" w:author="davidlgreene49@gmail.com" w:date="2025-06-13T09:34:00Z">
        <w:r w:rsidR="00BD739A">
          <w:t>.</w:t>
        </w:r>
      </w:ins>
      <w:ins w:id="991" w:author="davidlgreene49@gmail.com" w:date="2025-06-13T09:40:00Z">
        <w:r w:rsidR="00BD739A">
          <w:t xml:space="preserve"> </w:t>
        </w:r>
      </w:ins>
      <w:ins w:id="992" w:author="davidlgreene49@gmail.com" w:date="2025-06-13T09:41:00Z">
        <w:r w:rsidR="00BD739A">
          <w:t>The estimation of survival models presented in the follow</w:t>
        </w:r>
      </w:ins>
      <w:ins w:id="993" w:author="davidlgreene49@gmail.com" w:date="2025-06-13T09:42:00Z">
        <w:r w:rsidR="00BD739A">
          <w:t>ing section will show that population density’s effect changes sign when s</w:t>
        </w:r>
      </w:ins>
      <w:ins w:id="994" w:author="davidlgreene49@gmail.com" w:date="2025-06-13T09:43:00Z">
        <w:r w:rsidR="00BD739A">
          <w:t>tate fixed effects are included in the model.</w:t>
        </w:r>
      </w:ins>
      <w:ins w:id="995" w:author="davidlgreene49@gmail.com" w:date="2025-06-13T09:44:00Z">
        <w:r w:rsidR="001D3635">
          <w:t xml:space="preserve"> We expect economic growth to induce both migration of vehicles into a state and </w:t>
        </w:r>
      </w:ins>
      <w:ins w:id="996" w:author="davidlgreene49@gmail.com" w:date="2025-06-13T09:45:00Z">
        <w:r w:rsidR="001D3635">
          <w:t>increased indigenous demand for vehicles.</w:t>
        </w:r>
      </w:ins>
      <w:ins w:id="997" w:author="davidlgreene49@gmail.com" w:date="2025-06-12T10:27:00Z">
        <w:r w:rsidR="00D92F97">
          <w:t xml:space="preserve"> </w:t>
        </w:r>
      </w:ins>
      <w:ins w:id="998" w:author="davidlgreene49@gmail.com" w:date="2025-06-12T10:29:00Z">
        <w:r w:rsidR="00D92F97">
          <w:t>Growth in employment was selected more frequently than GDP growth</w:t>
        </w:r>
        <w:r w:rsidR="00742F6A">
          <w:t>, but both have a positive effect on</w:t>
        </w:r>
      </w:ins>
      <w:ins w:id="999" w:author="davidlgreene49@gmail.com" w:date="2025-06-12T10:30:00Z">
        <w:r w:rsidR="00742F6A">
          <w:t xml:space="preserve"> survival rates. Other economic variables </w:t>
        </w:r>
      </w:ins>
      <w:ins w:id="1000" w:author="davidlgreene49@gmail.com" w:date="2025-06-12T10:31:00Z">
        <w:r w:rsidR="00742F6A">
          <w:t>showed less consistent associations with survival rates.</w:t>
        </w:r>
      </w:ins>
      <w:ins w:id="1001" w:author="davidlgreene49@gmail.com" w:date="2025-06-13T09:46:00Z">
        <w:r w:rsidR="001D3635">
          <w:t xml:space="preserve"> We </w:t>
        </w:r>
      </w:ins>
      <w:ins w:id="1002" w:author="davidlgreene49@gmail.com" w:date="2025-06-13T09:47:00Z">
        <w:r w:rsidR="001D3635">
          <w:t>hypothesized that higher lease rates would increase the supply of relatively newer vehicles for export t</w:t>
        </w:r>
      </w:ins>
      <w:ins w:id="1003" w:author="davidlgreene49@gmail.com" w:date="2025-06-13T09:48:00Z">
        <w:r w:rsidR="001D3635">
          <w:t>o other states.</w:t>
        </w:r>
      </w:ins>
      <w:ins w:id="1004" w:author="davidlgreene49@gmail.com" w:date="2025-06-12T10:31:00Z">
        <w:r w:rsidR="00742F6A">
          <w:t xml:space="preserve"> </w:t>
        </w:r>
      </w:ins>
      <w:ins w:id="1005" w:author="davidlgreene49@gmail.com" w:date="2025-06-12T10:32:00Z">
        <w:r w:rsidR="00742F6A">
          <w:t>Except for the oldest age group, lease rates were associated with lower survival rates</w:t>
        </w:r>
      </w:ins>
      <w:ins w:id="1006" w:author="davidlgreene49@gmail.com" w:date="2025-06-12T10:33:00Z">
        <w:r w:rsidR="00742F6A">
          <w:t xml:space="preserve"> even for older vehicles</w:t>
        </w:r>
      </w:ins>
      <w:ins w:id="1007" w:author="davidlgreene49@gmail.com" w:date="2025-06-12T10:32:00Z">
        <w:r w:rsidR="00742F6A">
          <w:t xml:space="preserve">, </w:t>
        </w:r>
      </w:ins>
      <w:ins w:id="1008" w:author="davidlgreene49@gmail.com" w:date="2025-06-13T09:49:00Z">
        <w:r w:rsidR="001D3635">
          <w:t xml:space="preserve">a result generally consistent </w:t>
        </w:r>
        <w:proofErr w:type="spellStart"/>
        <w:r w:rsidR="001D3635">
          <w:t>with out</w:t>
        </w:r>
        <w:proofErr w:type="spellEnd"/>
        <w:r w:rsidR="001D3635">
          <w:t xml:space="preserve"> expectations</w:t>
        </w:r>
      </w:ins>
      <w:ins w:id="1009" w:author="davidlgreene49@gmail.com" w:date="2025-06-12T10:33:00Z">
        <w:r w:rsidR="00742F6A">
          <w:t>.</w:t>
        </w:r>
      </w:ins>
      <w:ins w:id="1010" w:author="davidlgreene49@gmail.com" w:date="2025-06-12T10:34:00Z">
        <w:r w:rsidR="00742F6A">
          <w:t xml:space="preserve"> </w:t>
        </w:r>
      </w:ins>
      <w:ins w:id="1011" w:author="davidlgreene49@gmail.com" w:date="2025-06-13T09:49:00Z">
        <w:r w:rsidR="001D3635">
          <w:t>The f</w:t>
        </w:r>
      </w:ins>
      <w:ins w:id="1012" w:author="davidlgreene49@gmail.com" w:date="2025-06-12T10:34:00Z">
        <w:r w:rsidR="00742F6A">
          <w:t xml:space="preserve">raction of the population holding a bachelor’s or advance degree </w:t>
        </w:r>
      </w:ins>
      <w:ins w:id="1013" w:author="davidlgreene49@gmail.com" w:date="2025-06-12T10:35:00Z">
        <w:r w:rsidR="00742F6A">
          <w:t xml:space="preserve">was associated with reduced survival rates for older vehicles, </w:t>
        </w:r>
      </w:ins>
      <w:ins w:id="1014" w:author="davidlgreene49@gmail.com" w:date="2025-06-12T10:36:00Z">
        <w:r w:rsidR="00742F6A">
          <w:t>sugges</w:t>
        </w:r>
      </w:ins>
      <w:ins w:id="1015" w:author="davidlgreene49@gmail.com" w:date="2025-06-12T10:35:00Z">
        <w:r w:rsidR="00742F6A">
          <w:t xml:space="preserve">ting a correlation between higher education and </w:t>
        </w:r>
      </w:ins>
      <w:ins w:id="1016" w:author="davidlgreene49@gmail.com" w:date="2025-06-12T10:36:00Z">
        <w:r w:rsidR="00742F6A">
          <w:t>preference for younger vehicles.</w:t>
        </w:r>
      </w:ins>
      <w:ins w:id="1017" w:author="davidlgreene49@gmail.com" w:date="2025-06-12T10:08:00Z">
        <w:r>
          <w:t xml:space="preserve"> </w:t>
        </w:r>
      </w:ins>
      <w:ins w:id="1018" w:author="davidlgreene49@gmail.com" w:date="2025-06-12T10:36:00Z">
        <w:r w:rsidR="00742F6A">
          <w:t>Finally, indicators of wear and tear were s</w:t>
        </w:r>
      </w:ins>
      <w:ins w:id="1019" w:author="davidlgreene49@gmail.com" w:date="2025-06-12T10:37:00Z">
        <w:r w:rsidR="00742F6A">
          <w:t xml:space="preserve">elected only for older age groups, and with generally negative effects on survival rates. </w:t>
        </w:r>
      </w:ins>
      <w:ins w:id="1020" w:author="davidlgreene49@gmail.com" w:date="2025-06-12T10:36:00Z">
        <w:r w:rsidR="00742F6A">
          <w:t xml:space="preserve"> </w:t>
        </w:r>
      </w:ins>
      <w:del w:id="1021" w:author="davidlgreene49@gmail.com" w:date="2025-06-12T10:07:00Z">
        <w:r w:rsidR="00D43C43" w:rsidDel="004F0C88">
          <w:delText>Deviations from the national</w:delText>
        </w:r>
        <w:r w:rsidR="00AD106C" w:rsidDel="004F0C88">
          <w:delText xml:space="preserve"> survival</w:delText>
        </w:r>
        <w:r w:rsidR="00D43C43" w:rsidDel="004F0C88">
          <w:delText xml:space="preserve"> rates for the same age categories</w:delText>
        </w:r>
        <w:r w:rsidR="00AA6EEE" w:rsidDel="004F0C88">
          <w:delText xml:space="preserve"> for each of the three vehicle types</w:delText>
        </w:r>
        <w:r w:rsidR="00D43C43" w:rsidDel="004F0C88">
          <w:delText xml:space="preserve"> were regressed</w:delText>
        </w:r>
        <w:r w:rsidR="00AA6EEE" w:rsidDel="004F0C88">
          <w:delText xml:space="preserve"> against</w:delText>
        </w:r>
        <w:r w:rsidR="00D43C43" w:rsidDel="004F0C88">
          <w:delText xml:space="preserve"> </w:delText>
        </w:r>
        <w:r w:rsidR="002A3E9C" w:rsidDel="004F0C88">
          <w:delText>the set of</w:delText>
        </w:r>
        <w:r w:rsidR="00D43C43" w:rsidDel="004F0C88">
          <w:delText xml:space="preserve"> candidate explanatory variables</w:delText>
        </w:r>
        <w:r w:rsidR="002A3E9C" w:rsidDel="004F0C88">
          <w:delText xml:space="preserve"> across the columns</w:delText>
        </w:r>
        <w:r w:rsidR="00D43C43" w:rsidDel="004F0C88">
          <w:delText xml:space="preserve"> in Table 1</w:delText>
        </w:r>
        <w:r w:rsidR="00AA6EEE" w:rsidDel="004F0C88">
          <w:delText xml:space="preserve"> using</w:delText>
        </w:r>
        <w:r w:rsidR="005351D5" w:rsidDel="004F0C88">
          <w:delText xml:space="preserve"> the S</w:delText>
        </w:r>
        <w:r w:rsidR="0099279F" w:rsidDel="004F0C88">
          <w:delText>tata</w:delText>
        </w:r>
        <w:r w:rsidR="005351D5" w:rsidDel="004F0C88">
          <w:rPr>
            <w:rFonts w:cstheme="minorHAnsi"/>
          </w:rPr>
          <w:delText>™</w:delText>
        </w:r>
        <w:r w:rsidR="0039698F" w:rsidDel="004F0C88">
          <w:delText xml:space="preserve"> </w:delText>
        </w:r>
        <w:r w:rsidR="00AA6EEE" w:rsidDel="004F0C88">
          <w:delText>forward stepwise regression</w:delText>
        </w:r>
        <w:r w:rsidR="005351D5" w:rsidDel="004F0C88">
          <w:delText xml:space="preserve"> procedure</w:delText>
        </w:r>
        <w:r w:rsidR="00A221BD" w:rsidDel="004F0C88">
          <w:delText xml:space="preserve"> and</w:delText>
        </w:r>
        <w:r w:rsidR="00536A10" w:rsidDel="004F0C88">
          <w:delText xml:space="preserve"> state net survival</w:delText>
        </w:r>
        <w:r w:rsidR="00A221BD" w:rsidDel="004F0C88">
          <w:delText xml:space="preserve"> data for the period 201</w:delText>
        </w:r>
        <w:r w:rsidR="00536A10" w:rsidDel="004F0C88">
          <w:delText>8</w:delText>
        </w:r>
        <w:r w:rsidR="00A221BD" w:rsidDel="004F0C88">
          <w:delText>-2019</w:delText>
        </w:r>
        <w:r w:rsidR="00D43C43" w:rsidDel="004F0C88">
          <w:delText>.</w:delText>
        </w:r>
      </w:del>
      <w:del w:id="1022" w:author="davidlgreene49@gmail.com" w:date="2025-06-12T09:34:00Z">
        <w:r w:rsidR="00C81BC7" w:rsidDel="00BB664A">
          <w:rPr>
            <w:rStyle w:val="FootnoteReference"/>
          </w:rPr>
          <w:footnoteReference w:id="17"/>
        </w:r>
      </w:del>
      <w:del w:id="1025" w:author="davidlgreene49@gmail.com" w:date="2025-06-12T10:07:00Z">
        <w:r w:rsidR="006F46EE" w:rsidDel="004F0C88">
          <w:delText xml:space="preserve"> </w:delText>
        </w:r>
        <w:r w:rsidR="005A6F73" w:rsidDel="004F0C88">
          <w:delText>Backward stepwise regression</w:delText>
        </w:r>
        <w:r w:rsidR="002A3E9C" w:rsidDel="004F0C88">
          <w:delText xml:space="preserve"> was also tried and</w:delText>
        </w:r>
        <w:r w:rsidR="005A6F73" w:rsidDel="004F0C88">
          <w:delText xml:space="preserve"> produced similar results.</w:delText>
        </w:r>
        <w:r w:rsidR="00AE1D37" w:rsidDel="004F0C88">
          <w:delText xml:space="preserve"> The forward stepwise results tended to include more variables and statistically explain more variation.</w:delText>
        </w:r>
        <w:r w:rsidR="005A6F73" w:rsidDel="004F0C88">
          <w:delText xml:space="preserve"> </w:delText>
        </w:r>
        <w:r w:rsidR="00AD106C" w:rsidDel="004F0C88">
          <w:delText>The e</w:delText>
        </w:r>
        <w:r w:rsidR="006F46EE" w:rsidDel="004F0C88">
          <w:delText xml:space="preserve">xplanatory variables are differences </w:delText>
        </w:r>
        <w:r w:rsidR="0039698F" w:rsidDel="004F0C88">
          <w:delText>of</w:delText>
        </w:r>
        <w:r w:rsidR="006F46EE" w:rsidDel="004F0C88">
          <w:delText xml:space="preserve"> </w:delText>
        </w:r>
        <w:r w:rsidR="00417AAF" w:rsidDel="004F0C88">
          <w:delText xml:space="preserve">state </w:delText>
        </w:r>
        <w:r w:rsidR="006F46EE" w:rsidDel="004F0C88">
          <w:lastRenderedPageBreak/>
          <w:delText>rates of change</w:delText>
        </w:r>
        <w:r w:rsidR="0039698F" w:rsidDel="004F0C88">
          <w:delText xml:space="preserve"> (e.g., annual population growth)</w:delText>
        </w:r>
        <w:r w:rsidR="00417AAF" w:rsidDel="004F0C88">
          <w:delText xml:space="preserve"> minus the national rate of change to match the definition of the dependent variable</w:delText>
        </w:r>
        <w:r w:rsidR="006F46EE" w:rsidDel="004F0C88">
          <w:delText>. Th</w:delText>
        </w:r>
        <w:r w:rsidR="00417AAF" w:rsidDel="004F0C88">
          <w:delText xml:space="preserve">us, </w:delText>
        </w:r>
        <w:r w:rsidR="006F46EE" w:rsidDel="004F0C88">
          <w:delText>if</w:delText>
        </w:r>
        <w:r w:rsidR="00417AAF" w:rsidDel="004F0C88">
          <w:delText xml:space="preserve"> income is growing faster than the national rate in a state, used </w:delText>
        </w:r>
        <w:r w:rsidR="006F46EE" w:rsidDel="004F0C88">
          <w:delText xml:space="preserve">vehicles may </w:delText>
        </w:r>
        <w:r w:rsidR="00AD106C" w:rsidDel="004F0C88">
          <w:delText>immigrate</w:delText>
        </w:r>
        <w:r w:rsidR="006F46EE" w:rsidDel="004F0C88">
          <w:delText xml:space="preserve"> from states with </w:delText>
        </w:r>
        <w:r w:rsidR="00417AAF" w:rsidDel="004F0C88">
          <w:delText xml:space="preserve">lower rates of income </w:delText>
        </w:r>
        <w:r w:rsidR="006F46EE" w:rsidDel="004F0C88">
          <w:delText>growth</w:delText>
        </w:r>
        <w:r w:rsidR="00AE1D37" w:rsidDel="004F0C88">
          <w:delText xml:space="preserve"> to states with faster growth</w:delText>
        </w:r>
        <w:r w:rsidR="00AD106C" w:rsidDel="004F0C88">
          <w:delText xml:space="preserve">. </w:delText>
        </w:r>
        <w:r w:rsidR="00AE1D37" w:rsidDel="004F0C88">
          <w:delText>U</w:delText>
        </w:r>
        <w:r w:rsidR="00417AAF" w:rsidDel="004F0C88">
          <w:delText>sed vehicle prices in state</w:delText>
        </w:r>
        <w:r w:rsidR="00AE1D37" w:rsidDel="004F0C88">
          <w:delText>s with faster economic growth</w:delText>
        </w:r>
        <w:r w:rsidR="00417AAF" w:rsidDel="004F0C88">
          <w:delText xml:space="preserve"> may increase relative to the national average, reducing state scrappage rates. Because survival rates for nearly new vehicles are high, we would expect the migration effect to dominate for newer used vehicles and the scrappage effect to increase in importance as vehicles age.</w:delText>
        </w:r>
        <w:r w:rsidR="006F46EE" w:rsidDel="004F0C88">
          <w:delText xml:space="preserve"> The same reasoning applies to demographic variables</w:delText>
        </w:r>
        <w:r w:rsidR="005A6F73" w:rsidDel="004F0C88">
          <w:delText>.</w:delText>
        </w:r>
        <w:r w:rsidR="005351D5" w:rsidDel="004F0C88">
          <w:delText xml:space="preserve"> A significance level of 0.1 was required for inclusion</w:delText>
        </w:r>
        <w:r w:rsidR="00C81BC7" w:rsidDel="004F0C88">
          <w:delText xml:space="preserve"> of a variable</w:delText>
        </w:r>
        <w:r w:rsidR="005351D5" w:rsidDel="004F0C88">
          <w:delText xml:space="preserve"> in the final model</w:delText>
        </w:r>
        <w:r w:rsidR="00AD106C" w:rsidDel="004F0C88">
          <w:delText>s</w:delText>
        </w:r>
        <w:r w:rsidR="005351D5" w:rsidDel="004F0C88">
          <w:delText>. Observations were unweighted because actual vehicles in operation counts were not available. Th</w:delText>
        </w:r>
        <w:r w:rsidR="00AD106C" w:rsidDel="004F0C88">
          <w:delText>us,</w:delText>
        </w:r>
        <w:r w:rsidR="005351D5" w:rsidDel="004F0C88">
          <w:delText xml:space="preserve"> scrappage rates for small states </w:delText>
        </w:r>
        <w:r w:rsidR="006F46EE" w:rsidDel="004F0C88">
          <w:delText>have as much influence as larger states and scrappage rates for older vehicles count equally with those of younger vehicles. Segmentation by age category</w:delText>
        </w:r>
        <w:r w:rsidR="0039698F" w:rsidDel="004F0C88">
          <w:delText xml:space="preserve"> tends to</w:delText>
        </w:r>
        <w:r w:rsidR="006F46EE" w:rsidDel="004F0C88">
          <w:delText xml:space="preserve"> mitigate the fact that there are many fewer older vehicles.</w:delText>
        </w:r>
      </w:del>
    </w:p>
    <w:p w14:paraId="4D9F545F" w14:textId="6CD19CF9" w:rsidR="006E3A45" w:rsidDel="001D3635" w:rsidRDefault="00541F62" w:rsidP="006E3A45">
      <w:pPr>
        <w:rPr>
          <w:del w:id="1026" w:author="davidlgreene49@gmail.com" w:date="2025-06-13T09:50:00Z"/>
        </w:rPr>
      </w:pPr>
      <w:del w:id="1027" w:author="davidlgreene49@gmail.com" w:date="2025-06-13T09:50:00Z">
        <w:r w:rsidDel="001D3635">
          <w:delText>For the youngest vehicles, only changes in demographic variables were statistically significant</w:delText>
        </w:r>
        <w:r w:rsidR="00E724EB" w:rsidDel="001D3635">
          <w:delText>,</w:delText>
        </w:r>
        <w:r w:rsidDel="001D3635">
          <w:delText xml:space="preserve"> except</w:delText>
        </w:r>
        <w:r w:rsidR="00E724EB" w:rsidDel="001D3635">
          <w:delText xml:space="preserve"> for</w:delText>
        </w:r>
        <w:r w:rsidDel="001D3635">
          <w:delText xml:space="preserve"> salt use in the pickup regression</w:delText>
        </w:r>
        <w:r w:rsidR="00425057" w:rsidDel="001D3635">
          <w:delText>, which might reflect a preference for 4-wheel drive vehicles</w:delText>
        </w:r>
        <w:r w:rsidR="0039698F" w:rsidDel="001D3635">
          <w:delText xml:space="preserve"> in states where icy and snowy weather is frequent</w:delText>
        </w:r>
        <w:r w:rsidDel="001D3635">
          <w:delText>. In the 4-9</w:delText>
        </w:r>
        <w:r w:rsidR="00E072ED" w:rsidDel="001D3635">
          <w:delText>-</w:delText>
        </w:r>
        <w:r w:rsidDel="001D3635">
          <w:delText>year</w:delText>
        </w:r>
        <w:r w:rsidR="00E072ED" w:rsidDel="001D3635">
          <w:delText>-</w:delText>
        </w:r>
        <w:r w:rsidDel="001D3635">
          <w:delText>old group, driving age population</w:delText>
        </w:r>
        <w:r w:rsidR="00AE1D37" w:rsidDel="001D3635">
          <w:delText xml:space="preserve"> growth</w:delText>
        </w:r>
        <w:r w:rsidDel="001D3635">
          <w:delText xml:space="preserve"> and percent rural show up again and net survival rates for pickups are negatively correlated with population density</w:delText>
        </w:r>
        <w:r w:rsidR="00425057" w:rsidDel="001D3635">
          <w:delText>, suggesting that used pickups might be migrating to states</w:delText>
        </w:r>
        <w:r w:rsidR="0039698F" w:rsidDel="001D3635">
          <w:delText xml:space="preserve"> with lower population densities</w:delText>
        </w:r>
        <w:r w:rsidDel="001D3635">
          <w:delText>. Education and Wear</w:delText>
        </w:r>
        <w:r w:rsidR="00E724EB" w:rsidDel="001D3635">
          <w:delText xml:space="preserve"> </w:delText>
        </w:r>
        <w:r w:rsidR="001F2601" w:rsidDel="001D3635">
          <w:delText>&amp;</w:delText>
        </w:r>
        <w:r w:rsidDel="001D3635">
          <w:delText xml:space="preserve"> Tear variables show up for the first time: </w:delText>
        </w:r>
        <w:r w:rsidR="00C51B83" w:rsidDel="001D3635">
          <w:delText>bachelor’s and advanced</w:delText>
        </w:r>
        <w:r w:rsidDel="001D3635">
          <w:delText xml:space="preserve"> degrees are negatively associated with car and SUV net survival rates</w:delText>
        </w:r>
        <w:r w:rsidR="001F2601" w:rsidDel="001D3635">
          <w:delText>,</w:delText>
        </w:r>
        <w:r w:rsidDel="001D3635">
          <w:delText xml:space="preserve"> and traffic fatalities </w:delText>
        </w:r>
        <w:r w:rsidR="0039698F" w:rsidDel="001D3635">
          <w:delText>(</w:delText>
        </w:r>
        <w:r w:rsidR="00425057" w:rsidDel="001D3635">
          <w:delText xml:space="preserve">an </w:delText>
        </w:r>
        <w:r w:rsidDel="001D3635">
          <w:delText>indicat</w:delText>
        </w:r>
        <w:r w:rsidR="00425057" w:rsidDel="001D3635">
          <w:delText>or of</w:delText>
        </w:r>
        <w:r w:rsidDel="001D3635">
          <w:delText xml:space="preserve"> severe crash damage</w:delText>
        </w:r>
        <w:r w:rsidR="0039698F" w:rsidDel="001D3635">
          <w:delText>)</w:delText>
        </w:r>
        <w:r w:rsidDel="001D3635">
          <w:delText xml:space="preserve"> are negatively but less strongly correlated, as well.</w:delText>
        </w:r>
        <w:r w:rsidR="00C51B83" w:rsidDel="001D3635">
          <w:delText xml:space="preserve"> In the middle age groups the set of significant variables becomes more diverse, indicat</w:delText>
        </w:r>
        <w:r w:rsidR="00AD106C" w:rsidDel="001D3635">
          <w:delText>ing</w:delText>
        </w:r>
        <w:r w:rsidR="00C51B83" w:rsidDel="001D3635">
          <w:delText xml:space="preserve"> that both migration and differences in scrappage rates are affecting net survival. Road salt application becomes strongly negatively associated with survival, as does the percent of population with advanced degrees</w:delText>
        </w:r>
        <w:r w:rsidR="00AE1D37" w:rsidDel="001D3635">
          <w:delText xml:space="preserve">, </w:delText>
        </w:r>
        <w:r w:rsidR="00C51B83" w:rsidDel="001D3635">
          <w:delText xml:space="preserve">suggesting a preference for </w:delText>
        </w:r>
        <w:r w:rsidR="0039698F" w:rsidDel="001D3635">
          <w:delText>newer</w:delText>
        </w:r>
        <w:r w:rsidR="00C51B83" w:rsidDel="001D3635">
          <w:delText xml:space="preserve"> used vehicles in states with higher education levels. For the oldest vehicles, demographic and education variables drop out, economic factors remain positively associated with net survival rates</w:delText>
        </w:r>
        <w:r w:rsidR="00425057" w:rsidDel="001D3635">
          <w:delText>,</w:delText>
        </w:r>
        <w:r w:rsidR="00C51B83" w:rsidDel="001D3635">
          <w:delText xml:space="preserve"> and wear </w:delText>
        </w:r>
        <w:r w:rsidR="001F1F24" w:rsidDel="001D3635">
          <w:delText>and</w:delText>
        </w:r>
        <w:r w:rsidR="00C51B83" w:rsidDel="001D3635">
          <w:delText xml:space="preserve"> tear metrics </w:delText>
        </w:r>
        <w:r w:rsidR="00425057" w:rsidDel="001D3635">
          <w:delText>appear but</w:delText>
        </w:r>
        <w:r w:rsidR="00C51B83" w:rsidDel="001D3635">
          <w:delText xml:space="preserve"> are difficult to interpret.</w:delText>
        </w:r>
      </w:del>
    </w:p>
    <w:p w14:paraId="7DF008C5" w14:textId="77777777" w:rsidR="00AA6EEE" w:rsidRDefault="00AA6EEE">
      <w:pPr>
        <w:rPr>
          <w:ins w:id="1028" w:author="davidlgreene49@gmail.com" w:date="2025-06-12T10:39:00Z"/>
        </w:rPr>
      </w:pPr>
    </w:p>
    <w:p w14:paraId="4A24902F" w14:textId="77777777" w:rsidR="00742F6A" w:rsidRDefault="00742F6A">
      <w:pPr>
        <w:rPr>
          <w:ins w:id="1029" w:author="Greene, David [2]" w:date="2025-06-12T12:53:00Z"/>
        </w:rPr>
      </w:pPr>
    </w:p>
    <w:p w14:paraId="7BC7182C" w14:textId="77777777" w:rsidR="00711647" w:rsidRDefault="00711647">
      <w:pPr>
        <w:rPr>
          <w:ins w:id="1030" w:author="Greene, David [2]" w:date="2025-06-12T12:53:00Z"/>
        </w:rPr>
      </w:pPr>
    </w:p>
    <w:p w14:paraId="6F5021CC" w14:textId="77777777" w:rsidR="00711647" w:rsidRDefault="00711647">
      <w:pPr>
        <w:rPr>
          <w:ins w:id="1031" w:author="Greene, David [2]" w:date="2025-06-12T12:53:00Z"/>
        </w:rPr>
      </w:pPr>
    </w:p>
    <w:p w14:paraId="7BA31F52" w14:textId="77777777" w:rsidR="00711647" w:rsidRDefault="00711647">
      <w:pPr>
        <w:rPr>
          <w:ins w:id="1032" w:author="Greene, David [2]" w:date="2025-06-12T12:53:00Z"/>
        </w:rPr>
      </w:pPr>
    </w:p>
    <w:p w14:paraId="5811A84B" w14:textId="77777777" w:rsidR="00711647" w:rsidRDefault="00711647">
      <w:pPr>
        <w:rPr>
          <w:ins w:id="1033" w:author="Greene, David [2]" w:date="2025-06-12T12:53:00Z"/>
        </w:rPr>
      </w:pPr>
    </w:p>
    <w:p w14:paraId="7474AF2E" w14:textId="77777777" w:rsidR="00711647" w:rsidRDefault="00711647">
      <w:pPr>
        <w:sectPr w:rsidR="00711647">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pPr>
    </w:p>
    <w:tbl>
      <w:tblPr>
        <w:tblStyle w:val="TableGrid1"/>
        <w:tblpPr w:leftFromText="180" w:rightFromText="180" w:horzAnchor="margin" w:tblpY="627"/>
        <w:tblW w:w="0" w:type="auto"/>
        <w:tblLook w:val="04A0" w:firstRow="1" w:lastRow="0" w:firstColumn="1" w:lastColumn="0" w:noHBand="0" w:noVBand="1"/>
        <w:tblPrChange w:id="1034" w:author="Greene, David [2]" w:date="2025-06-12T12:53:00Z">
          <w:tblPr>
            <w:tblStyle w:val="TableGrid1"/>
            <w:tblW w:w="0" w:type="auto"/>
            <w:tblLook w:val="04A0" w:firstRow="1" w:lastRow="0" w:firstColumn="1" w:lastColumn="0" w:noHBand="0" w:noVBand="1"/>
          </w:tblPr>
        </w:tblPrChange>
      </w:tblPr>
      <w:tblGrid>
        <w:gridCol w:w="2065"/>
        <w:gridCol w:w="720"/>
        <w:gridCol w:w="720"/>
        <w:gridCol w:w="720"/>
        <w:gridCol w:w="720"/>
        <w:gridCol w:w="720"/>
        <w:gridCol w:w="720"/>
        <w:gridCol w:w="720"/>
        <w:gridCol w:w="720"/>
        <w:gridCol w:w="720"/>
        <w:gridCol w:w="720"/>
        <w:gridCol w:w="720"/>
        <w:gridCol w:w="720"/>
        <w:gridCol w:w="720"/>
        <w:gridCol w:w="720"/>
        <w:gridCol w:w="720"/>
        <w:tblGridChange w:id="1035">
          <w:tblGrid>
            <w:gridCol w:w="2065"/>
            <w:gridCol w:w="720"/>
            <w:gridCol w:w="720"/>
            <w:gridCol w:w="720"/>
            <w:gridCol w:w="720"/>
            <w:gridCol w:w="720"/>
            <w:gridCol w:w="720"/>
            <w:gridCol w:w="720"/>
            <w:gridCol w:w="720"/>
            <w:gridCol w:w="720"/>
            <w:gridCol w:w="720"/>
            <w:gridCol w:w="720"/>
            <w:gridCol w:w="720"/>
            <w:gridCol w:w="720"/>
            <w:gridCol w:w="720"/>
            <w:gridCol w:w="720"/>
          </w:tblGrid>
        </w:tblGridChange>
      </w:tblGrid>
      <w:tr w:rsidR="00E31873" w:rsidRPr="00E31873" w14:paraId="03C77B96" w14:textId="77777777" w:rsidTr="00711647">
        <w:tc>
          <w:tcPr>
            <w:tcW w:w="2065" w:type="dxa"/>
            <w:tcPrChange w:id="1036" w:author="Greene, David [2]" w:date="2025-06-12T12:53:00Z">
              <w:tcPr>
                <w:tcW w:w="2065" w:type="dxa"/>
              </w:tcPr>
            </w:tcPrChange>
          </w:tcPr>
          <w:p w14:paraId="07AFB863" w14:textId="77777777" w:rsidR="00711647" w:rsidRPr="00E31873" w:rsidRDefault="00711647" w:rsidP="00711647">
            <w:pPr>
              <w:rPr>
                <w:rFonts w:ascii="Aptos" w:eastAsia="Aptos" w:hAnsi="Aptos" w:cs="Times New Roman"/>
              </w:rPr>
            </w:pPr>
          </w:p>
        </w:tc>
        <w:tc>
          <w:tcPr>
            <w:tcW w:w="3600" w:type="dxa"/>
            <w:gridSpan w:val="5"/>
            <w:tcPrChange w:id="1037" w:author="Greene, David [2]" w:date="2025-06-12T12:53:00Z">
              <w:tcPr>
                <w:tcW w:w="3600" w:type="dxa"/>
                <w:gridSpan w:val="5"/>
              </w:tcPr>
            </w:tcPrChange>
          </w:tcPr>
          <w:p w14:paraId="7B4167BB"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Passenger Cars</w:t>
            </w:r>
          </w:p>
        </w:tc>
        <w:tc>
          <w:tcPr>
            <w:tcW w:w="3600" w:type="dxa"/>
            <w:gridSpan w:val="5"/>
            <w:tcPrChange w:id="1038" w:author="Greene, David [2]" w:date="2025-06-12T12:53:00Z">
              <w:tcPr>
                <w:tcW w:w="3600" w:type="dxa"/>
                <w:gridSpan w:val="5"/>
              </w:tcPr>
            </w:tcPrChange>
          </w:tcPr>
          <w:p w14:paraId="173572DD"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SUVs</w:t>
            </w:r>
          </w:p>
        </w:tc>
        <w:tc>
          <w:tcPr>
            <w:tcW w:w="3600" w:type="dxa"/>
            <w:gridSpan w:val="5"/>
            <w:tcPrChange w:id="1039" w:author="Greene, David [2]" w:date="2025-06-12T12:53:00Z">
              <w:tcPr>
                <w:tcW w:w="3600" w:type="dxa"/>
                <w:gridSpan w:val="5"/>
              </w:tcPr>
            </w:tcPrChange>
          </w:tcPr>
          <w:p w14:paraId="78843A8F"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Pickup Trucks</w:t>
            </w:r>
          </w:p>
        </w:tc>
      </w:tr>
      <w:tr w:rsidR="00E31873" w:rsidRPr="00E31873" w14:paraId="2E82B18B" w14:textId="77777777" w:rsidTr="00711647">
        <w:tc>
          <w:tcPr>
            <w:tcW w:w="2065" w:type="dxa"/>
            <w:tcPrChange w:id="1040" w:author="Greene, David [2]" w:date="2025-06-12T12:53:00Z">
              <w:tcPr>
                <w:tcW w:w="2065" w:type="dxa"/>
              </w:tcPr>
            </w:tcPrChange>
          </w:tcPr>
          <w:p w14:paraId="16DCD1E2"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Variable / Age</w:t>
            </w:r>
          </w:p>
        </w:tc>
        <w:tc>
          <w:tcPr>
            <w:tcW w:w="720" w:type="dxa"/>
            <w:tcPrChange w:id="1041" w:author="Greene, David [2]" w:date="2025-06-12T12:53:00Z">
              <w:tcPr>
                <w:tcW w:w="720" w:type="dxa"/>
              </w:tcPr>
            </w:tcPrChange>
          </w:tcPr>
          <w:p w14:paraId="306C7AE8"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Change w:id="1042" w:author="Greene, David [2]" w:date="2025-06-12T12:53:00Z">
              <w:tcPr>
                <w:tcW w:w="720" w:type="dxa"/>
              </w:tcPr>
            </w:tcPrChange>
          </w:tcPr>
          <w:p w14:paraId="4CB3EBC6"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Change w:id="1043" w:author="Greene, David [2]" w:date="2025-06-12T12:53:00Z">
              <w:tcPr>
                <w:tcW w:w="720" w:type="dxa"/>
              </w:tcPr>
            </w:tcPrChange>
          </w:tcPr>
          <w:p w14:paraId="2D68EE7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Change w:id="1044" w:author="Greene, David [2]" w:date="2025-06-12T12:53:00Z">
              <w:tcPr>
                <w:tcW w:w="720" w:type="dxa"/>
              </w:tcPr>
            </w:tcPrChange>
          </w:tcPr>
          <w:p w14:paraId="2D8FFA8F"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Change w:id="1045" w:author="Greene, David [2]" w:date="2025-06-12T12:53:00Z">
              <w:tcPr>
                <w:tcW w:w="720" w:type="dxa"/>
              </w:tcPr>
            </w:tcPrChange>
          </w:tcPr>
          <w:p w14:paraId="078BF873"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Change w:id="1046" w:author="Greene, David [2]" w:date="2025-06-12T12:53:00Z">
              <w:tcPr>
                <w:tcW w:w="720" w:type="dxa"/>
              </w:tcPr>
            </w:tcPrChange>
          </w:tcPr>
          <w:p w14:paraId="1FC7059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Change w:id="1047" w:author="Greene, David [2]" w:date="2025-06-12T12:53:00Z">
              <w:tcPr>
                <w:tcW w:w="720" w:type="dxa"/>
              </w:tcPr>
            </w:tcPrChange>
          </w:tcPr>
          <w:p w14:paraId="312EDD22"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Change w:id="1048" w:author="Greene, David [2]" w:date="2025-06-12T12:53:00Z">
              <w:tcPr>
                <w:tcW w:w="720" w:type="dxa"/>
              </w:tcPr>
            </w:tcPrChange>
          </w:tcPr>
          <w:p w14:paraId="6DE6225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Change w:id="1049" w:author="Greene, David [2]" w:date="2025-06-12T12:53:00Z">
              <w:tcPr>
                <w:tcW w:w="720" w:type="dxa"/>
              </w:tcPr>
            </w:tcPrChange>
          </w:tcPr>
          <w:p w14:paraId="30BF436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Change w:id="1050" w:author="Greene, David [2]" w:date="2025-06-12T12:53:00Z">
              <w:tcPr>
                <w:tcW w:w="720" w:type="dxa"/>
              </w:tcPr>
            </w:tcPrChange>
          </w:tcPr>
          <w:p w14:paraId="3489DFCC"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Change w:id="1051" w:author="Greene, David [2]" w:date="2025-06-12T12:53:00Z">
              <w:tcPr>
                <w:tcW w:w="720" w:type="dxa"/>
              </w:tcPr>
            </w:tcPrChange>
          </w:tcPr>
          <w:p w14:paraId="285B67F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Change w:id="1052" w:author="Greene, David [2]" w:date="2025-06-12T12:53:00Z">
              <w:tcPr>
                <w:tcW w:w="720" w:type="dxa"/>
              </w:tcPr>
            </w:tcPrChange>
          </w:tcPr>
          <w:p w14:paraId="55B0DDFA"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Change w:id="1053" w:author="Greene, David [2]" w:date="2025-06-12T12:53:00Z">
              <w:tcPr>
                <w:tcW w:w="720" w:type="dxa"/>
              </w:tcPr>
            </w:tcPrChange>
          </w:tcPr>
          <w:p w14:paraId="7D4098D5"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Change w:id="1054" w:author="Greene, David [2]" w:date="2025-06-12T12:53:00Z">
              <w:tcPr>
                <w:tcW w:w="720" w:type="dxa"/>
              </w:tcPr>
            </w:tcPrChange>
          </w:tcPr>
          <w:p w14:paraId="32341B7D"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Change w:id="1055" w:author="Greene, David [2]" w:date="2025-06-12T12:53:00Z">
              <w:tcPr>
                <w:tcW w:w="720" w:type="dxa"/>
              </w:tcPr>
            </w:tcPrChange>
          </w:tcPr>
          <w:p w14:paraId="140F6AD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r>
      <w:tr w:rsidR="00E31873" w:rsidRPr="00E31873" w14:paraId="03C7C2B3" w14:textId="77777777" w:rsidTr="00711647">
        <w:tc>
          <w:tcPr>
            <w:tcW w:w="12865" w:type="dxa"/>
            <w:gridSpan w:val="16"/>
            <w:tcPrChange w:id="1056" w:author="Greene, David [2]" w:date="2025-06-12T12:53:00Z">
              <w:tcPr>
                <w:tcW w:w="12865" w:type="dxa"/>
                <w:gridSpan w:val="16"/>
              </w:tcPr>
            </w:tcPrChange>
          </w:tcPr>
          <w:p w14:paraId="66E1E980" w14:textId="77777777" w:rsidR="00E31873" w:rsidRPr="00E31873" w:rsidRDefault="00E31873" w:rsidP="00711647">
            <w:pPr>
              <w:jc w:val="center"/>
              <w:rPr>
                <w:rFonts w:ascii="Aptos" w:eastAsia="Aptos" w:hAnsi="Aptos" w:cs="Times New Roman"/>
                <w:sz w:val="28"/>
                <w:szCs w:val="28"/>
              </w:rPr>
            </w:pPr>
            <w:r w:rsidRPr="00E31873">
              <w:rPr>
                <w:rFonts w:ascii="Aptos" w:eastAsia="Aptos" w:hAnsi="Aptos" w:cs="Times New Roman"/>
                <w:b/>
                <w:bCs/>
              </w:rPr>
              <w:t>Demographic</w:t>
            </w:r>
          </w:p>
        </w:tc>
      </w:tr>
      <w:tr w:rsidR="00E31873" w:rsidRPr="00E31873" w14:paraId="0B1D916F" w14:textId="77777777" w:rsidTr="00711647">
        <w:tc>
          <w:tcPr>
            <w:tcW w:w="2065" w:type="dxa"/>
            <w:tcPrChange w:id="1057" w:author="Greene, David [2]" w:date="2025-06-12T12:53:00Z">
              <w:tcPr>
                <w:tcW w:w="2065" w:type="dxa"/>
              </w:tcPr>
            </w:tcPrChange>
          </w:tcPr>
          <w:p w14:paraId="2184EF6C"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DrivingAgePop</w:t>
            </w:r>
            <w:proofErr w:type="spellEnd"/>
          </w:p>
        </w:tc>
        <w:tc>
          <w:tcPr>
            <w:tcW w:w="720" w:type="dxa"/>
            <w:shd w:val="clear" w:color="auto" w:fill="auto"/>
            <w:tcPrChange w:id="1058" w:author="Greene, David [2]" w:date="2025-06-12T12:53:00Z">
              <w:tcPr>
                <w:tcW w:w="720" w:type="dxa"/>
                <w:shd w:val="clear" w:color="auto" w:fill="auto"/>
              </w:tcPr>
            </w:tcPrChange>
          </w:tcPr>
          <w:p w14:paraId="03E1C40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059" w:author="Greene, David [2]" w:date="2025-06-12T12:53:00Z">
              <w:tcPr>
                <w:tcW w:w="720" w:type="dxa"/>
                <w:shd w:val="clear" w:color="auto" w:fill="808080"/>
              </w:tcPr>
            </w:tcPrChange>
          </w:tcPr>
          <w:p w14:paraId="0729E01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060" w:author="Greene, David [2]" w:date="2025-06-12T12:53:00Z">
              <w:tcPr>
                <w:tcW w:w="720" w:type="dxa"/>
                <w:shd w:val="clear" w:color="auto" w:fill="808080"/>
              </w:tcPr>
            </w:tcPrChange>
          </w:tcPr>
          <w:p w14:paraId="6C8697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061" w:author="Greene, David [2]" w:date="2025-06-12T12:53:00Z">
              <w:tcPr>
                <w:tcW w:w="720" w:type="dxa"/>
                <w:tcBorders>
                  <w:bottom w:val="single" w:sz="4" w:space="0" w:color="auto"/>
                </w:tcBorders>
              </w:tcPr>
            </w:tcPrChange>
          </w:tcPr>
          <w:p w14:paraId="027DCEE3" w14:textId="77777777" w:rsidR="00E31873" w:rsidRPr="00E31873" w:rsidRDefault="00E31873" w:rsidP="00711647">
            <w:pPr>
              <w:jc w:val="center"/>
              <w:rPr>
                <w:rFonts w:ascii="Aptos" w:eastAsia="Aptos" w:hAnsi="Aptos" w:cs="Times New Roman"/>
                <w:b/>
                <w:bCs/>
                <w:sz w:val="28"/>
                <w:szCs w:val="28"/>
              </w:rPr>
            </w:pPr>
          </w:p>
        </w:tc>
        <w:tc>
          <w:tcPr>
            <w:tcW w:w="720" w:type="dxa"/>
            <w:tcPrChange w:id="1062" w:author="Greene, David [2]" w:date="2025-06-12T12:53:00Z">
              <w:tcPr>
                <w:tcW w:w="720" w:type="dxa"/>
              </w:tcPr>
            </w:tcPrChange>
          </w:tcPr>
          <w:p w14:paraId="2F7691D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063" w:author="Greene, David [2]" w:date="2025-06-12T12:53:00Z">
              <w:tcPr>
                <w:tcW w:w="720" w:type="dxa"/>
                <w:shd w:val="clear" w:color="auto" w:fill="808080"/>
              </w:tcPr>
            </w:tcPrChange>
          </w:tcPr>
          <w:p w14:paraId="72C5A17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064" w:author="Greene, David [2]" w:date="2025-06-12T12:53:00Z">
              <w:tcPr>
                <w:tcW w:w="720" w:type="dxa"/>
                <w:shd w:val="clear" w:color="auto" w:fill="808080"/>
              </w:tcPr>
            </w:tcPrChange>
          </w:tcPr>
          <w:p w14:paraId="22D1856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065" w:author="Greene, David [2]" w:date="2025-06-12T12:53:00Z">
              <w:tcPr>
                <w:tcW w:w="720" w:type="dxa"/>
                <w:shd w:val="clear" w:color="auto" w:fill="808080"/>
              </w:tcPr>
            </w:tcPrChange>
          </w:tcPr>
          <w:p w14:paraId="5AF80C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066" w:author="Greene, David [2]" w:date="2025-06-12T12:53:00Z">
              <w:tcPr>
                <w:tcW w:w="720" w:type="dxa"/>
                <w:tcBorders>
                  <w:bottom w:val="single" w:sz="4" w:space="0" w:color="auto"/>
                </w:tcBorders>
              </w:tcPr>
            </w:tcPrChange>
          </w:tcPr>
          <w:p w14:paraId="78F6E312" w14:textId="77777777" w:rsidR="00E31873" w:rsidRPr="00E31873" w:rsidRDefault="00E31873" w:rsidP="00711647">
            <w:pPr>
              <w:jc w:val="center"/>
              <w:rPr>
                <w:rFonts w:ascii="Aptos" w:eastAsia="Aptos" w:hAnsi="Aptos" w:cs="Times New Roman"/>
                <w:b/>
                <w:bCs/>
                <w:sz w:val="28"/>
                <w:szCs w:val="28"/>
              </w:rPr>
            </w:pPr>
          </w:p>
        </w:tc>
        <w:tc>
          <w:tcPr>
            <w:tcW w:w="720" w:type="dxa"/>
            <w:tcPrChange w:id="1067" w:author="Greene, David [2]" w:date="2025-06-12T12:53:00Z">
              <w:tcPr>
                <w:tcW w:w="720" w:type="dxa"/>
              </w:tcPr>
            </w:tcPrChange>
          </w:tcPr>
          <w:p w14:paraId="32721E8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068" w:author="Greene, David [2]" w:date="2025-06-12T12:53:00Z">
              <w:tcPr>
                <w:tcW w:w="720" w:type="dxa"/>
                <w:shd w:val="clear" w:color="auto" w:fill="808080"/>
              </w:tcPr>
            </w:tcPrChange>
          </w:tcPr>
          <w:p w14:paraId="5F0903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069" w:author="Greene, David [2]" w:date="2025-06-12T12:53:00Z">
              <w:tcPr>
                <w:tcW w:w="720" w:type="dxa"/>
                <w:shd w:val="clear" w:color="auto" w:fill="808080"/>
              </w:tcPr>
            </w:tcPrChange>
          </w:tcPr>
          <w:p w14:paraId="77CB6D5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70" w:author="Greene, David [2]" w:date="2025-06-12T12:53:00Z">
              <w:tcPr>
                <w:tcW w:w="720" w:type="dxa"/>
              </w:tcPr>
            </w:tcPrChange>
          </w:tcPr>
          <w:p w14:paraId="522DE7C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071" w:author="Greene, David [2]" w:date="2025-06-12T12:53:00Z">
              <w:tcPr>
                <w:tcW w:w="720" w:type="dxa"/>
                <w:shd w:val="clear" w:color="auto" w:fill="808080"/>
              </w:tcPr>
            </w:tcPrChange>
          </w:tcPr>
          <w:p w14:paraId="4621F3B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072" w:author="Greene, David [2]" w:date="2025-06-12T12:53:00Z">
              <w:tcPr>
                <w:tcW w:w="720" w:type="dxa"/>
                <w:tcBorders>
                  <w:bottom w:val="single" w:sz="4" w:space="0" w:color="auto"/>
                </w:tcBorders>
              </w:tcPr>
            </w:tcPrChange>
          </w:tcPr>
          <w:p w14:paraId="1F90A52E" w14:textId="77777777" w:rsidR="00E31873" w:rsidRPr="00E31873" w:rsidRDefault="00E31873" w:rsidP="00711647">
            <w:pPr>
              <w:jc w:val="center"/>
              <w:rPr>
                <w:rFonts w:ascii="Aptos" w:eastAsia="Aptos" w:hAnsi="Aptos" w:cs="Times New Roman"/>
                <w:b/>
                <w:bCs/>
                <w:sz w:val="28"/>
                <w:szCs w:val="28"/>
              </w:rPr>
            </w:pPr>
          </w:p>
        </w:tc>
      </w:tr>
      <w:tr w:rsidR="00E31873" w:rsidRPr="00E31873" w14:paraId="4E080710" w14:textId="77777777" w:rsidTr="00711647">
        <w:tc>
          <w:tcPr>
            <w:tcW w:w="2065" w:type="dxa"/>
            <w:tcPrChange w:id="1073" w:author="Greene, David [2]" w:date="2025-06-12T12:53:00Z">
              <w:tcPr>
                <w:tcW w:w="2065" w:type="dxa"/>
              </w:tcPr>
            </w:tcPrChange>
          </w:tcPr>
          <w:p w14:paraId="0860F9E3"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NetMigration</w:t>
            </w:r>
            <w:proofErr w:type="spellEnd"/>
          </w:p>
        </w:tc>
        <w:tc>
          <w:tcPr>
            <w:tcW w:w="720" w:type="dxa"/>
            <w:tcPrChange w:id="1074" w:author="Greene, David [2]" w:date="2025-06-12T12:53:00Z">
              <w:tcPr>
                <w:tcW w:w="720" w:type="dxa"/>
              </w:tcPr>
            </w:tcPrChange>
          </w:tcPr>
          <w:p w14:paraId="0B5F338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75" w:author="Greene, David [2]" w:date="2025-06-12T12:53:00Z">
              <w:tcPr>
                <w:tcW w:w="720" w:type="dxa"/>
                <w:tcBorders>
                  <w:bottom w:val="single" w:sz="4" w:space="0" w:color="auto"/>
                </w:tcBorders>
              </w:tcPr>
            </w:tcPrChange>
          </w:tcPr>
          <w:p w14:paraId="5E48DFD7" w14:textId="77777777" w:rsidR="00E31873" w:rsidRPr="00E31873" w:rsidRDefault="00E31873" w:rsidP="00711647">
            <w:pPr>
              <w:jc w:val="center"/>
              <w:rPr>
                <w:rFonts w:ascii="Aptos" w:eastAsia="Aptos" w:hAnsi="Aptos" w:cs="Times New Roman"/>
                <w:b/>
                <w:bCs/>
                <w:sz w:val="28"/>
                <w:szCs w:val="28"/>
              </w:rPr>
            </w:pPr>
          </w:p>
        </w:tc>
        <w:tc>
          <w:tcPr>
            <w:tcW w:w="720" w:type="dxa"/>
            <w:tcPrChange w:id="1076" w:author="Greene, David [2]" w:date="2025-06-12T12:53:00Z">
              <w:tcPr>
                <w:tcW w:w="720" w:type="dxa"/>
              </w:tcPr>
            </w:tcPrChange>
          </w:tcPr>
          <w:p w14:paraId="2CC0297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077" w:author="Greene, David [2]" w:date="2025-06-12T12:53:00Z">
              <w:tcPr>
                <w:tcW w:w="720" w:type="dxa"/>
                <w:shd w:val="clear" w:color="auto" w:fill="D9D9D9"/>
              </w:tcPr>
            </w:tcPrChange>
          </w:tcPr>
          <w:p w14:paraId="6303F6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78" w:author="Greene, David [2]" w:date="2025-06-12T12:53:00Z">
              <w:tcPr>
                <w:tcW w:w="720" w:type="dxa"/>
              </w:tcPr>
            </w:tcPrChange>
          </w:tcPr>
          <w:p w14:paraId="2A06FEE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79" w:author="Greene, David [2]" w:date="2025-06-12T12:53:00Z">
              <w:tcPr>
                <w:tcW w:w="720" w:type="dxa"/>
              </w:tcPr>
            </w:tcPrChange>
          </w:tcPr>
          <w:p w14:paraId="696E8B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80" w:author="Greene, David [2]" w:date="2025-06-12T12:53:00Z">
              <w:tcPr>
                <w:tcW w:w="720" w:type="dxa"/>
                <w:tcBorders>
                  <w:bottom w:val="single" w:sz="4" w:space="0" w:color="auto"/>
                </w:tcBorders>
              </w:tcPr>
            </w:tcPrChange>
          </w:tcPr>
          <w:p w14:paraId="50F949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81" w:author="Greene, David [2]" w:date="2025-06-12T12:53:00Z">
              <w:tcPr>
                <w:tcW w:w="720" w:type="dxa"/>
                <w:tcBorders>
                  <w:bottom w:val="single" w:sz="4" w:space="0" w:color="auto"/>
                </w:tcBorders>
              </w:tcPr>
            </w:tcPrChange>
          </w:tcPr>
          <w:p w14:paraId="0680AD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Change w:id="1082" w:author="Greene, David [2]" w:date="2025-06-12T12:53:00Z">
              <w:tcPr>
                <w:tcW w:w="720" w:type="dxa"/>
                <w:tcBorders>
                  <w:bottom w:val="single" w:sz="4" w:space="0" w:color="auto"/>
                </w:tcBorders>
                <w:shd w:val="clear" w:color="auto" w:fill="auto"/>
              </w:tcPr>
            </w:tcPrChange>
          </w:tcPr>
          <w:p w14:paraId="11895E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83" w:author="Greene, David [2]" w:date="2025-06-12T12:53:00Z">
              <w:tcPr>
                <w:tcW w:w="720" w:type="dxa"/>
              </w:tcPr>
            </w:tcPrChange>
          </w:tcPr>
          <w:p w14:paraId="5DEFA830" w14:textId="77777777" w:rsidR="00E31873" w:rsidRPr="00E31873" w:rsidRDefault="00E31873" w:rsidP="00711647">
            <w:pPr>
              <w:jc w:val="center"/>
              <w:rPr>
                <w:rFonts w:ascii="Aptos" w:eastAsia="Aptos" w:hAnsi="Aptos" w:cs="Times New Roman"/>
                <w:b/>
                <w:bCs/>
                <w:sz w:val="28"/>
                <w:szCs w:val="28"/>
              </w:rPr>
            </w:pPr>
          </w:p>
        </w:tc>
        <w:tc>
          <w:tcPr>
            <w:tcW w:w="720" w:type="dxa"/>
            <w:tcPrChange w:id="1084" w:author="Greene, David [2]" w:date="2025-06-12T12:53:00Z">
              <w:tcPr>
                <w:tcW w:w="720" w:type="dxa"/>
              </w:tcPr>
            </w:tcPrChange>
          </w:tcPr>
          <w:p w14:paraId="4E14153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85" w:author="Greene, David [2]" w:date="2025-06-12T12:53:00Z">
              <w:tcPr>
                <w:tcW w:w="720" w:type="dxa"/>
                <w:tcBorders>
                  <w:bottom w:val="single" w:sz="4" w:space="0" w:color="auto"/>
                </w:tcBorders>
              </w:tcPr>
            </w:tcPrChange>
          </w:tcPr>
          <w:p w14:paraId="737F191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86" w:author="Greene, David [2]" w:date="2025-06-12T12:53:00Z">
              <w:tcPr>
                <w:tcW w:w="720" w:type="dxa"/>
                <w:tcBorders>
                  <w:bottom w:val="single" w:sz="4" w:space="0" w:color="auto"/>
                </w:tcBorders>
              </w:tcPr>
            </w:tcPrChange>
          </w:tcPr>
          <w:p w14:paraId="6DF2DBC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87" w:author="Greene, David [2]" w:date="2025-06-12T12:53:00Z">
              <w:tcPr>
                <w:tcW w:w="720" w:type="dxa"/>
                <w:tcBorders>
                  <w:bottom w:val="single" w:sz="4" w:space="0" w:color="auto"/>
                </w:tcBorders>
              </w:tcPr>
            </w:tcPrChange>
          </w:tcPr>
          <w:p w14:paraId="18E6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088" w:author="Greene, David [2]" w:date="2025-06-12T12:53:00Z">
              <w:tcPr>
                <w:tcW w:w="720" w:type="dxa"/>
                <w:shd w:val="clear" w:color="auto" w:fill="D9D9D9"/>
              </w:tcPr>
            </w:tcPrChange>
          </w:tcPr>
          <w:p w14:paraId="53325C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48E85CB3" w14:textId="77777777" w:rsidTr="00711647">
        <w:tc>
          <w:tcPr>
            <w:tcW w:w="2065" w:type="dxa"/>
            <w:tcPrChange w:id="1089" w:author="Greene, David [2]" w:date="2025-06-12T12:53:00Z">
              <w:tcPr>
                <w:tcW w:w="2065" w:type="dxa"/>
              </w:tcPr>
            </w:tcPrChange>
          </w:tcPr>
          <w:p w14:paraId="2503D84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PopDensity</w:t>
            </w:r>
            <w:proofErr w:type="spellEnd"/>
          </w:p>
        </w:tc>
        <w:tc>
          <w:tcPr>
            <w:tcW w:w="720" w:type="dxa"/>
            <w:tcBorders>
              <w:bottom w:val="single" w:sz="4" w:space="0" w:color="auto"/>
            </w:tcBorders>
            <w:tcPrChange w:id="1090" w:author="Greene, David [2]" w:date="2025-06-12T12:53:00Z">
              <w:tcPr>
                <w:tcW w:w="720" w:type="dxa"/>
                <w:tcBorders>
                  <w:bottom w:val="single" w:sz="4" w:space="0" w:color="auto"/>
                </w:tcBorders>
              </w:tcPr>
            </w:tcPrChange>
          </w:tcPr>
          <w:p w14:paraId="1F8D62C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091" w:author="Greene, David [2]" w:date="2025-06-12T12:53:00Z">
              <w:tcPr>
                <w:tcW w:w="720" w:type="dxa"/>
                <w:shd w:val="clear" w:color="auto" w:fill="D9D9D9"/>
              </w:tcPr>
            </w:tcPrChange>
          </w:tcPr>
          <w:p w14:paraId="0E143D1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92" w:author="Greene, David [2]" w:date="2025-06-12T12:53:00Z">
              <w:tcPr>
                <w:tcW w:w="720" w:type="dxa"/>
              </w:tcPr>
            </w:tcPrChange>
          </w:tcPr>
          <w:p w14:paraId="3978ADC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093" w:author="Greene, David [2]" w:date="2025-06-12T12:53:00Z">
              <w:tcPr>
                <w:tcW w:w="720" w:type="dxa"/>
                <w:shd w:val="clear" w:color="auto" w:fill="D9D9D9"/>
              </w:tcPr>
            </w:tcPrChange>
          </w:tcPr>
          <w:p w14:paraId="65AF0F3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94" w:author="Greene, David [2]" w:date="2025-06-12T12:53:00Z">
              <w:tcPr>
                <w:tcW w:w="720" w:type="dxa"/>
              </w:tcPr>
            </w:tcPrChange>
          </w:tcPr>
          <w:p w14:paraId="07E6C69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095" w:author="Greene, David [2]" w:date="2025-06-12T12:53:00Z">
              <w:tcPr>
                <w:tcW w:w="720" w:type="dxa"/>
                <w:tcBorders>
                  <w:bottom w:val="single" w:sz="4" w:space="0" w:color="auto"/>
                </w:tcBorders>
              </w:tcPr>
            </w:tcPrChange>
          </w:tcPr>
          <w:p w14:paraId="3B5D1EA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096" w:author="Greene, David [2]" w:date="2025-06-12T12:53:00Z">
              <w:tcPr>
                <w:tcW w:w="720" w:type="dxa"/>
                <w:shd w:val="clear" w:color="auto" w:fill="D9D9D9"/>
              </w:tcPr>
            </w:tcPrChange>
          </w:tcPr>
          <w:p w14:paraId="7E6E46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097" w:author="Greene, David [2]" w:date="2025-06-12T12:53:00Z">
              <w:tcPr>
                <w:tcW w:w="720" w:type="dxa"/>
                <w:tcBorders>
                  <w:bottom w:val="single" w:sz="4" w:space="0" w:color="auto"/>
                </w:tcBorders>
                <w:shd w:val="clear" w:color="auto" w:fill="D9D9D9"/>
              </w:tcPr>
            </w:tcPrChange>
          </w:tcPr>
          <w:p w14:paraId="67847EA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098" w:author="Greene, David [2]" w:date="2025-06-12T12:53:00Z">
              <w:tcPr>
                <w:tcW w:w="720" w:type="dxa"/>
                <w:tcBorders>
                  <w:bottom w:val="single" w:sz="4" w:space="0" w:color="auto"/>
                </w:tcBorders>
                <w:shd w:val="clear" w:color="auto" w:fill="D9D9D9"/>
              </w:tcPr>
            </w:tcPrChange>
          </w:tcPr>
          <w:p w14:paraId="60FBCED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099" w:author="Greene, David [2]" w:date="2025-06-12T12:53:00Z">
              <w:tcPr>
                <w:tcW w:w="720" w:type="dxa"/>
              </w:tcPr>
            </w:tcPrChange>
          </w:tcPr>
          <w:p w14:paraId="373A155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100" w:author="Greene, David [2]" w:date="2025-06-12T12:53:00Z">
              <w:tcPr>
                <w:tcW w:w="720" w:type="dxa"/>
                <w:tcBorders>
                  <w:bottom w:val="single" w:sz="4" w:space="0" w:color="auto"/>
                </w:tcBorders>
              </w:tcPr>
            </w:tcPrChange>
          </w:tcPr>
          <w:p w14:paraId="4A50CC1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101" w:author="Greene, David [2]" w:date="2025-06-12T12:53:00Z">
              <w:tcPr>
                <w:tcW w:w="720" w:type="dxa"/>
                <w:shd w:val="clear" w:color="auto" w:fill="D9D9D9"/>
              </w:tcPr>
            </w:tcPrChange>
          </w:tcPr>
          <w:p w14:paraId="18B3993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102" w:author="Greene, David [2]" w:date="2025-06-12T12:53:00Z">
              <w:tcPr>
                <w:tcW w:w="720" w:type="dxa"/>
                <w:tcBorders>
                  <w:bottom w:val="single" w:sz="4" w:space="0" w:color="auto"/>
                </w:tcBorders>
                <w:shd w:val="clear" w:color="auto" w:fill="D9D9D9"/>
              </w:tcPr>
            </w:tcPrChange>
          </w:tcPr>
          <w:p w14:paraId="3D0A295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103" w:author="Greene, David [2]" w:date="2025-06-12T12:53:00Z">
              <w:tcPr>
                <w:tcW w:w="720" w:type="dxa"/>
                <w:tcBorders>
                  <w:bottom w:val="single" w:sz="4" w:space="0" w:color="auto"/>
                </w:tcBorders>
                <w:shd w:val="clear" w:color="auto" w:fill="D9D9D9"/>
              </w:tcPr>
            </w:tcPrChange>
          </w:tcPr>
          <w:p w14:paraId="49E12F0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04" w:author="Greene, David [2]" w:date="2025-06-12T12:53:00Z">
              <w:tcPr>
                <w:tcW w:w="720" w:type="dxa"/>
              </w:tcPr>
            </w:tcPrChange>
          </w:tcPr>
          <w:p w14:paraId="5ED5BE0A" w14:textId="77777777" w:rsidR="00E31873" w:rsidRPr="00E31873" w:rsidRDefault="00E31873" w:rsidP="00711647">
            <w:pPr>
              <w:jc w:val="center"/>
              <w:rPr>
                <w:rFonts w:ascii="Aptos" w:eastAsia="Aptos" w:hAnsi="Aptos" w:cs="Times New Roman"/>
                <w:b/>
                <w:bCs/>
                <w:sz w:val="28"/>
                <w:szCs w:val="28"/>
              </w:rPr>
            </w:pPr>
          </w:p>
        </w:tc>
      </w:tr>
      <w:tr w:rsidR="00E31873" w:rsidRPr="00E31873" w14:paraId="695FC821" w14:textId="77777777" w:rsidTr="00711647">
        <w:tc>
          <w:tcPr>
            <w:tcW w:w="2065" w:type="dxa"/>
            <w:tcPrChange w:id="1105" w:author="Greene, David [2]" w:date="2025-06-12T12:53:00Z">
              <w:tcPr>
                <w:tcW w:w="2065" w:type="dxa"/>
              </w:tcPr>
            </w:tcPrChange>
          </w:tcPr>
          <w:p w14:paraId="15391B6B"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RuralPct</w:t>
            </w:r>
            <w:proofErr w:type="spellEnd"/>
          </w:p>
        </w:tc>
        <w:tc>
          <w:tcPr>
            <w:tcW w:w="720" w:type="dxa"/>
            <w:shd w:val="clear" w:color="auto" w:fill="auto"/>
            <w:tcPrChange w:id="1106" w:author="Greene, David [2]" w:date="2025-06-12T12:53:00Z">
              <w:tcPr>
                <w:tcW w:w="720" w:type="dxa"/>
                <w:shd w:val="clear" w:color="auto" w:fill="auto"/>
              </w:tcPr>
            </w:tcPrChange>
          </w:tcPr>
          <w:p w14:paraId="4ADD89EC"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07" w:author="Greene, David [2]" w:date="2025-06-12T12:53:00Z">
              <w:tcPr>
                <w:tcW w:w="720" w:type="dxa"/>
              </w:tcPr>
            </w:tcPrChange>
          </w:tcPr>
          <w:p w14:paraId="30010976" w14:textId="77777777" w:rsidR="00E31873" w:rsidRPr="00E31873" w:rsidRDefault="00E31873" w:rsidP="00711647">
            <w:pPr>
              <w:jc w:val="center"/>
              <w:rPr>
                <w:rFonts w:ascii="Aptos" w:eastAsia="Aptos" w:hAnsi="Aptos" w:cs="Times New Roman"/>
                <w:b/>
                <w:bCs/>
                <w:sz w:val="28"/>
                <w:szCs w:val="28"/>
              </w:rPr>
            </w:pPr>
          </w:p>
        </w:tc>
        <w:tc>
          <w:tcPr>
            <w:tcW w:w="720" w:type="dxa"/>
            <w:tcPrChange w:id="1108" w:author="Greene, David [2]" w:date="2025-06-12T12:53:00Z">
              <w:tcPr>
                <w:tcW w:w="720" w:type="dxa"/>
              </w:tcPr>
            </w:tcPrChange>
          </w:tcPr>
          <w:p w14:paraId="32D4CED5" w14:textId="77777777" w:rsidR="00E31873" w:rsidRPr="00E31873" w:rsidRDefault="00E31873" w:rsidP="00711647">
            <w:pPr>
              <w:jc w:val="center"/>
              <w:rPr>
                <w:rFonts w:ascii="Aptos" w:eastAsia="Aptos" w:hAnsi="Aptos" w:cs="Times New Roman"/>
                <w:b/>
                <w:bCs/>
                <w:sz w:val="28"/>
                <w:szCs w:val="28"/>
              </w:rPr>
            </w:pPr>
          </w:p>
        </w:tc>
        <w:tc>
          <w:tcPr>
            <w:tcW w:w="720" w:type="dxa"/>
            <w:tcPrChange w:id="1109" w:author="Greene, David [2]" w:date="2025-06-12T12:53:00Z">
              <w:tcPr>
                <w:tcW w:w="720" w:type="dxa"/>
              </w:tcPr>
            </w:tcPrChange>
          </w:tcPr>
          <w:p w14:paraId="290F887D" w14:textId="77777777" w:rsidR="00E31873" w:rsidRPr="00E31873" w:rsidRDefault="00E31873" w:rsidP="00711647">
            <w:pPr>
              <w:jc w:val="center"/>
              <w:rPr>
                <w:rFonts w:ascii="Aptos" w:eastAsia="Aptos" w:hAnsi="Aptos" w:cs="Times New Roman"/>
                <w:b/>
                <w:bCs/>
                <w:sz w:val="28"/>
                <w:szCs w:val="28"/>
              </w:rPr>
            </w:pPr>
          </w:p>
        </w:tc>
        <w:tc>
          <w:tcPr>
            <w:tcW w:w="720" w:type="dxa"/>
            <w:tcPrChange w:id="1110" w:author="Greene, David [2]" w:date="2025-06-12T12:53:00Z">
              <w:tcPr>
                <w:tcW w:w="720" w:type="dxa"/>
              </w:tcPr>
            </w:tcPrChange>
          </w:tcPr>
          <w:p w14:paraId="53F3E55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11" w:author="Greene, David [2]" w:date="2025-06-12T12:53:00Z">
              <w:tcPr>
                <w:tcW w:w="720" w:type="dxa"/>
                <w:shd w:val="clear" w:color="auto" w:fill="808080"/>
              </w:tcPr>
            </w:tcPrChange>
          </w:tcPr>
          <w:p w14:paraId="4EB25B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12" w:author="Greene, David [2]" w:date="2025-06-12T12:53:00Z">
              <w:tcPr>
                <w:tcW w:w="720" w:type="dxa"/>
              </w:tcPr>
            </w:tcPrChange>
          </w:tcPr>
          <w:p w14:paraId="2B60B10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113" w:author="Greene, David [2]" w:date="2025-06-12T12:53:00Z">
              <w:tcPr>
                <w:tcW w:w="720" w:type="dxa"/>
                <w:shd w:val="clear" w:color="auto" w:fill="auto"/>
              </w:tcPr>
            </w:tcPrChange>
          </w:tcPr>
          <w:p w14:paraId="37733D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Change w:id="1114" w:author="Greene, David [2]" w:date="2025-06-12T12:53:00Z">
              <w:tcPr>
                <w:tcW w:w="720" w:type="dxa"/>
                <w:shd w:val="clear" w:color="auto" w:fill="auto"/>
              </w:tcPr>
            </w:tcPrChange>
          </w:tcPr>
          <w:p w14:paraId="5AFE713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15" w:author="Greene, David [2]" w:date="2025-06-12T12:53:00Z">
              <w:tcPr>
                <w:tcW w:w="720" w:type="dxa"/>
              </w:tcPr>
            </w:tcPrChange>
          </w:tcPr>
          <w:p w14:paraId="6E4B0A1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116" w:author="Greene, David [2]" w:date="2025-06-12T12:53:00Z">
              <w:tcPr>
                <w:tcW w:w="720" w:type="dxa"/>
                <w:shd w:val="clear" w:color="auto" w:fill="auto"/>
              </w:tcPr>
            </w:tcPrChange>
          </w:tcPr>
          <w:p w14:paraId="4FCF523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17" w:author="Greene, David [2]" w:date="2025-06-12T12:53:00Z">
              <w:tcPr>
                <w:tcW w:w="720" w:type="dxa"/>
              </w:tcPr>
            </w:tcPrChange>
          </w:tcPr>
          <w:p w14:paraId="5F92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118" w:author="Greene, David [2]" w:date="2025-06-12T12:53:00Z">
              <w:tcPr>
                <w:tcW w:w="720" w:type="dxa"/>
                <w:shd w:val="clear" w:color="auto" w:fill="D9D9D9"/>
              </w:tcPr>
            </w:tcPrChange>
          </w:tcPr>
          <w:p w14:paraId="07AE6FE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119" w:author="Greene, David [2]" w:date="2025-06-12T12:53:00Z">
              <w:tcPr>
                <w:tcW w:w="720" w:type="dxa"/>
                <w:shd w:val="clear" w:color="auto" w:fill="D9D9D9"/>
              </w:tcPr>
            </w:tcPrChange>
          </w:tcPr>
          <w:p w14:paraId="4A08050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20" w:author="Greene, David [2]" w:date="2025-06-12T12:53:00Z">
              <w:tcPr>
                <w:tcW w:w="720" w:type="dxa"/>
              </w:tcPr>
            </w:tcPrChange>
          </w:tcPr>
          <w:p w14:paraId="30B6A189" w14:textId="77777777" w:rsidR="00E31873" w:rsidRPr="00E31873" w:rsidRDefault="00E31873" w:rsidP="00711647">
            <w:pPr>
              <w:jc w:val="center"/>
              <w:rPr>
                <w:rFonts w:ascii="Aptos" w:eastAsia="Aptos" w:hAnsi="Aptos" w:cs="Times New Roman"/>
                <w:b/>
                <w:bCs/>
                <w:sz w:val="28"/>
                <w:szCs w:val="28"/>
              </w:rPr>
            </w:pPr>
          </w:p>
        </w:tc>
      </w:tr>
      <w:tr w:rsidR="00E31873" w:rsidRPr="00E31873" w14:paraId="41536A29" w14:textId="77777777" w:rsidTr="00711647">
        <w:tc>
          <w:tcPr>
            <w:tcW w:w="12865" w:type="dxa"/>
            <w:gridSpan w:val="16"/>
            <w:tcPrChange w:id="1121" w:author="Greene, David [2]" w:date="2025-06-12T12:53:00Z">
              <w:tcPr>
                <w:tcW w:w="12865" w:type="dxa"/>
                <w:gridSpan w:val="16"/>
              </w:tcPr>
            </w:tcPrChange>
          </w:tcPr>
          <w:p w14:paraId="1A8D7F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Economic</w:t>
            </w:r>
          </w:p>
        </w:tc>
      </w:tr>
      <w:tr w:rsidR="00E31873" w:rsidRPr="00E31873" w14:paraId="2D611224" w14:textId="77777777" w:rsidTr="00711647">
        <w:tc>
          <w:tcPr>
            <w:tcW w:w="2065" w:type="dxa"/>
            <w:tcPrChange w:id="1122" w:author="Greene, David [2]" w:date="2025-06-12T12:53:00Z">
              <w:tcPr>
                <w:tcW w:w="2065" w:type="dxa"/>
              </w:tcPr>
            </w:tcPrChange>
          </w:tcPr>
          <w:p w14:paraId="381C77D1"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JobGrowth</w:t>
            </w:r>
            <w:proofErr w:type="spellEnd"/>
          </w:p>
        </w:tc>
        <w:tc>
          <w:tcPr>
            <w:tcW w:w="720" w:type="dxa"/>
            <w:tcPrChange w:id="1123" w:author="Greene, David [2]" w:date="2025-06-12T12:53:00Z">
              <w:tcPr>
                <w:tcW w:w="720" w:type="dxa"/>
              </w:tcPr>
            </w:tcPrChange>
          </w:tcPr>
          <w:p w14:paraId="372D6D5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124" w:author="Greene, David [2]" w:date="2025-06-12T12:53:00Z">
              <w:tcPr>
                <w:tcW w:w="720" w:type="dxa"/>
                <w:tcBorders>
                  <w:bottom w:val="single" w:sz="4" w:space="0" w:color="auto"/>
                </w:tcBorders>
              </w:tcPr>
            </w:tcPrChange>
          </w:tcPr>
          <w:p w14:paraId="64C9337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25" w:author="Greene, David [2]" w:date="2025-06-12T12:53:00Z">
              <w:tcPr>
                <w:tcW w:w="720" w:type="dxa"/>
                <w:shd w:val="clear" w:color="auto" w:fill="808080"/>
              </w:tcPr>
            </w:tcPrChange>
          </w:tcPr>
          <w:p w14:paraId="15C957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26" w:author="Greene, David [2]" w:date="2025-06-12T12:53:00Z">
              <w:tcPr>
                <w:tcW w:w="720" w:type="dxa"/>
                <w:shd w:val="clear" w:color="auto" w:fill="808080"/>
              </w:tcPr>
            </w:tcPrChange>
          </w:tcPr>
          <w:p w14:paraId="6820EF4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27" w:author="Greene, David [2]" w:date="2025-06-12T12:53:00Z">
              <w:tcPr>
                <w:tcW w:w="720" w:type="dxa"/>
              </w:tcPr>
            </w:tcPrChange>
          </w:tcPr>
          <w:p w14:paraId="5288192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28" w:author="Greene, David [2]" w:date="2025-06-12T12:53:00Z">
              <w:tcPr>
                <w:tcW w:w="720" w:type="dxa"/>
              </w:tcPr>
            </w:tcPrChange>
          </w:tcPr>
          <w:p w14:paraId="4A3B0839" w14:textId="77777777" w:rsidR="00E31873" w:rsidRPr="00E31873" w:rsidRDefault="00E31873" w:rsidP="00711647">
            <w:pPr>
              <w:jc w:val="center"/>
              <w:rPr>
                <w:rFonts w:ascii="Aptos" w:eastAsia="Aptos" w:hAnsi="Aptos" w:cs="Times New Roman"/>
                <w:b/>
                <w:bCs/>
                <w:sz w:val="28"/>
                <w:szCs w:val="28"/>
              </w:rPr>
            </w:pPr>
          </w:p>
        </w:tc>
        <w:tc>
          <w:tcPr>
            <w:tcW w:w="720" w:type="dxa"/>
            <w:tcPrChange w:id="1129" w:author="Greene, David [2]" w:date="2025-06-12T12:53:00Z">
              <w:tcPr>
                <w:tcW w:w="720" w:type="dxa"/>
              </w:tcPr>
            </w:tcPrChange>
          </w:tcPr>
          <w:p w14:paraId="55B75EF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30" w:author="Greene, David [2]" w:date="2025-06-12T12:53:00Z">
              <w:tcPr>
                <w:tcW w:w="720" w:type="dxa"/>
                <w:shd w:val="clear" w:color="auto" w:fill="808080"/>
              </w:tcPr>
            </w:tcPrChange>
          </w:tcPr>
          <w:p w14:paraId="76C388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31" w:author="Greene, David [2]" w:date="2025-06-12T12:53:00Z">
              <w:tcPr>
                <w:tcW w:w="720" w:type="dxa"/>
                <w:shd w:val="clear" w:color="auto" w:fill="808080"/>
              </w:tcPr>
            </w:tcPrChange>
          </w:tcPr>
          <w:p w14:paraId="4660C3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132" w:author="Greene, David [2]" w:date="2025-06-12T12:53:00Z">
              <w:tcPr>
                <w:tcW w:w="720" w:type="dxa"/>
                <w:tcBorders>
                  <w:bottom w:val="single" w:sz="4" w:space="0" w:color="auto"/>
                </w:tcBorders>
              </w:tcPr>
            </w:tcPrChange>
          </w:tcPr>
          <w:p w14:paraId="09482C4B" w14:textId="77777777" w:rsidR="00E31873" w:rsidRPr="00E31873" w:rsidRDefault="00E31873" w:rsidP="00711647">
            <w:pPr>
              <w:jc w:val="center"/>
              <w:rPr>
                <w:rFonts w:ascii="Aptos" w:eastAsia="Aptos" w:hAnsi="Aptos" w:cs="Times New Roman"/>
                <w:b/>
                <w:bCs/>
                <w:sz w:val="28"/>
                <w:szCs w:val="28"/>
              </w:rPr>
            </w:pPr>
          </w:p>
        </w:tc>
        <w:tc>
          <w:tcPr>
            <w:tcW w:w="720" w:type="dxa"/>
            <w:tcPrChange w:id="1133" w:author="Greene, David [2]" w:date="2025-06-12T12:53:00Z">
              <w:tcPr>
                <w:tcW w:w="720" w:type="dxa"/>
              </w:tcPr>
            </w:tcPrChange>
          </w:tcPr>
          <w:p w14:paraId="30D7F5A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34" w:author="Greene, David [2]" w:date="2025-06-12T12:53:00Z">
              <w:tcPr>
                <w:tcW w:w="720" w:type="dxa"/>
                <w:shd w:val="clear" w:color="auto" w:fill="808080"/>
              </w:tcPr>
            </w:tcPrChange>
          </w:tcPr>
          <w:p w14:paraId="67F7577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35" w:author="Greene, David [2]" w:date="2025-06-12T12:53:00Z">
              <w:tcPr>
                <w:tcW w:w="720" w:type="dxa"/>
                <w:shd w:val="clear" w:color="auto" w:fill="808080"/>
              </w:tcPr>
            </w:tcPrChange>
          </w:tcPr>
          <w:p w14:paraId="16E438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36" w:author="Greene, David [2]" w:date="2025-06-12T12:53:00Z">
              <w:tcPr>
                <w:tcW w:w="720" w:type="dxa"/>
                <w:shd w:val="clear" w:color="auto" w:fill="808080"/>
              </w:tcPr>
            </w:tcPrChange>
          </w:tcPr>
          <w:p w14:paraId="4C49AB5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808080"/>
            <w:tcPrChange w:id="1137" w:author="Greene, David [2]" w:date="2025-06-12T12:53:00Z">
              <w:tcPr>
                <w:tcW w:w="720" w:type="dxa"/>
                <w:tcBorders>
                  <w:bottom w:val="single" w:sz="4" w:space="0" w:color="auto"/>
                </w:tcBorders>
                <w:shd w:val="clear" w:color="auto" w:fill="808080"/>
              </w:tcPr>
            </w:tcPrChange>
          </w:tcPr>
          <w:p w14:paraId="413F1DA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00061C5E" w14:textId="77777777" w:rsidTr="00711647">
        <w:tc>
          <w:tcPr>
            <w:tcW w:w="2065" w:type="dxa"/>
            <w:tcPrChange w:id="1138" w:author="Greene, David [2]" w:date="2025-06-12T12:53:00Z">
              <w:tcPr>
                <w:tcW w:w="2065" w:type="dxa"/>
              </w:tcPr>
            </w:tcPrChange>
          </w:tcPr>
          <w:p w14:paraId="0001C8B2"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GDPGrowth</w:t>
            </w:r>
            <w:proofErr w:type="spellEnd"/>
          </w:p>
        </w:tc>
        <w:tc>
          <w:tcPr>
            <w:tcW w:w="720" w:type="dxa"/>
            <w:tcPrChange w:id="1139" w:author="Greene, David [2]" w:date="2025-06-12T12:53:00Z">
              <w:tcPr>
                <w:tcW w:w="720" w:type="dxa"/>
              </w:tcPr>
            </w:tcPrChange>
          </w:tcPr>
          <w:p w14:paraId="5F7D116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40" w:author="Greene, David [2]" w:date="2025-06-12T12:53:00Z">
              <w:tcPr>
                <w:tcW w:w="720" w:type="dxa"/>
                <w:shd w:val="clear" w:color="auto" w:fill="808080"/>
              </w:tcPr>
            </w:tcPrChange>
          </w:tcPr>
          <w:p w14:paraId="5C128E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41" w:author="Greene, David [2]" w:date="2025-06-12T12:53:00Z">
              <w:tcPr>
                <w:tcW w:w="720" w:type="dxa"/>
              </w:tcPr>
            </w:tcPrChange>
          </w:tcPr>
          <w:p w14:paraId="4EF9DD7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42" w:author="Greene, David [2]" w:date="2025-06-12T12:53:00Z">
              <w:tcPr>
                <w:tcW w:w="720" w:type="dxa"/>
                <w:shd w:val="clear" w:color="auto" w:fill="808080"/>
              </w:tcPr>
            </w:tcPrChange>
          </w:tcPr>
          <w:p w14:paraId="62B1258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43" w:author="Greene, David [2]" w:date="2025-06-12T12:53:00Z">
              <w:tcPr>
                <w:tcW w:w="720" w:type="dxa"/>
              </w:tcPr>
            </w:tcPrChange>
          </w:tcPr>
          <w:p w14:paraId="40F9479E" w14:textId="77777777" w:rsidR="00E31873" w:rsidRPr="00E31873" w:rsidRDefault="00E31873" w:rsidP="00711647">
            <w:pPr>
              <w:jc w:val="center"/>
              <w:rPr>
                <w:rFonts w:ascii="Aptos" w:eastAsia="Aptos" w:hAnsi="Aptos" w:cs="Times New Roman"/>
                <w:b/>
                <w:bCs/>
                <w:sz w:val="28"/>
                <w:szCs w:val="28"/>
              </w:rPr>
            </w:pPr>
          </w:p>
        </w:tc>
        <w:tc>
          <w:tcPr>
            <w:tcW w:w="720" w:type="dxa"/>
            <w:tcPrChange w:id="1144" w:author="Greene, David [2]" w:date="2025-06-12T12:53:00Z">
              <w:tcPr>
                <w:tcW w:w="720" w:type="dxa"/>
              </w:tcPr>
            </w:tcPrChange>
          </w:tcPr>
          <w:p w14:paraId="363D4C3E" w14:textId="77777777" w:rsidR="00E31873" w:rsidRPr="00E31873" w:rsidRDefault="00E31873" w:rsidP="00711647">
            <w:pPr>
              <w:jc w:val="center"/>
              <w:rPr>
                <w:rFonts w:ascii="Aptos" w:eastAsia="Aptos" w:hAnsi="Aptos" w:cs="Times New Roman"/>
                <w:b/>
                <w:bCs/>
                <w:sz w:val="28"/>
                <w:szCs w:val="28"/>
              </w:rPr>
            </w:pPr>
          </w:p>
        </w:tc>
        <w:tc>
          <w:tcPr>
            <w:tcW w:w="720" w:type="dxa"/>
            <w:tcPrChange w:id="1145" w:author="Greene, David [2]" w:date="2025-06-12T12:53:00Z">
              <w:tcPr>
                <w:tcW w:w="720" w:type="dxa"/>
              </w:tcPr>
            </w:tcPrChange>
          </w:tcPr>
          <w:p w14:paraId="68A2CA2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46" w:author="Greene, David [2]" w:date="2025-06-12T12:53:00Z">
              <w:tcPr>
                <w:tcW w:w="720" w:type="dxa"/>
                <w:shd w:val="clear" w:color="auto" w:fill="808080"/>
              </w:tcPr>
            </w:tcPrChange>
          </w:tcPr>
          <w:p w14:paraId="4833108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147" w:author="Greene, David [2]" w:date="2025-06-12T12:53:00Z">
              <w:tcPr>
                <w:tcW w:w="720" w:type="dxa"/>
                <w:shd w:val="clear" w:color="auto" w:fill="808080"/>
              </w:tcPr>
            </w:tcPrChange>
          </w:tcPr>
          <w:p w14:paraId="6A0D6E9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Change w:id="1148" w:author="Greene, David [2]" w:date="2025-06-12T12:53:00Z">
              <w:tcPr>
                <w:tcW w:w="720" w:type="dxa"/>
                <w:shd w:val="clear" w:color="auto" w:fill="auto"/>
              </w:tcPr>
            </w:tcPrChange>
          </w:tcPr>
          <w:p w14:paraId="2057AFF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49" w:author="Greene, David [2]" w:date="2025-06-12T12:53:00Z">
              <w:tcPr>
                <w:tcW w:w="720" w:type="dxa"/>
              </w:tcPr>
            </w:tcPrChange>
          </w:tcPr>
          <w:p w14:paraId="5F06FAF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50" w:author="Greene, David [2]" w:date="2025-06-12T12:53:00Z">
              <w:tcPr>
                <w:tcW w:w="720" w:type="dxa"/>
              </w:tcPr>
            </w:tcPrChange>
          </w:tcPr>
          <w:p w14:paraId="29D693D9" w14:textId="77777777" w:rsidR="00E31873" w:rsidRPr="00E31873" w:rsidRDefault="00E31873" w:rsidP="00711647">
            <w:pPr>
              <w:jc w:val="center"/>
              <w:rPr>
                <w:rFonts w:ascii="Aptos" w:eastAsia="Aptos" w:hAnsi="Aptos" w:cs="Times New Roman"/>
                <w:b/>
                <w:bCs/>
                <w:sz w:val="28"/>
                <w:szCs w:val="28"/>
              </w:rPr>
            </w:pPr>
          </w:p>
        </w:tc>
        <w:tc>
          <w:tcPr>
            <w:tcW w:w="720" w:type="dxa"/>
            <w:tcPrChange w:id="1151" w:author="Greene, David [2]" w:date="2025-06-12T12:53:00Z">
              <w:tcPr>
                <w:tcW w:w="720" w:type="dxa"/>
              </w:tcPr>
            </w:tcPrChange>
          </w:tcPr>
          <w:p w14:paraId="27F2B590" w14:textId="77777777" w:rsidR="00E31873" w:rsidRPr="00E31873" w:rsidRDefault="00E31873" w:rsidP="00711647">
            <w:pPr>
              <w:jc w:val="center"/>
              <w:rPr>
                <w:rFonts w:ascii="Aptos" w:eastAsia="Aptos" w:hAnsi="Aptos" w:cs="Times New Roman"/>
                <w:b/>
                <w:bCs/>
                <w:sz w:val="28"/>
                <w:szCs w:val="28"/>
              </w:rPr>
            </w:pPr>
          </w:p>
        </w:tc>
        <w:tc>
          <w:tcPr>
            <w:tcW w:w="720" w:type="dxa"/>
            <w:tcPrChange w:id="1152" w:author="Greene, David [2]" w:date="2025-06-12T12:53:00Z">
              <w:tcPr>
                <w:tcW w:w="720" w:type="dxa"/>
              </w:tcPr>
            </w:tcPrChange>
          </w:tcPr>
          <w:p w14:paraId="252C24F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53" w:author="Greene, David [2]" w:date="2025-06-12T12:53:00Z">
              <w:tcPr>
                <w:tcW w:w="720" w:type="dxa"/>
                <w:shd w:val="clear" w:color="auto" w:fill="808080"/>
              </w:tcPr>
            </w:tcPrChange>
          </w:tcPr>
          <w:p w14:paraId="2992CE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2475277D" w14:textId="77777777" w:rsidTr="00711647">
        <w:tc>
          <w:tcPr>
            <w:tcW w:w="2065" w:type="dxa"/>
            <w:tcPrChange w:id="1154" w:author="Greene, David [2]" w:date="2025-06-12T12:53:00Z">
              <w:tcPr>
                <w:tcW w:w="2065" w:type="dxa"/>
              </w:tcPr>
            </w:tcPrChange>
          </w:tcPr>
          <w:p w14:paraId="057B03C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PCDispIncGr</w:t>
            </w:r>
            <w:proofErr w:type="spellEnd"/>
          </w:p>
        </w:tc>
        <w:tc>
          <w:tcPr>
            <w:tcW w:w="720" w:type="dxa"/>
            <w:tcPrChange w:id="1155" w:author="Greene, David [2]" w:date="2025-06-12T12:53:00Z">
              <w:tcPr>
                <w:tcW w:w="720" w:type="dxa"/>
              </w:tcPr>
            </w:tcPrChange>
          </w:tcPr>
          <w:p w14:paraId="5B4D145B" w14:textId="77777777" w:rsidR="00E31873" w:rsidRPr="00E31873" w:rsidRDefault="00E31873" w:rsidP="00711647">
            <w:pPr>
              <w:jc w:val="center"/>
              <w:rPr>
                <w:rFonts w:ascii="Aptos" w:eastAsia="Aptos" w:hAnsi="Aptos" w:cs="Times New Roman"/>
                <w:b/>
                <w:bCs/>
                <w:sz w:val="28"/>
                <w:szCs w:val="28"/>
              </w:rPr>
            </w:pPr>
          </w:p>
        </w:tc>
        <w:tc>
          <w:tcPr>
            <w:tcW w:w="720" w:type="dxa"/>
            <w:tcPrChange w:id="1156" w:author="Greene, David [2]" w:date="2025-06-12T12:53:00Z">
              <w:tcPr>
                <w:tcW w:w="720" w:type="dxa"/>
              </w:tcPr>
            </w:tcPrChange>
          </w:tcPr>
          <w:p w14:paraId="3712C27E" w14:textId="77777777" w:rsidR="00E31873" w:rsidRPr="00E31873" w:rsidRDefault="00E31873" w:rsidP="00711647">
            <w:pPr>
              <w:jc w:val="center"/>
              <w:rPr>
                <w:rFonts w:ascii="Aptos" w:eastAsia="Aptos" w:hAnsi="Aptos" w:cs="Times New Roman"/>
                <w:b/>
                <w:bCs/>
                <w:sz w:val="28"/>
                <w:szCs w:val="28"/>
              </w:rPr>
            </w:pPr>
          </w:p>
        </w:tc>
        <w:tc>
          <w:tcPr>
            <w:tcW w:w="720" w:type="dxa"/>
            <w:tcPrChange w:id="1157" w:author="Greene, David [2]" w:date="2025-06-12T12:53:00Z">
              <w:tcPr>
                <w:tcW w:w="720" w:type="dxa"/>
              </w:tcPr>
            </w:tcPrChange>
          </w:tcPr>
          <w:p w14:paraId="65BC1E7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58" w:author="Greene, David [2]" w:date="2025-06-12T12:53:00Z">
              <w:tcPr>
                <w:tcW w:w="720" w:type="dxa"/>
                <w:shd w:val="clear" w:color="auto" w:fill="808080"/>
              </w:tcPr>
            </w:tcPrChange>
          </w:tcPr>
          <w:p w14:paraId="7CE961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59" w:author="Greene, David [2]" w:date="2025-06-12T12:53:00Z">
              <w:tcPr>
                <w:tcW w:w="720" w:type="dxa"/>
              </w:tcPr>
            </w:tcPrChange>
          </w:tcPr>
          <w:p w14:paraId="2054BDE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60" w:author="Greene, David [2]" w:date="2025-06-12T12:53:00Z">
              <w:tcPr>
                <w:tcW w:w="720" w:type="dxa"/>
              </w:tcPr>
            </w:tcPrChange>
          </w:tcPr>
          <w:p w14:paraId="6E07210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161" w:author="Greene, David [2]" w:date="2025-06-12T12:53:00Z">
              <w:tcPr>
                <w:tcW w:w="720" w:type="dxa"/>
                <w:tcBorders>
                  <w:bottom w:val="single" w:sz="4" w:space="0" w:color="auto"/>
                </w:tcBorders>
              </w:tcPr>
            </w:tcPrChange>
          </w:tcPr>
          <w:p w14:paraId="228A49DB" w14:textId="77777777" w:rsidR="00E31873" w:rsidRPr="00E31873" w:rsidRDefault="00E31873" w:rsidP="00711647">
            <w:pPr>
              <w:jc w:val="center"/>
              <w:rPr>
                <w:rFonts w:ascii="Aptos" w:eastAsia="Aptos" w:hAnsi="Aptos" w:cs="Times New Roman"/>
                <w:b/>
                <w:bCs/>
                <w:sz w:val="28"/>
                <w:szCs w:val="28"/>
              </w:rPr>
            </w:pPr>
          </w:p>
        </w:tc>
        <w:tc>
          <w:tcPr>
            <w:tcW w:w="720" w:type="dxa"/>
            <w:tcPrChange w:id="1162" w:author="Greene, David [2]" w:date="2025-06-12T12:53:00Z">
              <w:tcPr>
                <w:tcW w:w="720" w:type="dxa"/>
              </w:tcPr>
            </w:tcPrChange>
          </w:tcPr>
          <w:p w14:paraId="2E4021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163" w:author="Greene, David [2]" w:date="2025-06-12T12:53:00Z">
              <w:tcPr>
                <w:tcW w:w="720" w:type="dxa"/>
                <w:tcBorders>
                  <w:bottom w:val="single" w:sz="4" w:space="0" w:color="auto"/>
                </w:tcBorders>
              </w:tcPr>
            </w:tcPrChange>
          </w:tcPr>
          <w:p w14:paraId="6D4EA497" w14:textId="77777777" w:rsidR="00E31873" w:rsidRPr="00E31873" w:rsidRDefault="00E31873" w:rsidP="00711647">
            <w:pPr>
              <w:jc w:val="center"/>
              <w:rPr>
                <w:rFonts w:ascii="Aptos" w:eastAsia="Aptos" w:hAnsi="Aptos" w:cs="Times New Roman"/>
                <w:b/>
                <w:bCs/>
                <w:sz w:val="28"/>
                <w:szCs w:val="28"/>
              </w:rPr>
            </w:pPr>
          </w:p>
        </w:tc>
        <w:tc>
          <w:tcPr>
            <w:tcW w:w="720" w:type="dxa"/>
            <w:tcPrChange w:id="1164" w:author="Greene, David [2]" w:date="2025-06-12T12:53:00Z">
              <w:tcPr>
                <w:tcW w:w="720" w:type="dxa"/>
              </w:tcPr>
            </w:tcPrChange>
          </w:tcPr>
          <w:p w14:paraId="7D0D20D3" w14:textId="77777777" w:rsidR="00E31873" w:rsidRPr="00E31873" w:rsidRDefault="00E31873" w:rsidP="00711647">
            <w:pPr>
              <w:jc w:val="center"/>
              <w:rPr>
                <w:rFonts w:ascii="Aptos" w:eastAsia="Aptos" w:hAnsi="Aptos" w:cs="Times New Roman"/>
                <w:b/>
                <w:bCs/>
                <w:sz w:val="28"/>
                <w:szCs w:val="28"/>
              </w:rPr>
            </w:pPr>
          </w:p>
        </w:tc>
        <w:tc>
          <w:tcPr>
            <w:tcW w:w="720" w:type="dxa"/>
            <w:tcPrChange w:id="1165" w:author="Greene, David [2]" w:date="2025-06-12T12:53:00Z">
              <w:tcPr>
                <w:tcW w:w="720" w:type="dxa"/>
              </w:tcPr>
            </w:tcPrChange>
          </w:tcPr>
          <w:p w14:paraId="7BB1351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166" w:author="Greene, David [2]" w:date="2025-06-12T12:53:00Z">
              <w:tcPr>
                <w:tcW w:w="720" w:type="dxa"/>
                <w:tcBorders>
                  <w:bottom w:val="single" w:sz="4" w:space="0" w:color="auto"/>
                </w:tcBorders>
              </w:tcPr>
            </w:tcPrChange>
          </w:tcPr>
          <w:p w14:paraId="584F7A1E" w14:textId="77777777" w:rsidR="00E31873" w:rsidRPr="00E31873" w:rsidRDefault="00E31873" w:rsidP="00711647">
            <w:pPr>
              <w:jc w:val="center"/>
              <w:rPr>
                <w:rFonts w:ascii="Aptos" w:eastAsia="Aptos" w:hAnsi="Aptos" w:cs="Times New Roman"/>
                <w:b/>
                <w:bCs/>
                <w:sz w:val="28"/>
                <w:szCs w:val="28"/>
              </w:rPr>
            </w:pPr>
          </w:p>
        </w:tc>
        <w:tc>
          <w:tcPr>
            <w:tcW w:w="720" w:type="dxa"/>
            <w:tcPrChange w:id="1167" w:author="Greene, David [2]" w:date="2025-06-12T12:53:00Z">
              <w:tcPr>
                <w:tcW w:w="720" w:type="dxa"/>
              </w:tcPr>
            </w:tcPrChange>
          </w:tcPr>
          <w:p w14:paraId="7C0CAFFB" w14:textId="77777777" w:rsidR="00E31873" w:rsidRPr="00E31873" w:rsidRDefault="00E31873" w:rsidP="00711647">
            <w:pPr>
              <w:jc w:val="center"/>
              <w:rPr>
                <w:rFonts w:ascii="Aptos" w:eastAsia="Aptos" w:hAnsi="Aptos" w:cs="Times New Roman"/>
                <w:b/>
                <w:bCs/>
                <w:sz w:val="28"/>
                <w:szCs w:val="28"/>
              </w:rPr>
            </w:pPr>
          </w:p>
        </w:tc>
        <w:tc>
          <w:tcPr>
            <w:tcW w:w="720" w:type="dxa"/>
            <w:tcPrChange w:id="1168" w:author="Greene, David [2]" w:date="2025-06-12T12:53:00Z">
              <w:tcPr>
                <w:tcW w:w="720" w:type="dxa"/>
              </w:tcPr>
            </w:tcPrChange>
          </w:tcPr>
          <w:p w14:paraId="0DC81D48" w14:textId="77777777" w:rsidR="00E31873" w:rsidRPr="00E31873" w:rsidRDefault="00E31873" w:rsidP="00711647">
            <w:pPr>
              <w:jc w:val="center"/>
              <w:rPr>
                <w:rFonts w:ascii="Aptos" w:eastAsia="Aptos" w:hAnsi="Aptos" w:cs="Times New Roman"/>
                <w:b/>
                <w:bCs/>
                <w:sz w:val="28"/>
                <w:szCs w:val="28"/>
              </w:rPr>
            </w:pPr>
          </w:p>
        </w:tc>
        <w:tc>
          <w:tcPr>
            <w:tcW w:w="720" w:type="dxa"/>
            <w:tcPrChange w:id="1169" w:author="Greene, David [2]" w:date="2025-06-12T12:53:00Z">
              <w:tcPr>
                <w:tcW w:w="720" w:type="dxa"/>
              </w:tcPr>
            </w:tcPrChange>
          </w:tcPr>
          <w:p w14:paraId="5118189D" w14:textId="77777777" w:rsidR="00E31873" w:rsidRPr="00E31873" w:rsidRDefault="00E31873" w:rsidP="00711647">
            <w:pPr>
              <w:jc w:val="center"/>
              <w:rPr>
                <w:rFonts w:ascii="Aptos" w:eastAsia="Aptos" w:hAnsi="Aptos" w:cs="Times New Roman"/>
                <w:b/>
                <w:bCs/>
                <w:sz w:val="28"/>
                <w:szCs w:val="28"/>
              </w:rPr>
            </w:pPr>
          </w:p>
        </w:tc>
      </w:tr>
      <w:tr w:rsidR="00E31873" w:rsidRPr="00E31873" w14:paraId="7D214EC9" w14:textId="77777777" w:rsidTr="00711647">
        <w:tc>
          <w:tcPr>
            <w:tcW w:w="2065" w:type="dxa"/>
            <w:tcPrChange w:id="1170" w:author="Greene, David [2]" w:date="2025-06-12T12:53:00Z">
              <w:tcPr>
                <w:tcW w:w="2065" w:type="dxa"/>
              </w:tcPr>
            </w:tcPrChange>
          </w:tcPr>
          <w:p w14:paraId="3D78A1D4"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MedianIncome</w:t>
            </w:r>
            <w:proofErr w:type="spellEnd"/>
          </w:p>
        </w:tc>
        <w:tc>
          <w:tcPr>
            <w:tcW w:w="720" w:type="dxa"/>
            <w:tcPrChange w:id="1171" w:author="Greene, David [2]" w:date="2025-06-12T12:53:00Z">
              <w:tcPr>
                <w:tcW w:w="720" w:type="dxa"/>
              </w:tcPr>
            </w:tcPrChange>
          </w:tcPr>
          <w:p w14:paraId="57E51D6D" w14:textId="77777777" w:rsidR="00E31873" w:rsidRPr="00E31873" w:rsidRDefault="00E31873" w:rsidP="00711647">
            <w:pPr>
              <w:jc w:val="center"/>
              <w:rPr>
                <w:rFonts w:ascii="Aptos" w:eastAsia="Aptos" w:hAnsi="Aptos" w:cs="Times New Roman"/>
                <w:b/>
                <w:bCs/>
                <w:sz w:val="28"/>
                <w:szCs w:val="28"/>
              </w:rPr>
            </w:pPr>
          </w:p>
        </w:tc>
        <w:tc>
          <w:tcPr>
            <w:tcW w:w="720" w:type="dxa"/>
            <w:tcPrChange w:id="1172" w:author="Greene, David [2]" w:date="2025-06-12T12:53:00Z">
              <w:tcPr>
                <w:tcW w:w="720" w:type="dxa"/>
              </w:tcPr>
            </w:tcPrChange>
          </w:tcPr>
          <w:p w14:paraId="0BA6CF85" w14:textId="77777777" w:rsidR="00E31873" w:rsidRPr="00E31873" w:rsidRDefault="00E31873" w:rsidP="00711647">
            <w:pPr>
              <w:jc w:val="center"/>
              <w:rPr>
                <w:rFonts w:ascii="Aptos" w:eastAsia="Aptos" w:hAnsi="Aptos" w:cs="Times New Roman"/>
                <w:b/>
                <w:bCs/>
                <w:sz w:val="28"/>
                <w:szCs w:val="28"/>
              </w:rPr>
            </w:pPr>
          </w:p>
        </w:tc>
        <w:tc>
          <w:tcPr>
            <w:tcW w:w="720" w:type="dxa"/>
            <w:tcPrChange w:id="1173" w:author="Greene, David [2]" w:date="2025-06-12T12:53:00Z">
              <w:tcPr>
                <w:tcW w:w="720" w:type="dxa"/>
              </w:tcPr>
            </w:tcPrChange>
          </w:tcPr>
          <w:p w14:paraId="1973CA8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174" w:author="Greene, David [2]" w:date="2025-06-12T12:53:00Z">
              <w:tcPr>
                <w:tcW w:w="720" w:type="dxa"/>
                <w:shd w:val="clear" w:color="auto" w:fill="808080"/>
              </w:tcPr>
            </w:tcPrChange>
          </w:tcPr>
          <w:p w14:paraId="0A2D732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75" w:author="Greene, David [2]" w:date="2025-06-12T12:53:00Z">
              <w:tcPr>
                <w:tcW w:w="720" w:type="dxa"/>
              </w:tcPr>
            </w:tcPrChange>
          </w:tcPr>
          <w:p w14:paraId="0CA6D43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76" w:author="Greene, David [2]" w:date="2025-06-12T12:53:00Z">
              <w:tcPr>
                <w:tcW w:w="720" w:type="dxa"/>
              </w:tcPr>
            </w:tcPrChange>
          </w:tcPr>
          <w:p w14:paraId="77290FC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177" w:author="Greene, David [2]" w:date="2025-06-12T12:53:00Z">
              <w:tcPr>
                <w:tcW w:w="720" w:type="dxa"/>
                <w:shd w:val="clear" w:color="auto" w:fill="D9D9D9"/>
              </w:tcPr>
            </w:tcPrChange>
          </w:tcPr>
          <w:p w14:paraId="7D4F73D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78" w:author="Greene, David [2]" w:date="2025-06-12T12:53:00Z">
              <w:tcPr>
                <w:tcW w:w="720" w:type="dxa"/>
              </w:tcPr>
            </w:tcPrChange>
          </w:tcPr>
          <w:p w14:paraId="6C1D3AE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179" w:author="Greene, David [2]" w:date="2025-06-12T12:53:00Z">
              <w:tcPr>
                <w:tcW w:w="720" w:type="dxa"/>
                <w:shd w:val="clear" w:color="auto" w:fill="auto"/>
              </w:tcPr>
            </w:tcPrChange>
          </w:tcPr>
          <w:p w14:paraId="3869A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180" w:author="Greene, David [2]" w:date="2025-06-12T12:53:00Z">
              <w:tcPr>
                <w:tcW w:w="720" w:type="dxa"/>
                <w:tcBorders>
                  <w:bottom w:val="single" w:sz="4" w:space="0" w:color="auto"/>
                </w:tcBorders>
              </w:tcPr>
            </w:tcPrChange>
          </w:tcPr>
          <w:p w14:paraId="48C77052" w14:textId="77777777" w:rsidR="00E31873" w:rsidRPr="00E31873" w:rsidRDefault="00E31873" w:rsidP="00711647">
            <w:pPr>
              <w:jc w:val="center"/>
              <w:rPr>
                <w:rFonts w:ascii="Aptos" w:eastAsia="Aptos" w:hAnsi="Aptos" w:cs="Times New Roman"/>
                <w:b/>
                <w:bCs/>
                <w:sz w:val="28"/>
                <w:szCs w:val="28"/>
              </w:rPr>
            </w:pPr>
          </w:p>
        </w:tc>
        <w:tc>
          <w:tcPr>
            <w:tcW w:w="720" w:type="dxa"/>
            <w:tcPrChange w:id="1181" w:author="Greene, David [2]" w:date="2025-06-12T12:53:00Z">
              <w:tcPr>
                <w:tcW w:w="720" w:type="dxa"/>
              </w:tcPr>
            </w:tcPrChange>
          </w:tcPr>
          <w:p w14:paraId="262CCFF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182" w:author="Greene, David [2]" w:date="2025-06-12T12:53:00Z">
              <w:tcPr>
                <w:tcW w:w="720" w:type="dxa"/>
                <w:shd w:val="clear" w:color="auto" w:fill="D9D9D9"/>
              </w:tcPr>
            </w:tcPrChange>
          </w:tcPr>
          <w:p w14:paraId="2032BF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83" w:author="Greene, David [2]" w:date="2025-06-12T12:53:00Z">
              <w:tcPr>
                <w:tcW w:w="720" w:type="dxa"/>
              </w:tcPr>
            </w:tcPrChange>
          </w:tcPr>
          <w:p w14:paraId="55E94EA4" w14:textId="77777777" w:rsidR="00E31873" w:rsidRPr="00E31873" w:rsidRDefault="00E31873" w:rsidP="00711647">
            <w:pPr>
              <w:jc w:val="center"/>
              <w:rPr>
                <w:rFonts w:ascii="Aptos" w:eastAsia="Aptos" w:hAnsi="Aptos" w:cs="Times New Roman"/>
                <w:b/>
                <w:bCs/>
                <w:sz w:val="28"/>
                <w:szCs w:val="28"/>
              </w:rPr>
            </w:pPr>
          </w:p>
        </w:tc>
        <w:tc>
          <w:tcPr>
            <w:tcW w:w="720" w:type="dxa"/>
            <w:tcPrChange w:id="1184" w:author="Greene, David [2]" w:date="2025-06-12T12:53:00Z">
              <w:tcPr>
                <w:tcW w:w="720" w:type="dxa"/>
              </w:tcPr>
            </w:tcPrChange>
          </w:tcPr>
          <w:p w14:paraId="727ACBCE" w14:textId="77777777" w:rsidR="00E31873" w:rsidRPr="00E31873" w:rsidRDefault="00E31873" w:rsidP="00711647">
            <w:pPr>
              <w:jc w:val="center"/>
              <w:rPr>
                <w:rFonts w:ascii="Aptos" w:eastAsia="Aptos" w:hAnsi="Aptos" w:cs="Times New Roman"/>
                <w:b/>
                <w:bCs/>
                <w:sz w:val="28"/>
                <w:szCs w:val="28"/>
              </w:rPr>
            </w:pPr>
          </w:p>
        </w:tc>
        <w:tc>
          <w:tcPr>
            <w:tcW w:w="720" w:type="dxa"/>
            <w:tcPrChange w:id="1185" w:author="Greene, David [2]" w:date="2025-06-12T12:53:00Z">
              <w:tcPr>
                <w:tcW w:w="720" w:type="dxa"/>
              </w:tcPr>
            </w:tcPrChange>
          </w:tcPr>
          <w:p w14:paraId="6BE9A30E" w14:textId="77777777" w:rsidR="00E31873" w:rsidRPr="00E31873" w:rsidRDefault="00E31873" w:rsidP="00711647">
            <w:pPr>
              <w:jc w:val="center"/>
              <w:rPr>
                <w:rFonts w:ascii="Aptos" w:eastAsia="Aptos" w:hAnsi="Aptos" w:cs="Times New Roman"/>
                <w:b/>
                <w:bCs/>
                <w:sz w:val="28"/>
                <w:szCs w:val="28"/>
              </w:rPr>
            </w:pPr>
          </w:p>
        </w:tc>
      </w:tr>
      <w:tr w:rsidR="00E31873" w:rsidRPr="00E31873" w14:paraId="66A0BEF2" w14:textId="77777777" w:rsidTr="00711647">
        <w:tc>
          <w:tcPr>
            <w:tcW w:w="2065" w:type="dxa"/>
            <w:tcPrChange w:id="1186" w:author="Greene, David [2]" w:date="2025-06-12T12:53:00Z">
              <w:tcPr>
                <w:tcW w:w="2065" w:type="dxa"/>
              </w:tcPr>
            </w:tcPrChange>
          </w:tcPr>
          <w:p w14:paraId="01D87B38" w14:textId="77777777" w:rsidR="00E31873" w:rsidRPr="00E31873" w:rsidRDefault="00E31873" w:rsidP="00711647">
            <w:pPr>
              <w:rPr>
                <w:rFonts w:ascii="Aptos" w:eastAsia="Aptos" w:hAnsi="Aptos" w:cs="Times New Roman"/>
              </w:rPr>
            </w:pPr>
            <w:r w:rsidRPr="00E31873">
              <w:rPr>
                <w:rFonts w:ascii="Aptos" w:eastAsia="Aptos" w:hAnsi="Aptos" w:cs="Times New Roman"/>
              </w:rPr>
              <w:t>Top10%Income</w:t>
            </w:r>
          </w:p>
        </w:tc>
        <w:tc>
          <w:tcPr>
            <w:tcW w:w="720" w:type="dxa"/>
            <w:tcPrChange w:id="1187" w:author="Greene, David [2]" w:date="2025-06-12T12:53:00Z">
              <w:tcPr>
                <w:tcW w:w="720" w:type="dxa"/>
              </w:tcPr>
            </w:tcPrChange>
          </w:tcPr>
          <w:p w14:paraId="68FBD31B" w14:textId="77777777" w:rsidR="00E31873" w:rsidRPr="00E31873" w:rsidRDefault="00E31873" w:rsidP="00711647">
            <w:pPr>
              <w:jc w:val="center"/>
              <w:rPr>
                <w:rFonts w:ascii="Aptos" w:eastAsia="Aptos" w:hAnsi="Aptos" w:cs="Times New Roman"/>
                <w:b/>
                <w:bCs/>
                <w:sz w:val="28"/>
                <w:szCs w:val="28"/>
              </w:rPr>
            </w:pPr>
          </w:p>
        </w:tc>
        <w:tc>
          <w:tcPr>
            <w:tcW w:w="720" w:type="dxa"/>
            <w:tcPrChange w:id="1188" w:author="Greene, David [2]" w:date="2025-06-12T12:53:00Z">
              <w:tcPr>
                <w:tcW w:w="720" w:type="dxa"/>
              </w:tcPr>
            </w:tcPrChange>
          </w:tcPr>
          <w:p w14:paraId="1FDEA2C2" w14:textId="77777777" w:rsidR="00E31873" w:rsidRPr="00E31873" w:rsidRDefault="00E31873" w:rsidP="00711647">
            <w:pPr>
              <w:jc w:val="center"/>
              <w:rPr>
                <w:rFonts w:ascii="Aptos" w:eastAsia="Aptos" w:hAnsi="Aptos" w:cs="Times New Roman"/>
                <w:b/>
                <w:bCs/>
                <w:sz w:val="28"/>
                <w:szCs w:val="28"/>
              </w:rPr>
            </w:pPr>
          </w:p>
        </w:tc>
        <w:tc>
          <w:tcPr>
            <w:tcW w:w="720" w:type="dxa"/>
            <w:tcPrChange w:id="1189" w:author="Greene, David [2]" w:date="2025-06-12T12:53:00Z">
              <w:tcPr>
                <w:tcW w:w="720" w:type="dxa"/>
              </w:tcPr>
            </w:tcPrChange>
          </w:tcPr>
          <w:p w14:paraId="3B169ED4" w14:textId="77777777" w:rsidR="00E31873" w:rsidRPr="00E31873" w:rsidRDefault="00E31873" w:rsidP="00711647">
            <w:pPr>
              <w:jc w:val="center"/>
              <w:rPr>
                <w:rFonts w:ascii="Aptos" w:eastAsia="Aptos" w:hAnsi="Aptos" w:cs="Times New Roman"/>
                <w:b/>
                <w:bCs/>
                <w:sz w:val="28"/>
                <w:szCs w:val="28"/>
              </w:rPr>
            </w:pPr>
          </w:p>
        </w:tc>
        <w:tc>
          <w:tcPr>
            <w:tcW w:w="720" w:type="dxa"/>
            <w:tcPrChange w:id="1190" w:author="Greene, David [2]" w:date="2025-06-12T12:53:00Z">
              <w:tcPr>
                <w:tcW w:w="720" w:type="dxa"/>
              </w:tcPr>
            </w:tcPrChange>
          </w:tcPr>
          <w:p w14:paraId="6DD80740" w14:textId="77777777" w:rsidR="00E31873" w:rsidRPr="00E31873" w:rsidRDefault="00E31873" w:rsidP="00711647">
            <w:pPr>
              <w:jc w:val="center"/>
              <w:rPr>
                <w:rFonts w:ascii="Aptos" w:eastAsia="Aptos" w:hAnsi="Aptos" w:cs="Times New Roman"/>
                <w:b/>
                <w:bCs/>
                <w:sz w:val="28"/>
                <w:szCs w:val="28"/>
              </w:rPr>
            </w:pPr>
          </w:p>
        </w:tc>
        <w:tc>
          <w:tcPr>
            <w:tcW w:w="720" w:type="dxa"/>
            <w:tcPrChange w:id="1191" w:author="Greene, David [2]" w:date="2025-06-12T12:53:00Z">
              <w:tcPr>
                <w:tcW w:w="720" w:type="dxa"/>
              </w:tcPr>
            </w:tcPrChange>
          </w:tcPr>
          <w:p w14:paraId="139B131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92" w:author="Greene, David [2]" w:date="2025-06-12T12:53:00Z">
              <w:tcPr>
                <w:tcW w:w="720" w:type="dxa"/>
              </w:tcPr>
            </w:tcPrChange>
          </w:tcPr>
          <w:p w14:paraId="3F384879" w14:textId="77777777" w:rsidR="00E31873" w:rsidRPr="00E31873" w:rsidRDefault="00E31873" w:rsidP="00711647">
            <w:pPr>
              <w:jc w:val="center"/>
              <w:rPr>
                <w:rFonts w:ascii="Aptos" w:eastAsia="Aptos" w:hAnsi="Aptos" w:cs="Times New Roman"/>
                <w:b/>
                <w:bCs/>
                <w:sz w:val="28"/>
                <w:szCs w:val="28"/>
              </w:rPr>
            </w:pPr>
          </w:p>
        </w:tc>
        <w:tc>
          <w:tcPr>
            <w:tcW w:w="720" w:type="dxa"/>
            <w:tcPrChange w:id="1193" w:author="Greene, David [2]" w:date="2025-06-12T12:53:00Z">
              <w:tcPr>
                <w:tcW w:w="720" w:type="dxa"/>
              </w:tcPr>
            </w:tcPrChange>
          </w:tcPr>
          <w:p w14:paraId="6D41321B" w14:textId="77777777" w:rsidR="00E31873" w:rsidRPr="00E31873" w:rsidRDefault="00E31873" w:rsidP="00711647">
            <w:pPr>
              <w:jc w:val="center"/>
              <w:rPr>
                <w:rFonts w:ascii="Aptos" w:eastAsia="Aptos" w:hAnsi="Aptos" w:cs="Times New Roman"/>
                <w:b/>
                <w:bCs/>
                <w:sz w:val="28"/>
                <w:szCs w:val="28"/>
              </w:rPr>
            </w:pPr>
          </w:p>
        </w:tc>
        <w:tc>
          <w:tcPr>
            <w:tcW w:w="720" w:type="dxa"/>
            <w:tcPrChange w:id="1194" w:author="Greene, David [2]" w:date="2025-06-12T12:53:00Z">
              <w:tcPr>
                <w:tcW w:w="720" w:type="dxa"/>
              </w:tcPr>
            </w:tcPrChange>
          </w:tcPr>
          <w:p w14:paraId="792C2214" w14:textId="77777777" w:rsidR="00E31873" w:rsidRPr="00E31873" w:rsidRDefault="00E31873" w:rsidP="00711647">
            <w:pPr>
              <w:jc w:val="center"/>
              <w:rPr>
                <w:rFonts w:ascii="Aptos" w:eastAsia="Aptos" w:hAnsi="Aptos" w:cs="Times New Roman"/>
                <w:b/>
                <w:bCs/>
                <w:sz w:val="28"/>
                <w:szCs w:val="28"/>
              </w:rPr>
            </w:pPr>
          </w:p>
        </w:tc>
        <w:tc>
          <w:tcPr>
            <w:tcW w:w="720" w:type="dxa"/>
            <w:tcPrChange w:id="1195" w:author="Greene, David [2]" w:date="2025-06-12T12:53:00Z">
              <w:tcPr>
                <w:tcW w:w="720" w:type="dxa"/>
              </w:tcPr>
            </w:tcPrChange>
          </w:tcPr>
          <w:p w14:paraId="2D24453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196" w:author="Greene, David [2]" w:date="2025-06-12T12:53:00Z">
              <w:tcPr>
                <w:tcW w:w="720" w:type="dxa"/>
                <w:shd w:val="clear" w:color="auto" w:fill="auto"/>
              </w:tcPr>
            </w:tcPrChange>
          </w:tcPr>
          <w:p w14:paraId="6381054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197" w:author="Greene, David [2]" w:date="2025-06-12T12:53:00Z">
              <w:tcPr>
                <w:tcW w:w="720" w:type="dxa"/>
              </w:tcPr>
            </w:tcPrChange>
          </w:tcPr>
          <w:p w14:paraId="67B3957B" w14:textId="77777777" w:rsidR="00E31873" w:rsidRPr="00E31873" w:rsidRDefault="00E31873" w:rsidP="00711647">
            <w:pPr>
              <w:jc w:val="center"/>
              <w:rPr>
                <w:rFonts w:ascii="Aptos" w:eastAsia="Aptos" w:hAnsi="Aptos" w:cs="Times New Roman"/>
                <w:b/>
                <w:bCs/>
                <w:sz w:val="28"/>
                <w:szCs w:val="28"/>
              </w:rPr>
            </w:pPr>
          </w:p>
        </w:tc>
        <w:tc>
          <w:tcPr>
            <w:tcW w:w="720" w:type="dxa"/>
            <w:tcPrChange w:id="1198" w:author="Greene, David [2]" w:date="2025-06-12T12:53:00Z">
              <w:tcPr>
                <w:tcW w:w="720" w:type="dxa"/>
              </w:tcPr>
            </w:tcPrChange>
          </w:tcPr>
          <w:p w14:paraId="6F7A8E16" w14:textId="77777777" w:rsidR="00E31873" w:rsidRPr="00E31873" w:rsidRDefault="00E31873" w:rsidP="00711647">
            <w:pPr>
              <w:jc w:val="center"/>
              <w:rPr>
                <w:rFonts w:ascii="Aptos" w:eastAsia="Aptos" w:hAnsi="Aptos" w:cs="Times New Roman"/>
                <w:b/>
                <w:bCs/>
                <w:sz w:val="28"/>
                <w:szCs w:val="28"/>
              </w:rPr>
            </w:pPr>
          </w:p>
        </w:tc>
        <w:tc>
          <w:tcPr>
            <w:tcW w:w="720" w:type="dxa"/>
            <w:tcPrChange w:id="1199" w:author="Greene, David [2]" w:date="2025-06-12T12:53:00Z">
              <w:tcPr>
                <w:tcW w:w="720" w:type="dxa"/>
              </w:tcPr>
            </w:tcPrChange>
          </w:tcPr>
          <w:p w14:paraId="4BA9CC3D" w14:textId="77777777" w:rsidR="00E31873" w:rsidRPr="00E31873" w:rsidRDefault="00E31873" w:rsidP="00711647">
            <w:pPr>
              <w:jc w:val="center"/>
              <w:rPr>
                <w:rFonts w:ascii="Aptos" w:eastAsia="Aptos" w:hAnsi="Aptos" w:cs="Times New Roman"/>
                <w:b/>
                <w:bCs/>
                <w:sz w:val="28"/>
                <w:szCs w:val="28"/>
              </w:rPr>
            </w:pPr>
          </w:p>
        </w:tc>
        <w:tc>
          <w:tcPr>
            <w:tcW w:w="720" w:type="dxa"/>
            <w:tcPrChange w:id="1200" w:author="Greene, David [2]" w:date="2025-06-12T12:53:00Z">
              <w:tcPr>
                <w:tcW w:w="720" w:type="dxa"/>
              </w:tcPr>
            </w:tcPrChange>
          </w:tcPr>
          <w:p w14:paraId="4C0D2FE1" w14:textId="77777777" w:rsidR="00E31873" w:rsidRPr="00E31873" w:rsidRDefault="00E31873" w:rsidP="00711647">
            <w:pPr>
              <w:jc w:val="center"/>
              <w:rPr>
                <w:rFonts w:ascii="Aptos" w:eastAsia="Aptos" w:hAnsi="Aptos" w:cs="Times New Roman"/>
                <w:b/>
                <w:bCs/>
                <w:sz w:val="28"/>
                <w:szCs w:val="28"/>
              </w:rPr>
            </w:pPr>
          </w:p>
        </w:tc>
        <w:tc>
          <w:tcPr>
            <w:tcW w:w="720" w:type="dxa"/>
            <w:tcPrChange w:id="1201" w:author="Greene, David [2]" w:date="2025-06-12T12:53:00Z">
              <w:tcPr>
                <w:tcW w:w="720" w:type="dxa"/>
              </w:tcPr>
            </w:tcPrChange>
          </w:tcPr>
          <w:p w14:paraId="30F29DE9" w14:textId="77777777" w:rsidR="00E31873" w:rsidRPr="00E31873" w:rsidRDefault="00E31873" w:rsidP="00711647">
            <w:pPr>
              <w:jc w:val="center"/>
              <w:rPr>
                <w:rFonts w:ascii="Aptos" w:eastAsia="Aptos" w:hAnsi="Aptos" w:cs="Times New Roman"/>
                <w:b/>
                <w:bCs/>
                <w:sz w:val="28"/>
                <w:szCs w:val="28"/>
              </w:rPr>
            </w:pPr>
          </w:p>
        </w:tc>
      </w:tr>
      <w:tr w:rsidR="00E31873" w:rsidRPr="00E31873" w14:paraId="4BF23072" w14:textId="77777777" w:rsidTr="00711647">
        <w:tc>
          <w:tcPr>
            <w:tcW w:w="12865" w:type="dxa"/>
            <w:gridSpan w:val="16"/>
            <w:tcPrChange w:id="1202" w:author="Greene, David [2]" w:date="2025-06-12T12:53:00Z">
              <w:tcPr>
                <w:tcW w:w="12865" w:type="dxa"/>
                <w:gridSpan w:val="16"/>
              </w:tcPr>
            </w:tcPrChange>
          </w:tcPr>
          <w:p w14:paraId="3FCA38C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Market</w:t>
            </w:r>
          </w:p>
        </w:tc>
      </w:tr>
      <w:tr w:rsidR="00E31873" w:rsidRPr="00E31873" w14:paraId="60352F15" w14:textId="77777777" w:rsidTr="00711647">
        <w:tc>
          <w:tcPr>
            <w:tcW w:w="2065" w:type="dxa"/>
            <w:tcPrChange w:id="1203" w:author="Greene, David [2]" w:date="2025-06-12T12:53:00Z">
              <w:tcPr>
                <w:tcW w:w="2065" w:type="dxa"/>
              </w:tcPr>
            </w:tcPrChange>
          </w:tcPr>
          <w:p w14:paraId="253957B0"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LeaseIndex</w:t>
            </w:r>
            <w:proofErr w:type="spellEnd"/>
          </w:p>
        </w:tc>
        <w:tc>
          <w:tcPr>
            <w:tcW w:w="720" w:type="dxa"/>
            <w:shd w:val="clear" w:color="auto" w:fill="auto"/>
            <w:tcPrChange w:id="1204" w:author="Greene, David [2]" w:date="2025-06-12T12:53:00Z">
              <w:tcPr>
                <w:tcW w:w="720" w:type="dxa"/>
                <w:shd w:val="clear" w:color="auto" w:fill="auto"/>
              </w:tcPr>
            </w:tcPrChange>
          </w:tcPr>
          <w:p w14:paraId="23E5BF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05" w:author="Greene, David [2]" w:date="2025-06-12T12:53:00Z">
              <w:tcPr>
                <w:tcW w:w="720" w:type="dxa"/>
                <w:tcBorders>
                  <w:bottom w:val="single" w:sz="4" w:space="0" w:color="auto"/>
                </w:tcBorders>
                <w:shd w:val="clear" w:color="auto" w:fill="D9D9D9"/>
              </w:tcPr>
            </w:tcPrChange>
          </w:tcPr>
          <w:p w14:paraId="3FEA8CF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06" w:author="Greene, David [2]" w:date="2025-06-12T12:53:00Z">
              <w:tcPr>
                <w:tcW w:w="720" w:type="dxa"/>
                <w:tcBorders>
                  <w:bottom w:val="single" w:sz="4" w:space="0" w:color="auto"/>
                </w:tcBorders>
                <w:shd w:val="clear" w:color="auto" w:fill="D9D9D9"/>
              </w:tcPr>
            </w:tcPrChange>
          </w:tcPr>
          <w:p w14:paraId="242E3B6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07" w:author="Greene, David [2]" w:date="2025-06-12T12:53:00Z">
              <w:tcPr>
                <w:tcW w:w="720" w:type="dxa"/>
                <w:tcBorders>
                  <w:bottom w:val="single" w:sz="4" w:space="0" w:color="auto"/>
                </w:tcBorders>
                <w:shd w:val="clear" w:color="auto" w:fill="D9D9D9"/>
              </w:tcPr>
            </w:tcPrChange>
          </w:tcPr>
          <w:p w14:paraId="1CA941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208" w:author="Greene, David [2]" w:date="2025-06-12T12:53:00Z">
              <w:tcPr>
                <w:tcW w:w="720" w:type="dxa"/>
                <w:shd w:val="clear" w:color="auto" w:fill="808080"/>
              </w:tcPr>
            </w:tcPrChange>
          </w:tcPr>
          <w:p w14:paraId="24427AA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09" w:author="Greene, David [2]" w:date="2025-06-12T12:53:00Z">
              <w:tcPr>
                <w:tcW w:w="720" w:type="dxa"/>
                <w:shd w:val="clear" w:color="auto" w:fill="D9D9D9"/>
              </w:tcPr>
            </w:tcPrChange>
          </w:tcPr>
          <w:p w14:paraId="256755F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10" w:author="Greene, David [2]" w:date="2025-06-12T12:53:00Z">
              <w:tcPr>
                <w:tcW w:w="720" w:type="dxa"/>
                <w:shd w:val="clear" w:color="auto" w:fill="D9D9D9"/>
              </w:tcPr>
            </w:tcPrChange>
          </w:tcPr>
          <w:p w14:paraId="085AD38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11" w:author="Greene, David [2]" w:date="2025-06-12T12:53:00Z">
              <w:tcPr>
                <w:tcW w:w="720" w:type="dxa"/>
                <w:tcBorders>
                  <w:bottom w:val="single" w:sz="4" w:space="0" w:color="auto"/>
                </w:tcBorders>
                <w:shd w:val="clear" w:color="auto" w:fill="D9D9D9"/>
              </w:tcPr>
            </w:tcPrChange>
          </w:tcPr>
          <w:p w14:paraId="1F70D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12" w:author="Greene, David [2]" w:date="2025-06-12T12:53:00Z">
              <w:tcPr>
                <w:tcW w:w="720" w:type="dxa"/>
                <w:tcBorders>
                  <w:bottom w:val="single" w:sz="4" w:space="0" w:color="auto"/>
                </w:tcBorders>
                <w:shd w:val="clear" w:color="auto" w:fill="D9D9D9"/>
              </w:tcPr>
            </w:tcPrChange>
          </w:tcPr>
          <w:p w14:paraId="4783C36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Change w:id="1213" w:author="Greene, David [2]" w:date="2025-06-12T12:53:00Z">
              <w:tcPr>
                <w:tcW w:w="720" w:type="dxa"/>
                <w:shd w:val="clear" w:color="auto" w:fill="auto"/>
              </w:tcPr>
            </w:tcPrChange>
          </w:tcPr>
          <w:p w14:paraId="24EBF1E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14" w:author="Greene, David [2]" w:date="2025-06-12T12:53:00Z">
              <w:tcPr>
                <w:tcW w:w="720" w:type="dxa"/>
                <w:shd w:val="clear" w:color="auto" w:fill="D9D9D9"/>
              </w:tcPr>
            </w:tcPrChange>
          </w:tcPr>
          <w:p w14:paraId="0AAB05B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15" w:author="Greene, David [2]" w:date="2025-06-12T12:53:00Z">
              <w:tcPr>
                <w:tcW w:w="720" w:type="dxa"/>
              </w:tcPr>
            </w:tcPrChange>
          </w:tcPr>
          <w:p w14:paraId="5E0690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Change w:id="1216" w:author="Greene, David [2]" w:date="2025-06-12T12:53:00Z">
              <w:tcPr>
                <w:tcW w:w="720" w:type="dxa"/>
                <w:tcBorders>
                  <w:bottom w:val="single" w:sz="4" w:space="0" w:color="auto"/>
                </w:tcBorders>
                <w:shd w:val="clear" w:color="auto" w:fill="auto"/>
              </w:tcPr>
            </w:tcPrChange>
          </w:tcPr>
          <w:p w14:paraId="3CDD7F6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17" w:author="Greene, David [2]" w:date="2025-06-12T12:53:00Z">
              <w:tcPr>
                <w:tcW w:w="720" w:type="dxa"/>
                <w:tcBorders>
                  <w:bottom w:val="single" w:sz="4" w:space="0" w:color="auto"/>
                </w:tcBorders>
                <w:shd w:val="clear" w:color="auto" w:fill="D9D9D9"/>
              </w:tcPr>
            </w:tcPrChange>
          </w:tcPr>
          <w:p w14:paraId="186C71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18" w:author="Greene, David [2]" w:date="2025-06-12T12:53:00Z">
              <w:tcPr>
                <w:tcW w:w="720" w:type="dxa"/>
              </w:tcPr>
            </w:tcPrChange>
          </w:tcPr>
          <w:p w14:paraId="133E8306" w14:textId="77777777" w:rsidR="00E31873" w:rsidRPr="00E31873" w:rsidRDefault="00E31873" w:rsidP="00711647">
            <w:pPr>
              <w:jc w:val="center"/>
              <w:rPr>
                <w:rFonts w:ascii="Aptos" w:eastAsia="Aptos" w:hAnsi="Aptos" w:cs="Times New Roman"/>
                <w:b/>
                <w:bCs/>
                <w:sz w:val="28"/>
                <w:szCs w:val="28"/>
              </w:rPr>
            </w:pPr>
          </w:p>
        </w:tc>
      </w:tr>
      <w:tr w:rsidR="00E31873" w:rsidRPr="00E31873" w14:paraId="5288EC68" w14:textId="77777777" w:rsidTr="00711647">
        <w:tc>
          <w:tcPr>
            <w:tcW w:w="2065" w:type="dxa"/>
            <w:tcPrChange w:id="1219" w:author="Greene, David [2]" w:date="2025-06-12T12:53:00Z">
              <w:tcPr>
                <w:tcW w:w="2065" w:type="dxa"/>
              </w:tcPr>
            </w:tcPrChange>
          </w:tcPr>
          <w:p w14:paraId="735C116B"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CollegeDeg</w:t>
            </w:r>
            <w:proofErr w:type="spellEnd"/>
          </w:p>
        </w:tc>
        <w:tc>
          <w:tcPr>
            <w:tcW w:w="720" w:type="dxa"/>
            <w:tcPrChange w:id="1220" w:author="Greene, David [2]" w:date="2025-06-12T12:53:00Z">
              <w:tcPr>
                <w:tcW w:w="720" w:type="dxa"/>
              </w:tcPr>
            </w:tcPrChange>
          </w:tcPr>
          <w:p w14:paraId="2E15191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221" w:author="Greene, David [2]" w:date="2025-06-12T12:53:00Z">
              <w:tcPr>
                <w:tcW w:w="720" w:type="dxa"/>
                <w:shd w:val="clear" w:color="auto" w:fill="D9D9D9"/>
              </w:tcPr>
            </w:tcPrChange>
          </w:tcPr>
          <w:p w14:paraId="7A6FDA9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22" w:author="Greene, David [2]" w:date="2025-06-12T12:53:00Z">
              <w:tcPr>
                <w:tcW w:w="720" w:type="dxa"/>
                <w:shd w:val="clear" w:color="auto" w:fill="D9D9D9"/>
              </w:tcPr>
            </w:tcPrChange>
          </w:tcPr>
          <w:p w14:paraId="3022F5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23" w:author="Greene, David [2]" w:date="2025-06-12T12:53:00Z">
              <w:tcPr>
                <w:tcW w:w="720" w:type="dxa"/>
                <w:shd w:val="clear" w:color="auto" w:fill="D9D9D9"/>
              </w:tcPr>
            </w:tcPrChange>
          </w:tcPr>
          <w:p w14:paraId="4821E3A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24" w:author="Greene, David [2]" w:date="2025-06-12T12:53:00Z">
              <w:tcPr>
                <w:tcW w:w="720" w:type="dxa"/>
              </w:tcPr>
            </w:tcPrChange>
          </w:tcPr>
          <w:p w14:paraId="57274526" w14:textId="77777777" w:rsidR="00E31873" w:rsidRPr="00E31873" w:rsidRDefault="00E31873" w:rsidP="00711647">
            <w:pPr>
              <w:jc w:val="center"/>
              <w:rPr>
                <w:rFonts w:ascii="Aptos" w:eastAsia="Aptos" w:hAnsi="Aptos" w:cs="Times New Roman"/>
                <w:b/>
                <w:bCs/>
                <w:sz w:val="28"/>
                <w:szCs w:val="28"/>
              </w:rPr>
            </w:pPr>
          </w:p>
        </w:tc>
        <w:tc>
          <w:tcPr>
            <w:tcW w:w="720" w:type="dxa"/>
            <w:tcPrChange w:id="1225" w:author="Greene, David [2]" w:date="2025-06-12T12:53:00Z">
              <w:tcPr>
                <w:tcW w:w="720" w:type="dxa"/>
              </w:tcPr>
            </w:tcPrChange>
          </w:tcPr>
          <w:p w14:paraId="1894A796" w14:textId="77777777" w:rsidR="00E31873" w:rsidRPr="00E31873" w:rsidRDefault="00E31873" w:rsidP="00711647">
            <w:pPr>
              <w:jc w:val="center"/>
              <w:rPr>
                <w:rFonts w:ascii="Aptos" w:eastAsia="Aptos" w:hAnsi="Aptos" w:cs="Times New Roman"/>
                <w:b/>
                <w:bCs/>
                <w:sz w:val="28"/>
                <w:szCs w:val="28"/>
              </w:rPr>
            </w:pPr>
          </w:p>
        </w:tc>
        <w:tc>
          <w:tcPr>
            <w:tcW w:w="720" w:type="dxa"/>
            <w:tcPrChange w:id="1226" w:author="Greene, David [2]" w:date="2025-06-12T12:53:00Z">
              <w:tcPr>
                <w:tcW w:w="720" w:type="dxa"/>
              </w:tcPr>
            </w:tcPrChange>
          </w:tcPr>
          <w:p w14:paraId="19EDE4B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227" w:author="Greene, David [2]" w:date="2025-06-12T12:53:00Z">
              <w:tcPr>
                <w:tcW w:w="720" w:type="dxa"/>
                <w:shd w:val="clear" w:color="auto" w:fill="D9D9D9"/>
              </w:tcPr>
            </w:tcPrChange>
          </w:tcPr>
          <w:p w14:paraId="566CBF7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28" w:author="Greene, David [2]" w:date="2025-06-12T12:53:00Z">
              <w:tcPr>
                <w:tcW w:w="720" w:type="dxa"/>
                <w:shd w:val="clear" w:color="auto" w:fill="D9D9D9"/>
              </w:tcPr>
            </w:tcPrChange>
          </w:tcPr>
          <w:p w14:paraId="24F9F0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Change w:id="1229" w:author="Greene, David [2]" w:date="2025-06-12T12:53:00Z">
              <w:tcPr>
                <w:tcW w:w="720" w:type="dxa"/>
                <w:shd w:val="clear" w:color="auto" w:fill="auto"/>
              </w:tcPr>
            </w:tcPrChange>
          </w:tcPr>
          <w:p w14:paraId="23896848" w14:textId="77777777" w:rsidR="00E31873" w:rsidRPr="00E31873" w:rsidRDefault="00E31873" w:rsidP="00711647">
            <w:pPr>
              <w:jc w:val="center"/>
              <w:rPr>
                <w:rFonts w:ascii="Aptos" w:eastAsia="Aptos" w:hAnsi="Aptos" w:cs="Times New Roman"/>
                <w:b/>
                <w:bCs/>
                <w:sz w:val="28"/>
                <w:szCs w:val="28"/>
              </w:rPr>
            </w:pPr>
          </w:p>
        </w:tc>
        <w:tc>
          <w:tcPr>
            <w:tcW w:w="720" w:type="dxa"/>
            <w:tcPrChange w:id="1230" w:author="Greene, David [2]" w:date="2025-06-12T12:53:00Z">
              <w:tcPr>
                <w:tcW w:w="720" w:type="dxa"/>
              </w:tcPr>
            </w:tcPrChange>
          </w:tcPr>
          <w:p w14:paraId="69724E19" w14:textId="77777777" w:rsidR="00E31873" w:rsidRPr="00E31873" w:rsidRDefault="00E31873" w:rsidP="00711647">
            <w:pPr>
              <w:jc w:val="center"/>
              <w:rPr>
                <w:rFonts w:ascii="Aptos" w:eastAsia="Aptos" w:hAnsi="Aptos" w:cs="Times New Roman"/>
                <w:b/>
                <w:bCs/>
                <w:sz w:val="28"/>
                <w:szCs w:val="28"/>
              </w:rPr>
            </w:pPr>
          </w:p>
        </w:tc>
        <w:tc>
          <w:tcPr>
            <w:tcW w:w="720" w:type="dxa"/>
            <w:tcPrChange w:id="1231" w:author="Greene, David [2]" w:date="2025-06-12T12:53:00Z">
              <w:tcPr>
                <w:tcW w:w="720" w:type="dxa"/>
              </w:tcPr>
            </w:tcPrChange>
          </w:tcPr>
          <w:p w14:paraId="612AFAE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232" w:author="Greene, David [2]" w:date="2025-06-12T12:53:00Z">
              <w:tcPr>
                <w:tcW w:w="720" w:type="dxa"/>
                <w:shd w:val="clear" w:color="auto" w:fill="D9D9D9"/>
              </w:tcPr>
            </w:tcPrChange>
          </w:tcPr>
          <w:p w14:paraId="48E890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233" w:author="Greene, David [2]" w:date="2025-06-12T12:53:00Z">
              <w:tcPr>
                <w:tcW w:w="720" w:type="dxa"/>
                <w:shd w:val="clear" w:color="auto" w:fill="D9D9D9"/>
              </w:tcPr>
            </w:tcPrChange>
          </w:tcPr>
          <w:p w14:paraId="1D048EA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34" w:author="Greene, David [2]" w:date="2025-06-12T12:53:00Z">
              <w:tcPr>
                <w:tcW w:w="720" w:type="dxa"/>
              </w:tcPr>
            </w:tcPrChange>
          </w:tcPr>
          <w:p w14:paraId="52E266A7" w14:textId="77777777" w:rsidR="00E31873" w:rsidRPr="00E31873" w:rsidRDefault="00E31873" w:rsidP="00711647">
            <w:pPr>
              <w:jc w:val="center"/>
              <w:rPr>
                <w:rFonts w:ascii="Aptos" w:eastAsia="Aptos" w:hAnsi="Aptos" w:cs="Times New Roman"/>
                <w:b/>
                <w:bCs/>
                <w:sz w:val="28"/>
                <w:szCs w:val="28"/>
              </w:rPr>
            </w:pPr>
          </w:p>
        </w:tc>
      </w:tr>
      <w:tr w:rsidR="00E31873" w:rsidRPr="00E31873" w14:paraId="37E52544" w14:textId="77777777" w:rsidTr="00711647">
        <w:tc>
          <w:tcPr>
            <w:tcW w:w="2065" w:type="dxa"/>
            <w:tcPrChange w:id="1235" w:author="Greene, David [2]" w:date="2025-06-12T12:53:00Z">
              <w:tcPr>
                <w:tcW w:w="2065" w:type="dxa"/>
              </w:tcPr>
            </w:tcPrChange>
          </w:tcPr>
          <w:p w14:paraId="69E24684"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NoDegree</w:t>
            </w:r>
            <w:proofErr w:type="spellEnd"/>
          </w:p>
        </w:tc>
        <w:tc>
          <w:tcPr>
            <w:tcW w:w="720" w:type="dxa"/>
            <w:tcPrChange w:id="1236" w:author="Greene, David [2]" w:date="2025-06-12T12:53:00Z">
              <w:tcPr>
                <w:tcW w:w="720" w:type="dxa"/>
              </w:tcPr>
            </w:tcPrChange>
          </w:tcPr>
          <w:p w14:paraId="28B83602" w14:textId="77777777" w:rsidR="00E31873" w:rsidRPr="00E31873" w:rsidRDefault="00E31873" w:rsidP="00711647">
            <w:pPr>
              <w:jc w:val="center"/>
              <w:rPr>
                <w:rFonts w:ascii="Aptos" w:eastAsia="Aptos" w:hAnsi="Aptos" w:cs="Times New Roman"/>
                <w:b/>
                <w:bCs/>
                <w:sz w:val="28"/>
                <w:szCs w:val="28"/>
              </w:rPr>
            </w:pPr>
          </w:p>
        </w:tc>
        <w:tc>
          <w:tcPr>
            <w:tcW w:w="720" w:type="dxa"/>
            <w:tcPrChange w:id="1237" w:author="Greene, David [2]" w:date="2025-06-12T12:53:00Z">
              <w:tcPr>
                <w:tcW w:w="720" w:type="dxa"/>
              </w:tcPr>
            </w:tcPrChange>
          </w:tcPr>
          <w:p w14:paraId="3DFCAE76" w14:textId="77777777" w:rsidR="00E31873" w:rsidRPr="00E31873" w:rsidRDefault="00E31873" w:rsidP="00711647">
            <w:pPr>
              <w:jc w:val="center"/>
              <w:rPr>
                <w:rFonts w:ascii="Aptos" w:eastAsia="Aptos" w:hAnsi="Aptos" w:cs="Times New Roman"/>
                <w:b/>
                <w:bCs/>
                <w:sz w:val="28"/>
                <w:szCs w:val="28"/>
              </w:rPr>
            </w:pPr>
          </w:p>
        </w:tc>
        <w:tc>
          <w:tcPr>
            <w:tcW w:w="720" w:type="dxa"/>
            <w:tcPrChange w:id="1238" w:author="Greene, David [2]" w:date="2025-06-12T12:53:00Z">
              <w:tcPr>
                <w:tcW w:w="720" w:type="dxa"/>
              </w:tcPr>
            </w:tcPrChange>
          </w:tcPr>
          <w:p w14:paraId="21BDC680" w14:textId="77777777" w:rsidR="00E31873" w:rsidRPr="00E31873" w:rsidRDefault="00E31873" w:rsidP="00711647">
            <w:pPr>
              <w:jc w:val="center"/>
              <w:rPr>
                <w:rFonts w:ascii="Aptos" w:eastAsia="Aptos" w:hAnsi="Aptos" w:cs="Times New Roman"/>
                <w:b/>
                <w:bCs/>
                <w:sz w:val="28"/>
                <w:szCs w:val="28"/>
              </w:rPr>
            </w:pPr>
          </w:p>
        </w:tc>
        <w:tc>
          <w:tcPr>
            <w:tcW w:w="720" w:type="dxa"/>
            <w:tcPrChange w:id="1239" w:author="Greene, David [2]" w:date="2025-06-12T12:53:00Z">
              <w:tcPr>
                <w:tcW w:w="720" w:type="dxa"/>
              </w:tcPr>
            </w:tcPrChange>
          </w:tcPr>
          <w:p w14:paraId="0874E9FB" w14:textId="77777777" w:rsidR="00E31873" w:rsidRPr="00E31873" w:rsidRDefault="00E31873" w:rsidP="00711647">
            <w:pPr>
              <w:jc w:val="center"/>
              <w:rPr>
                <w:rFonts w:ascii="Aptos" w:eastAsia="Aptos" w:hAnsi="Aptos" w:cs="Times New Roman"/>
                <w:b/>
                <w:bCs/>
                <w:sz w:val="28"/>
                <w:szCs w:val="28"/>
              </w:rPr>
            </w:pPr>
          </w:p>
        </w:tc>
        <w:tc>
          <w:tcPr>
            <w:tcW w:w="720" w:type="dxa"/>
            <w:tcPrChange w:id="1240" w:author="Greene, David [2]" w:date="2025-06-12T12:53:00Z">
              <w:tcPr>
                <w:tcW w:w="720" w:type="dxa"/>
              </w:tcPr>
            </w:tcPrChange>
          </w:tcPr>
          <w:p w14:paraId="0840EE9F" w14:textId="77777777" w:rsidR="00E31873" w:rsidRPr="00E31873" w:rsidRDefault="00E31873" w:rsidP="00711647">
            <w:pPr>
              <w:jc w:val="center"/>
              <w:rPr>
                <w:rFonts w:ascii="Aptos" w:eastAsia="Aptos" w:hAnsi="Aptos" w:cs="Times New Roman"/>
                <w:b/>
                <w:bCs/>
                <w:sz w:val="28"/>
                <w:szCs w:val="28"/>
              </w:rPr>
            </w:pPr>
          </w:p>
        </w:tc>
        <w:tc>
          <w:tcPr>
            <w:tcW w:w="720" w:type="dxa"/>
            <w:tcPrChange w:id="1241" w:author="Greene, David [2]" w:date="2025-06-12T12:53:00Z">
              <w:tcPr>
                <w:tcW w:w="720" w:type="dxa"/>
              </w:tcPr>
            </w:tcPrChange>
          </w:tcPr>
          <w:p w14:paraId="3E0EF239" w14:textId="77777777" w:rsidR="00E31873" w:rsidRPr="00E31873" w:rsidRDefault="00E31873" w:rsidP="00711647">
            <w:pPr>
              <w:jc w:val="center"/>
              <w:rPr>
                <w:rFonts w:ascii="Aptos" w:eastAsia="Aptos" w:hAnsi="Aptos" w:cs="Times New Roman"/>
                <w:b/>
                <w:bCs/>
                <w:sz w:val="28"/>
                <w:szCs w:val="28"/>
              </w:rPr>
            </w:pPr>
          </w:p>
        </w:tc>
        <w:tc>
          <w:tcPr>
            <w:tcW w:w="720" w:type="dxa"/>
            <w:tcPrChange w:id="1242" w:author="Greene, David [2]" w:date="2025-06-12T12:53:00Z">
              <w:tcPr>
                <w:tcW w:w="720" w:type="dxa"/>
              </w:tcPr>
            </w:tcPrChange>
          </w:tcPr>
          <w:p w14:paraId="5E6F51D7" w14:textId="77777777" w:rsidR="00E31873" w:rsidRPr="00E31873" w:rsidRDefault="00E31873" w:rsidP="00711647">
            <w:pPr>
              <w:jc w:val="center"/>
              <w:rPr>
                <w:rFonts w:ascii="Aptos" w:eastAsia="Aptos" w:hAnsi="Aptos" w:cs="Times New Roman"/>
                <w:b/>
                <w:bCs/>
                <w:sz w:val="28"/>
                <w:szCs w:val="28"/>
              </w:rPr>
            </w:pPr>
          </w:p>
        </w:tc>
        <w:tc>
          <w:tcPr>
            <w:tcW w:w="720" w:type="dxa"/>
            <w:tcPrChange w:id="1243" w:author="Greene, David [2]" w:date="2025-06-12T12:53:00Z">
              <w:tcPr>
                <w:tcW w:w="720" w:type="dxa"/>
              </w:tcPr>
            </w:tcPrChange>
          </w:tcPr>
          <w:p w14:paraId="6FA39CD7" w14:textId="77777777" w:rsidR="00E31873" w:rsidRPr="00E31873" w:rsidRDefault="00E31873" w:rsidP="00711647">
            <w:pPr>
              <w:jc w:val="center"/>
              <w:rPr>
                <w:rFonts w:ascii="Aptos" w:eastAsia="Aptos" w:hAnsi="Aptos" w:cs="Times New Roman"/>
                <w:b/>
                <w:bCs/>
                <w:sz w:val="28"/>
                <w:szCs w:val="28"/>
              </w:rPr>
            </w:pPr>
          </w:p>
        </w:tc>
        <w:tc>
          <w:tcPr>
            <w:tcW w:w="720" w:type="dxa"/>
            <w:tcPrChange w:id="1244" w:author="Greene, David [2]" w:date="2025-06-12T12:53:00Z">
              <w:tcPr>
                <w:tcW w:w="720" w:type="dxa"/>
              </w:tcPr>
            </w:tcPrChange>
          </w:tcPr>
          <w:p w14:paraId="72C4C7F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245" w:author="Greene, David [2]" w:date="2025-06-12T12:53:00Z">
              <w:tcPr>
                <w:tcW w:w="720" w:type="dxa"/>
                <w:shd w:val="clear" w:color="auto" w:fill="auto"/>
              </w:tcPr>
            </w:tcPrChange>
          </w:tcPr>
          <w:p w14:paraId="0238ED56" w14:textId="77777777" w:rsidR="00E31873" w:rsidRPr="00E31873" w:rsidRDefault="00E31873" w:rsidP="00711647">
            <w:pPr>
              <w:jc w:val="center"/>
              <w:rPr>
                <w:rFonts w:ascii="Aptos" w:eastAsia="Aptos" w:hAnsi="Aptos" w:cs="Times New Roman"/>
                <w:b/>
                <w:bCs/>
                <w:sz w:val="28"/>
                <w:szCs w:val="28"/>
              </w:rPr>
            </w:pPr>
          </w:p>
        </w:tc>
        <w:tc>
          <w:tcPr>
            <w:tcW w:w="720" w:type="dxa"/>
            <w:tcPrChange w:id="1246" w:author="Greene, David [2]" w:date="2025-06-12T12:53:00Z">
              <w:tcPr>
                <w:tcW w:w="720" w:type="dxa"/>
              </w:tcPr>
            </w:tcPrChange>
          </w:tcPr>
          <w:p w14:paraId="5CF5A72D" w14:textId="77777777" w:rsidR="00E31873" w:rsidRPr="00E31873" w:rsidRDefault="00E31873" w:rsidP="00711647">
            <w:pPr>
              <w:jc w:val="center"/>
              <w:rPr>
                <w:rFonts w:ascii="Aptos" w:eastAsia="Aptos" w:hAnsi="Aptos" w:cs="Times New Roman"/>
                <w:b/>
                <w:bCs/>
                <w:sz w:val="28"/>
                <w:szCs w:val="28"/>
              </w:rPr>
            </w:pPr>
          </w:p>
        </w:tc>
        <w:tc>
          <w:tcPr>
            <w:tcW w:w="720" w:type="dxa"/>
            <w:tcPrChange w:id="1247" w:author="Greene, David [2]" w:date="2025-06-12T12:53:00Z">
              <w:tcPr>
                <w:tcW w:w="720" w:type="dxa"/>
              </w:tcPr>
            </w:tcPrChange>
          </w:tcPr>
          <w:p w14:paraId="571B4643" w14:textId="77777777" w:rsidR="00E31873" w:rsidRPr="00E31873" w:rsidRDefault="00E31873" w:rsidP="00711647">
            <w:pPr>
              <w:jc w:val="center"/>
              <w:rPr>
                <w:rFonts w:ascii="Aptos" w:eastAsia="Aptos" w:hAnsi="Aptos" w:cs="Times New Roman"/>
                <w:b/>
                <w:bCs/>
                <w:sz w:val="28"/>
                <w:szCs w:val="28"/>
              </w:rPr>
            </w:pPr>
          </w:p>
        </w:tc>
        <w:tc>
          <w:tcPr>
            <w:tcW w:w="720" w:type="dxa"/>
            <w:tcPrChange w:id="1248" w:author="Greene, David [2]" w:date="2025-06-12T12:53:00Z">
              <w:tcPr>
                <w:tcW w:w="720" w:type="dxa"/>
              </w:tcPr>
            </w:tcPrChange>
          </w:tcPr>
          <w:p w14:paraId="4C634BCF" w14:textId="77777777" w:rsidR="00E31873" w:rsidRPr="00E31873" w:rsidRDefault="00E31873" w:rsidP="00711647">
            <w:pPr>
              <w:jc w:val="center"/>
              <w:rPr>
                <w:rFonts w:ascii="Aptos" w:eastAsia="Aptos" w:hAnsi="Aptos" w:cs="Times New Roman"/>
                <w:b/>
                <w:bCs/>
                <w:sz w:val="28"/>
                <w:szCs w:val="28"/>
              </w:rPr>
            </w:pPr>
          </w:p>
        </w:tc>
        <w:tc>
          <w:tcPr>
            <w:tcW w:w="720" w:type="dxa"/>
            <w:tcPrChange w:id="1249" w:author="Greene, David [2]" w:date="2025-06-12T12:53:00Z">
              <w:tcPr>
                <w:tcW w:w="720" w:type="dxa"/>
              </w:tcPr>
            </w:tcPrChange>
          </w:tcPr>
          <w:p w14:paraId="18602B61" w14:textId="77777777" w:rsidR="00E31873" w:rsidRPr="00E31873" w:rsidRDefault="00E31873" w:rsidP="00711647">
            <w:pPr>
              <w:jc w:val="center"/>
              <w:rPr>
                <w:rFonts w:ascii="Aptos" w:eastAsia="Aptos" w:hAnsi="Aptos" w:cs="Times New Roman"/>
                <w:b/>
                <w:bCs/>
                <w:sz w:val="28"/>
                <w:szCs w:val="28"/>
              </w:rPr>
            </w:pPr>
          </w:p>
        </w:tc>
        <w:tc>
          <w:tcPr>
            <w:tcW w:w="720" w:type="dxa"/>
            <w:tcPrChange w:id="1250" w:author="Greene, David [2]" w:date="2025-06-12T12:53:00Z">
              <w:tcPr>
                <w:tcW w:w="720" w:type="dxa"/>
              </w:tcPr>
            </w:tcPrChange>
          </w:tcPr>
          <w:p w14:paraId="3C6CE049" w14:textId="77777777" w:rsidR="00E31873" w:rsidRPr="00E31873" w:rsidRDefault="00E31873" w:rsidP="00711647">
            <w:pPr>
              <w:jc w:val="center"/>
              <w:rPr>
                <w:rFonts w:ascii="Aptos" w:eastAsia="Aptos" w:hAnsi="Aptos" w:cs="Times New Roman"/>
                <w:b/>
                <w:bCs/>
                <w:sz w:val="28"/>
                <w:szCs w:val="28"/>
              </w:rPr>
            </w:pPr>
          </w:p>
        </w:tc>
      </w:tr>
      <w:tr w:rsidR="00E31873" w:rsidRPr="00E31873" w14:paraId="04F89A8C" w14:textId="77777777" w:rsidTr="00711647">
        <w:tc>
          <w:tcPr>
            <w:tcW w:w="12865" w:type="dxa"/>
            <w:gridSpan w:val="16"/>
            <w:tcPrChange w:id="1251" w:author="Greene, David [2]" w:date="2025-06-12T12:53:00Z">
              <w:tcPr>
                <w:tcW w:w="12865" w:type="dxa"/>
                <w:gridSpan w:val="16"/>
              </w:tcPr>
            </w:tcPrChange>
          </w:tcPr>
          <w:p w14:paraId="6CD365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Wear &amp; Tear</w:t>
            </w:r>
          </w:p>
        </w:tc>
      </w:tr>
      <w:tr w:rsidR="00E31873" w:rsidRPr="00E31873" w14:paraId="7EFD9D4B" w14:textId="77777777" w:rsidTr="00711647">
        <w:tc>
          <w:tcPr>
            <w:tcW w:w="2065" w:type="dxa"/>
            <w:tcPrChange w:id="1252" w:author="Greene, David [2]" w:date="2025-06-12T12:53:00Z">
              <w:tcPr>
                <w:tcW w:w="2065" w:type="dxa"/>
              </w:tcPr>
            </w:tcPrChange>
          </w:tcPr>
          <w:p w14:paraId="504DA1AF"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TrafficCongest</w:t>
            </w:r>
            <w:proofErr w:type="spellEnd"/>
          </w:p>
        </w:tc>
        <w:tc>
          <w:tcPr>
            <w:tcW w:w="720" w:type="dxa"/>
            <w:tcPrChange w:id="1253" w:author="Greene, David [2]" w:date="2025-06-12T12:53:00Z">
              <w:tcPr>
                <w:tcW w:w="720" w:type="dxa"/>
              </w:tcPr>
            </w:tcPrChange>
          </w:tcPr>
          <w:p w14:paraId="4D409296" w14:textId="77777777" w:rsidR="00E31873" w:rsidRPr="00E31873" w:rsidRDefault="00E31873" w:rsidP="00711647">
            <w:pPr>
              <w:jc w:val="center"/>
              <w:rPr>
                <w:rFonts w:ascii="Aptos" w:eastAsia="Aptos" w:hAnsi="Aptos" w:cs="Times New Roman"/>
                <w:b/>
                <w:bCs/>
                <w:sz w:val="28"/>
                <w:szCs w:val="28"/>
              </w:rPr>
            </w:pPr>
          </w:p>
        </w:tc>
        <w:tc>
          <w:tcPr>
            <w:tcW w:w="720" w:type="dxa"/>
            <w:tcPrChange w:id="1254" w:author="Greene, David [2]" w:date="2025-06-12T12:53:00Z">
              <w:tcPr>
                <w:tcW w:w="720" w:type="dxa"/>
              </w:tcPr>
            </w:tcPrChange>
          </w:tcPr>
          <w:p w14:paraId="4144606E" w14:textId="77777777" w:rsidR="00E31873" w:rsidRPr="00E31873" w:rsidRDefault="00E31873" w:rsidP="00711647">
            <w:pPr>
              <w:jc w:val="center"/>
              <w:rPr>
                <w:rFonts w:ascii="Aptos" w:eastAsia="Aptos" w:hAnsi="Aptos" w:cs="Times New Roman"/>
                <w:b/>
                <w:bCs/>
                <w:sz w:val="28"/>
                <w:szCs w:val="28"/>
              </w:rPr>
            </w:pPr>
          </w:p>
        </w:tc>
        <w:tc>
          <w:tcPr>
            <w:tcW w:w="720" w:type="dxa"/>
            <w:tcPrChange w:id="1255" w:author="Greene, David [2]" w:date="2025-06-12T12:53:00Z">
              <w:tcPr>
                <w:tcW w:w="720" w:type="dxa"/>
              </w:tcPr>
            </w:tcPrChange>
          </w:tcPr>
          <w:p w14:paraId="773430ED" w14:textId="77777777" w:rsidR="00E31873" w:rsidRPr="00E31873" w:rsidRDefault="00E31873" w:rsidP="00711647">
            <w:pPr>
              <w:jc w:val="center"/>
              <w:rPr>
                <w:rFonts w:ascii="Aptos" w:eastAsia="Aptos" w:hAnsi="Aptos" w:cs="Times New Roman"/>
                <w:b/>
                <w:bCs/>
                <w:sz w:val="28"/>
                <w:szCs w:val="28"/>
              </w:rPr>
            </w:pPr>
          </w:p>
        </w:tc>
        <w:tc>
          <w:tcPr>
            <w:tcW w:w="720" w:type="dxa"/>
            <w:tcPrChange w:id="1256" w:author="Greene, David [2]" w:date="2025-06-12T12:53:00Z">
              <w:tcPr>
                <w:tcW w:w="720" w:type="dxa"/>
              </w:tcPr>
            </w:tcPrChange>
          </w:tcPr>
          <w:p w14:paraId="2845F38D"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57" w:author="Greene, David [2]" w:date="2025-06-12T12:53:00Z">
              <w:tcPr>
                <w:tcW w:w="720" w:type="dxa"/>
                <w:tcBorders>
                  <w:bottom w:val="single" w:sz="4" w:space="0" w:color="auto"/>
                </w:tcBorders>
              </w:tcPr>
            </w:tcPrChange>
          </w:tcPr>
          <w:p w14:paraId="1E9D4104" w14:textId="77777777" w:rsidR="00E31873" w:rsidRPr="00E31873" w:rsidRDefault="00E31873" w:rsidP="00711647">
            <w:pPr>
              <w:jc w:val="center"/>
              <w:rPr>
                <w:rFonts w:ascii="Aptos" w:eastAsia="Aptos" w:hAnsi="Aptos" w:cs="Times New Roman"/>
                <w:b/>
                <w:bCs/>
                <w:sz w:val="28"/>
                <w:szCs w:val="28"/>
              </w:rPr>
            </w:pPr>
          </w:p>
        </w:tc>
        <w:tc>
          <w:tcPr>
            <w:tcW w:w="720" w:type="dxa"/>
            <w:tcPrChange w:id="1258" w:author="Greene, David [2]" w:date="2025-06-12T12:53:00Z">
              <w:tcPr>
                <w:tcW w:w="720" w:type="dxa"/>
              </w:tcPr>
            </w:tcPrChange>
          </w:tcPr>
          <w:p w14:paraId="11D3F34C" w14:textId="77777777" w:rsidR="00E31873" w:rsidRPr="00E31873" w:rsidRDefault="00E31873" w:rsidP="00711647">
            <w:pPr>
              <w:jc w:val="center"/>
              <w:rPr>
                <w:rFonts w:ascii="Aptos" w:eastAsia="Aptos" w:hAnsi="Aptos" w:cs="Times New Roman"/>
                <w:b/>
                <w:bCs/>
                <w:sz w:val="28"/>
                <w:szCs w:val="28"/>
              </w:rPr>
            </w:pPr>
          </w:p>
        </w:tc>
        <w:tc>
          <w:tcPr>
            <w:tcW w:w="720" w:type="dxa"/>
            <w:tcPrChange w:id="1259" w:author="Greene, David [2]" w:date="2025-06-12T12:53:00Z">
              <w:tcPr>
                <w:tcW w:w="720" w:type="dxa"/>
              </w:tcPr>
            </w:tcPrChange>
          </w:tcPr>
          <w:p w14:paraId="0B2970F8" w14:textId="77777777" w:rsidR="00E31873" w:rsidRPr="00E31873" w:rsidRDefault="00E31873" w:rsidP="00711647">
            <w:pPr>
              <w:jc w:val="center"/>
              <w:rPr>
                <w:rFonts w:ascii="Aptos" w:eastAsia="Aptos" w:hAnsi="Aptos" w:cs="Times New Roman"/>
                <w:b/>
                <w:bCs/>
                <w:sz w:val="28"/>
                <w:szCs w:val="28"/>
              </w:rPr>
            </w:pPr>
          </w:p>
        </w:tc>
        <w:tc>
          <w:tcPr>
            <w:tcW w:w="720" w:type="dxa"/>
            <w:tcPrChange w:id="1260" w:author="Greene, David [2]" w:date="2025-06-12T12:53:00Z">
              <w:tcPr>
                <w:tcW w:w="720" w:type="dxa"/>
              </w:tcPr>
            </w:tcPrChange>
          </w:tcPr>
          <w:p w14:paraId="4FDFA313" w14:textId="77777777" w:rsidR="00E31873" w:rsidRPr="00E31873" w:rsidRDefault="00E31873" w:rsidP="00711647">
            <w:pPr>
              <w:jc w:val="center"/>
              <w:rPr>
                <w:rFonts w:ascii="Aptos" w:eastAsia="Aptos" w:hAnsi="Aptos" w:cs="Times New Roman"/>
                <w:b/>
                <w:bCs/>
                <w:sz w:val="28"/>
                <w:szCs w:val="28"/>
              </w:rPr>
            </w:pPr>
          </w:p>
        </w:tc>
        <w:tc>
          <w:tcPr>
            <w:tcW w:w="720" w:type="dxa"/>
            <w:tcPrChange w:id="1261" w:author="Greene, David [2]" w:date="2025-06-12T12:53:00Z">
              <w:tcPr>
                <w:tcW w:w="720" w:type="dxa"/>
              </w:tcPr>
            </w:tcPrChange>
          </w:tcPr>
          <w:p w14:paraId="517FE69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Change w:id="1262" w:author="Greene, David [2]" w:date="2025-06-12T12:53:00Z">
              <w:tcPr>
                <w:tcW w:w="720" w:type="dxa"/>
                <w:tcBorders>
                  <w:bottom w:val="single" w:sz="4" w:space="0" w:color="auto"/>
                </w:tcBorders>
                <w:shd w:val="clear" w:color="auto" w:fill="auto"/>
              </w:tcPr>
            </w:tcPrChange>
          </w:tcPr>
          <w:p w14:paraId="32BE3521" w14:textId="77777777" w:rsidR="00E31873" w:rsidRPr="00E31873" w:rsidRDefault="00E31873" w:rsidP="00711647">
            <w:pPr>
              <w:jc w:val="center"/>
              <w:rPr>
                <w:rFonts w:ascii="Aptos" w:eastAsia="Aptos" w:hAnsi="Aptos" w:cs="Times New Roman"/>
                <w:b/>
                <w:bCs/>
                <w:sz w:val="28"/>
                <w:szCs w:val="28"/>
              </w:rPr>
            </w:pPr>
          </w:p>
        </w:tc>
        <w:tc>
          <w:tcPr>
            <w:tcW w:w="720" w:type="dxa"/>
            <w:tcPrChange w:id="1263" w:author="Greene, David [2]" w:date="2025-06-12T12:53:00Z">
              <w:tcPr>
                <w:tcW w:w="720" w:type="dxa"/>
              </w:tcPr>
            </w:tcPrChange>
          </w:tcPr>
          <w:p w14:paraId="4608F9A5" w14:textId="77777777" w:rsidR="00E31873" w:rsidRPr="00E31873" w:rsidRDefault="00E31873" w:rsidP="00711647">
            <w:pPr>
              <w:jc w:val="center"/>
              <w:rPr>
                <w:rFonts w:ascii="Aptos" w:eastAsia="Aptos" w:hAnsi="Aptos" w:cs="Times New Roman"/>
                <w:b/>
                <w:bCs/>
                <w:sz w:val="28"/>
                <w:szCs w:val="28"/>
              </w:rPr>
            </w:pPr>
          </w:p>
        </w:tc>
        <w:tc>
          <w:tcPr>
            <w:tcW w:w="720" w:type="dxa"/>
            <w:tcPrChange w:id="1264" w:author="Greene, David [2]" w:date="2025-06-12T12:53:00Z">
              <w:tcPr>
                <w:tcW w:w="720" w:type="dxa"/>
              </w:tcPr>
            </w:tcPrChange>
          </w:tcPr>
          <w:p w14:paraId="615E13C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Change w:id="1265" w:author="Greene, David [2]" w:date="2025-06-12T12:53:00Z">
              <w:tcPr>
                <w:tcW w:w="720" w:type="dxa"/>
                <w:shd w:val="clear" w:color="auto" w:fill="808080"/>
              </w:tcPr>
            </w:tcPrChange>
          </w:tcPr>
          <w:p w14:paraId="712A3F5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66" w:author="Greene, David [2]" w:date="2025-06-12T12:53:00Z">
              <w:tcPr>
                <w:tcW w:w="720" w:type="dxa"/>
              </w:tcPr>
            </w:tcPrChange>
          </w:tcPr>
          <w:p w14:paraId="7CCBE7D4" w14:textId="77777777" w:rsidR="00E31873" w:rsidRPr="00E31873" w:rsidRDefault="00E31873" w:rsidP="00711647">
            <w:pPr>
              <w:jc w:val="center"/>
              <w:rPr>
                <w:rFonts w:ascii="Aptos" w:eastAsia="Aptos" w:hAnsi="Aptos" w:cs="Times New Roman"/>
                <w:b/>
                <w:bCs/>
                <w:sz w:val="28"/>
                <w:szCs w:val="28"/>
              </w:rPr>
            </w:pPr>
          </w:p>
        </w:tc>
        <w:tc>
          <w:tcPr>
            <w:tcW w:w="720" w:type="dxa"/>
            <w:tcPrChange w:id="1267" w:author="Greene, David [2]" w:date="2025-06-12T12:53:00Z">
              <w:tcPr>
                <w:tcW w:w="720" w:type="dxa"/>
              </w:tcPr>
            </w:tcPrChange>
          </w:tcPr>
          <w:p w14:paraId="3589B550" w14:textId="77777777" w:rsidR="00E31873" w:rsidRPr="00E31873" w:rsidRDefault="00E31873" w:rsidP="00711647">
            <w:pPr>
              <w:jc w:val="center"/>
              <w:rPr>
                <w:rFonts w:ascii="Aptos" w:eastAsia="Aptos" w:hAnsi="Aptos" w:cs="Times New Roman"/>
                <w:b/>
                <w:bCs/>
                <w:sz w:val="28"/>
                <w:szCs w:val="28"/>
              </w:rPr>
            </w:pPr>
          </w:p>
        </w:tc>
      </w:tr>
      <w:tr w:rsidR="00E31873" w:rsidRPr="00E31873" w14:paraId="4E242DC7" w14:textId="77777777" w:rsidTr="00711647">
        <w:tc>
          <w:tcPr>
            <w:tcW w:w="2065" w:type="dxa"/>
            <w:tcPrChange w:id="1268" w:author="Greene, David [2]" w:date="2025-06-12T12:53:00Z">
              <w:tcPr>
                <w:tcW w:w="2065" w:type="dxa"/>
              </w:tcPr>
            </w:tcPrChange>
          </w:tcPr>
          <w:p w14:paraId="6288414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FatalityRate</w:t>
            </w:r>
            <w:proofErr w:type="spellEnd"/>
          </w:p>
        </w:tc>
        <w:tc>
          <w:tcPr>
            <w:tcW w:w="720" w:type="dxa"/>
            <w:tcPrChange w:id="1269" w:author="Greene, David [2]" w:date="2025-06-12T12:53:00Z">
              <w:tcPr>
                <w:tcW w:w="720" w:type="dxa"/>
              </w:tcPr>
            </w:tcPrChange>
          </w:tcPr>
          <w:p w14:paraId="203D2486" w14:textId="77777777" w:rsidR="00E31873" w:rsidRPr="00E31873" w:rsidRDefault="00E31873" w:rsidP="00711647">
            <w:pPr>
              <w:jc w:val="center"/>
              <w:rPr>
                <w:rFonts w:ascii="Aptos" w:eastAsia="Aptos" w:hAnsi="Aptos" w:cs="Times New Roman"/>
                <w:b/>
                <w:bCs/>
                <w:sz w:val="28"/>
                <w:szCs w:val="28"/>
              </w:rPr>
            </w:pPr>
          </w:p>
        </w:tc>
        <w:tc>
          <w:tcPr>
            <w:tcW w:w="720" w:type="dxa"/>
            <w:tcPrChange w:id="1270" w:author="Greene, David [2]" w:date="2025-06-12T12:53:00Z">
              <w:tcPr>
                <w:tcW w:w="720" w:type="dxa"/>
              </w:tcPr>
            </w:tcPrChange>
          </w:tcPr>
          <w:p w14:paraId="64AEF973" w14:textId="77777777" w:rsidR="00E31873" w:rsidRPr="00E31873" w:rsidRDefault="00E31873" w:rsidP="00711647">
            <w:pPr>
              <w:jc w:val="center"/>
              <w:rPr>
                <w:rFonts w:ascii="Aptos" w:eastAsia="Aptos" w:hAnsi="Aptos" w:cs="Times New Roman"/>
                <w:b/>
                <w:bCs/>
                <w:sz w:val="28"/>
                <w:szCs w:val="28"/>
              </w:rPr>
            </w:pPr>
          </w:p>
        </w:tc>
        <w:tc>
          <w:tcPr>
            <w:tcW w:w="720" w:type="dxa"/>
            <w:tcPrChange w:id="1271" w:author="Greene, David [2]" w:date="2025-06-12T12:53:00Z">
              <w:tcPr>
                <w:tcW w:w="720" w:type="dxa"/>
              </w:tcPr>
            </w:tcPrChange>
          </w:tcPr>
          <w:p w14:paraId="27A4A9A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72" w:author="Greene, David [2]" w:date="2025-06-12T12:53:00Z">
              <w:tcPr>
                <w:tcW w:w="720" w:type="dxa"/>
                <w:tcBorders>
                  <w:bottom w:val="single" w:sz="4" w:space="0" w:color="auto"/>
                </w:tcBorders>
              </w:tcPr>
            </w:tcPrChange>
          </w:tcPr>
          <w:p w14:paraId="730CAB8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73" w:author="Greene, David [2]" w:date="2025-06-12T12:53:00Z">
              <w:tcPr>
                <w:tcW w:w="720" w:type="dxa"/>
                <w:tcBorders>
                  <w:bottom w:val="single" w:sz="4" w:space="0" w:color="auto"/>
                </w:tcBorders>
                <w:shd w:val="clear" w:color="auto" w:fill="D9D9D9"/>
              </w:tcPr>
            </w:tcPrChange>
          </w:tcPr>
          <w:p w14:paraId="481D47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74" w:author="Greene, David [2]" w:date="2025-06-12T12:53:00Z">
              <w:tcPr>
                <w:tcW w:w="720" w:type="dxa"/>
              </w:tcPr>
            </w:tcPrChange>
          </w:tcPr>
          <w:p w14:paraId="265314B5" w14:textId="77777777" w:rsidR="00E31873" w:rsidRPr="00E31873" w:rsidRDefault="00E31873" w:rsidP="00711647">
            <w:pPr>
              <w:jc w:val="center"/>
              <w:rPr>
                <w:rFonts w:ascii="Aptos" w:eastAsia="Aptos" w:hAnsi="Aptos" w:cs="Times New Roman"/>
                <w:b/>
                <w:bCs/>
                <w:sz w:val="28"/>
                <w:szCs w:val="28"/>
              </w:rPr>
            </w:pPr>
          </w:p>
        </w:tc>
        <w:tc>
          <w:tcPr>
            <w:tcW w:w="720" w:type="dxa"/>
            <w:tcPrChange w:id="1275" w:author="Greene, David [2]" w:date="2025-06-12T12:53:00Z">
              <w:tcPr>
                <w:tcW w:w="720" w:type="dxa"/>
              </w:tcPr>
            </w:tcPrChange>
          </w:tcPr>
          <w:p w14:paraId="5C4E365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76" w:author="Greene, David [2]" w:date="2025-06-12T12:53:00Z">
              <w:tcPr>
                <w:tcW w:w="720" w:type="dxa"/>
                <w:tcBorders>
                  <w:bottom w:val="single" w:sz="4" w:space="0" w:color="auto"/>
                </w:tcBorders>
              </w:tcPr>
            </w:tcPrChange>
          </w:tcPr>
          <w:p w14:paraId="3F86EE70"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77" w:author="Greene, David [2]" w:date="2025-06-12T12:53:00Z">
              <w:tcPr>
                <w:tcW w:w="720" w:type="dxa"/>
                <w:tcBorders>
                  <w:bottom w:val="single" w:sz="4" w:space="0" w:color="auto"/>
                </w:tcBorders>
              </w:tcPr>
            </w:tcPrChange>
          </w:tcPr>
          <w:p w14:paraId="367601D3"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Change w:id="1278" w:author="Greene, David [2]" w:date="2025-06-12T12:53:00Z">
              <w:tcPr>
                <w:tcW w:w="720" w:type="dxa"/>
                <w:shd w:val="clear" w:color="auto" w:fill="auto"/>
              </w:tcPr>
            </w:tcPrChange>
          </w:tcPr>
          <w:p w14:paraId="6830CB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79" w:author="Greene, David [2]" w:date="2025-06-12T12:53:00Z">
              <w:tcPr>
                <w:tcW w:w="720" w:type="dxa"/>
              </w:tcPr>
            </w:tcPrChange>
          </w:tcPr>
          <w:p w14:paraId="330B2500" w14:textId="77777777" w:rsidR="00E31873" w:rsidRPr="00E31873" w:rsidRDefault="00E31873" w:rsidP="00711647">
            <w:pPr>
              <w:jc w:val="center"/>
              <w:rPr>
                <w:rFonts w:ascii="Aptos" w:eastAsia="Aptos" w:hAnsi="Aptos" w:cs="Times New Roman"/>
                <w:b/>
                <w:bCs/>
                <w:sz w:val="28"/>
                <w:szCs w:val="28"/>
              </w:rPr>
            </w:pPr>
          </w:p>
        </w:tc>
        <w:tc>
          <w:tcPr>
            <w:tcW w:w="720" w:type="dxa"/>
            <w:tcPrChange w:id="1280" w:author="Greene, David [2]" w:date="2025-06-12T12:53:00Z">
              <w:tcPr>
                <w:tcW w:w="720" w:type="dxa"/>
              </w:tcPr>
            </w:tcPrChange>
          </w:tcPr>
          <w:p w14:paraId="4D9740C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81" w:author="Greene, David [2]" w:date="2025-06-12T12:53:00Z">
              <w:tcPr>
                <w:tcW w:w="720" w:type="dxa"/>
                <w:tcBorders>
                  <w:bottom w:val="single" w:sz="4" w:space="0" w:color="auto"/>
                </w:tcBorders>
              </w:tcPr>
            </w:tcPrChange>
          </w:tcPr>
          <w:p w14:paraId="3E9DBD1B" w14:textId="77777777" w:rsidR="00E31873" w:rsidRPr="00E31873" w:rsidRDefault="00E31873" w:rsidP="00711647">
            <w:pPr>
              <w:jc w:val="center"/>
              <w:rPr>
                <w:rFonts w:ascii="Aptos" w:eastAsia="Aptos" w:hAnsi="Aptos" w:cs="Times New Roman"/>
                <w:b/>
                <w:bCs/>
                <w:sz w:val="28"/>
                <w:szCs w:val="28"/>
              </w:rPr>
            </w:pPr>
          </w:p>
        </w:tc>
        <w:tc>
          <w:tcPr>
            <w:tcW w:w="720" w:type="dxa"/>
            <w:tcPrChange w:id="1282" w:author="Greene, David [2]" w:date="2025-06-12T12:53:00Z">
              <w:tcPr>
                <w:tcW w:w="720" w:type="dxa"/>
              </w:tcPr>
            </w:tcPrChange>
          </w:tcPr>
          <w:p w14:paraId="446C9D55" w14:textId="77777777" w:rsidR="00E31873" w:rsidRPr="00E31873" w:rsidRDefault="00E31873" w:rsidP="00711647">
            <w:pPr>
              <w:jc w:val="center"/>
              <w:rPr>
                <w:rFonts w:ascii="Aptos" w:eastAsia="Aptos" w:hAnsi="Aptos" w:cs="Times New Roman"/>
                <w:b/>
                <w:bCs/>
                <w:sz w:val="28"/>
                <w:szCs w:val="28"/>
              </w:rPr>
            </w:pPr>
          </w:p>
        </w:tc>
        <w:tc>
          <w:tcPr>
            <w:tcW w:w="720" w:type="dxa"/>
            <w:tcPrChange w:id="1283" w:author="Greene, David [2]" w:date="2025-06-12T12:53:00Z">
              <w:tcPr>
                <w:tcW w:w="720" w:type="dxa"/>
              </w:tcPr>
            </w:tcPrChange>
          </w:tcPr>
          <w:p w14:paraId="15DCAEA2" w14:textId="77777777" w:rsidR="00E31873" w:rsidRPr="00E31873" w:rsidRDefault="00E31873" w:rsidP="00711647">
            <w:pPr>
              <w:jc w:val="center"/>
              <w:rPr>
                <w:rFonts w:ascii="Aptos" w:eastAsia="Aptos" w:hAnsi="Aptos" w:cs="Times New Roman"/>
                <w:b/>
                <w:bCs/>
                <w:sz w:val="28"/>
                <w:szCs w:val="28"/>
              </w:rPr>
            </w:pPr>
          </w:p>
        </w:tc>
      </w:tr>
      <w:tr w:rsidR="00E31873" w:rsidRPr="00E31873" w14:paraId="7B535C71" w14:textId="77777777" w:rsidTr="00711647">
        <w:tc>
          <w:tcPr>
            <w:tcW w:w="2065" w:type="dxa"/>
            <w:tcPrChange w:id="1284" w:author="Greene, David [2]" w:date="2025-06-12T12:53:00Z">
              <w:tcPr>
                <w:tcW w:w="2065" w:type="dxa"/>
              </w:tcPr>
            </w:tcPrChange>
          </w:tcPr>
          <w:p w14:paraId="5CFD1C95" w14:textId="77777777" w:rsidR="00E31873" w:rsidRPr="00E31873" w:rsidRDefault="00E31873" w:rsidP="00711647">
            <w:pPr>
              <w:rPr>
                <w:rFonts w:ascii="Aptos" w:eastAsia="Aptos" w:hAnsi="Aptos" w:cs="Times New Roman"/>
              </w:rPr>
            </w:pPr>
            <w:r w:rsidRPr="00E31873">
              <w:rPr>
                <w:rFonts w:ascii="Aptos" w:eastAsia="Aptos" w:hAnsi="Aptos" w:cs="Times New Roman"/>
              </w:rPr>
              <w:t>Miles/Vehicle</w:t>
            </w:r>
          </w:p>
        </w:tc>
        <w:tc>
          <w:tcPr>
            <w:tcW w:w="720" w:type="dxa"/>
            <w:tcPrChange w:id="1285" w:author="Greene, David [2]" w:date="2025-06-12T12:53:00Z">
              <w:tcPr>
                <w:tcW w:w="720" w:type="dxa"/>
              </w:tcPr>
            </w:tcPrChange>
          </w:tcPr>
          <w:p w14:paraId="753E728B" w14:textId="77777777" w:rsidR="00E31873" w:rsidRPr="00E31873" w:rsidRDefault="00E31873" w:rsidP="00711647">
            <w:pPr>
              <w:jc w:val="center"/>
              <w:rPr>
                <w:rFonts w:ascii="Aptos" w:eastAsia="Aptos" w:hAnsi="Aptos" w:cs="Times New Roman"/>
                <w:b/>
                <w:bCs/>
                <w:sz w:val="28"/>
                <w:szCs w:val="28"/>
              </w:rPr>
            </w:pPr>
          </w:p>
        </w:tc>
        <w:tc>
          <w:tcPr>
            <w:tcW w:w="720" w:type="dxa"/>
            <w:tcPrChange w:id="1286" w:author="Greene, David [2]" w:date="2025-06-12T12:53:00Z">
              <w:tcPr>
                <w:tcW w:w="720" w:type="dxa"/>
              </w:tcPr>
            </w:tcPrChange>
          </w:tcPr>
          <w:p w14:paraId="77BD265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Change w:id="1287" w:author="Greene, David [2]" w:date="2025-06-12T12:53:00Z">
              <w:tcPr>
                <w:tcW w:w="720" w:type="dxa"/>
                <w:tcBorders>
                  <w:bottom w:val="single" w:sz="4" w:space="0" w:color="auto"/>
                </w:tcBorders>
              </w:tcPr>
            </w:tcPrChange>
          </w:tcPr>
          <w:p w14:paraId="2E74F4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D9D9D9"/>
            <w:tcPrChange w:id="1288" w:author="Greene, David [2]" w:date="2025-06-12T12:53:00Z">
              <w:tcPr>
                <w:tcW w:w="720" w:type="dxa"/>
                <w:tcBorders>
                  <w:bottom w:val="single" w:sz="4" w:space="0" w:color="auto"/>
                </w:tcBorders>
                <w:shd w:val="clear" w:color="auto" w:fill="D9D9D9"/>
              </w:tcPr>
            </w:tcPrChange>
          </w:tcPr>
          <w:p w14:paraId="57E33FC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Change w:id="1289" w:author="Greene, David [2]" w:date="2025-06-12T12:53:00Z">
              <w:tcPr>
                <w:tcW w:w="720" w:type="dxa"/>
                <w:shd w:val="clear" w:color="auto" w:fill="808080"/>
              </w:tcPr>
            </w:tcPrChange>
          </w:tcPr>
          <w:p w14:paraId="44122ED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290" w:author="Greene, David [2]" w:date="2025-06-12T12:53:00Z">
              <w:tcPr>
                <w:tcW w:w="720" w:type="dxa"/>
              </w:tcPr>
            </w:tcPrChange>
          </w:tcPr>
          <w:p w14:paraId="089C2336" w14:textId="77777777" w:rsidR="00E31873" w:rsidRPr="00E31873" w:rsidRDefault="00E31873" w:rsidP="00711647">
            <w:pPr>
              <w:jc w:val="center"/>
              <w:rPr>
                <w:rFonts w:ascii="Aptos" w:eastAsia="Aptos" w:hAnsi="Aptos" w:cs="Times New Roman"/>
                <w:b/>
                <w:bCs/>
                <w:sz w:val="28"/>
                <w:szCs w:val="28"/>
              </w:rPr>
            </w:pPr>
          </w:p>
        </w:tc>
        <w:tc>
          <w:tcPr>
            <w:tcW w:w="720" w:type="dxa"/>
            <w:tcPrChange w:id="1291" w:author="Greene, David [2]" w:date="2025-06-12T12:53:00Z">
              <w:tcPr>
                <w:tcW w:w="720" w:type="dxa"/>
              </w:tcPr>
            </w:tcPrChange>
          </w:tcPr>
          <w:p w14:paraId="68FF831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Change w:id="1292" w:author="Greene, David [2]" w:date="2025-06-12T12:53:00Z">
              <w:tcPr>
                <w:tcW w:w="720" w:type="dxa"/>
                <w:tcBorders>
                  <w:bottom w:val="single" w:sz="4" w:space="0" w:color="auto"/>
                </w:tcBorders>
                <w:shd w:val="clear" w:color="auto" w:fill="auto"/>
              </w:tcPr>
            </w:tcPrChange>
          </w:tcPr>
          <w:p w14:paraId="2D5402B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Change w:id="1293" w:author="Greene, David [2]" w:date="2025-06-12T12:53:00Z">
              <w:tcPr>
                <w:tcW w:w="720" w:type="dxa"/>
                <w:tcBorders>
                  <w:bottom w:val="single" w:sz="4" w:space="0" w:color="auto"/>
                </w:tcBorders>
                <w:shd w:val="clear" w:color="auto" w:fill="D9D9D9"/>
              </w:tcPr>
            </w:tcPrChange>
          </w:tcPr>
          <w:p w14:paraId="0AF8CA4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auto"/>
            <w:tcPrChange w:id="1294" w:author="Greene, David [2]" w:date="2025-06-12T12:53:00Z">
              <w:tcPr>
                <w:tcW w:w="720" w:type="dxa"/>
                <w:tcBorders>
                  <w:bottom w:val="single" w:sz="4" w:space="0" w:color="auto"/>
                </w:tcBorders>
                <w:shd w:val="clear" w:color="auto" w:fill="auto"/>
              </w:tcPr>
            </w:tcPrChange>
          </w:tcPr>
          <w:p w14:paraId="057598B5" w14:textId="77777777" w:rsidR="00E31873" w:rsidRPr="00E31873" w:rsidRDefault="00E31873" w:rsidP="00711647">
            <w:pPr>
              <w:jc w:val="center"/>
              <w:rPr>
                <w:rFonts w:ascii="Aptos" w:eastAsia="Aptos" w:hAnsi="Aptos" w:cs="Times New Roman"/>
                <w:b/>
                <w:bCs/>
                <w:sz w:val="28"/>
                <w:szCs w:val="28"/>
              </w:rPr>
            </w:pPr>
          </w:p>
        </w:tc>
        <w:tc>
          <w:tcPr>
            <w:tcW w:w="720" w:type="dxa"/>
            <w:tcPrChange w:id="1295" w:author="Greene, David [2]" w:date="2025-06-12T12:53:00Z">
              <w:tcPr>
                <w:tcW w:w="720" w:type="dxa"/>
              </w:tcPr>
            </w:tcPrChange>
          </w:tcPr>
          <w:p w14:paraId="0B701C18" w14:textId="77777777" w:rsidR="00E31873" w:rsidRPr="00E31873" w:rsidRDefault="00E31873" w:rsidP="00711647">
            <w:pPr>
              <w:jc w:val="center"/>
              <w:rPr>
                <w:rFonts w:ascii="Aptos" w:eastAsia="Aptos" w:hAnsi="Aptos" w:cs="Times New Roman"/>
                <w:b/>
                <w:bCs/>
                <w:sz w:val="28"/>
                <w:szCs w:val="28"/>
              </w:rPr>
            </w:pPr>
          </w:p>
        </w:tc>
        <w:tc>
          <w:tcPr>
            <w:tcW w:w="720" w:type="dxa"/>
            <w:tcPrChange w:id="1296" w:author="Greene, David [2]" w:date="2025-06-12T12:53:00Z">
              <w:tcPr>
                <w:tcW w:w="720" w:type="dxa"/>
              </w:tcPr>
            </w:tcPrChange>
          </w:tcPr>
          <w:p w14:paraId="66F26B0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Change w:id="1297" w:author="Greene, David [2]" w:date="2025-06-12T12:53:00Z">
              <w:tcPr>
                <w:tcW w:w="720" w:type="dxa"/>
                <w:tcBorders>
                  <w:bottom w:val="single" w:sz="4" w:space="0" w:color="auto"/>
                </w:tcBorders>
                <w:shd w:val="clear" w:color="auto" w:fill="auto"/>
              </w:tcPr>
            </w:tcPrChange>
          </w:tcPr>
          <w:p w14:paraId="7CFFFE9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Change w:id="1298" w:author="Greene, David [2]" w:date="2025-06-12T12:53:00Z">
              <w:tcPr>
                <w:tcW w:w="720" w:type="dxa"/>
                <w:tcBorders>
                  <w:bottom w:val="single" w:sz="4" w:space="0" w:color="auto"/>
                </w:tcBorders>
              </w:tcPr>
            </w:tcPrChange>
          </w:tcPr>
          <w:p w14:paraId="03D70961" w14:textId="77777777" w:rsidR="00E31873" w:rsidRPr="00E31873" w:rsidRDefault="00E31873" w:rsidP="00711647">
            <w:pPr>
              <w:jc w:val="center"/>
              <w:rPr>
                <w:rFonts w:ascii="Aptos" w:eastAsia="Aptos" w:hAnsi="Aptos" w:cs="Times New Roman"/>
                <w:b/>
                <w:bCs/>
                <w:sz w:val="28"/>
                <w:szCs w:val="28"/>
              </w:rPr>
            </w:pPr>
          </w:p>
        </w:tc>
        <w:tc>
          <w:tcPr>
            <w:tcW w:w="720" w:type="dxa"/>
            <w:tcPrChange w:id="1299" w:author="Greene, David [2]" w:date="2025-06-12T12:53:00Z">
              <w:tcPr>
                <w:tcW w:w="720" w:type="dxa"/>
              </w:tcPr>
            </w:tcPrChange>
          </w:tcPr>
          <w:p w14:paraId="6B8F80F6" w14:textId="77777777" w:rsidR="00E31873" w:rsidRPr="00E31873" w:rsidRDefault="00E31873" w:rsidP="00711647">
            <w:pPr>
              <w:jc w:val="center"/>
              <w:rPr>
                <w:rFonts w:ascii="Aptos" w:eastAsia="Aptos" w:hAnsi="Aptos" w:cs="Times New Roman"/>
                <w:b/>
                <w:bCs/>
                <w:sz w:val="28"/>
                <w:szCs w:val="28"/>
              </w:rPr>
            </w:pPr>
          </w:p>
        </w:tc>
      </w:tr>
      <w:tr w:rsidR="00E31873" w:rsidRPr="00E31873" w14:paraId="32910380" w14:textId="77777777" w:rsidTr="00711647">
        <w:tc>
          <w:tcPr>
            <w:tcW w:w="2065" w:type="dxa"/>
            <w:tcPrChange w:id="1300" w:author="Greene, David [2]" w:date="2025-06-12T12:53:00Z">
              <w:tcPr>
                <w:tcW w:w="2065" w:type="dxa"/>
              </w:tcPr>
            </w:tcPrChange>
          </w:tcPr>
          <w:p w14:paraId="480E5DA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SaltUse</w:t>
            </w:r>
            <w:proofErr w:type="spellEnd"/>
          </w:p>
        </w:tc>
        <w:tc>
          <w:tcPr>
            <w:tcW w:w="720" w:type="dxa"/>
            <w:tcPrChange w:id="1301" w:author="Greene, David [2]" w:date="2025-06-12T12:53:00Z">
              <w:tcPr>
                <w:tcW w:w="720" w:type="dxa"/>
              </w:tcPr>
            </w:tcPrChange>
          </w:tcPr>
          <w:p w14:paraId="6A2B9A38" w14:textId="77777777" w:rsidR="00E31873" w:rsidRPr="00E31873" w:rsidRDefault="00E31873" w:rsidP="00711647">
            <w:pPr>
              <w:jc w:val="center"/>
              <w:rPr>
                <w:rFonts w:ascii="Aptos" w:eastAsia="Aptos" w:hAnsi="Aptos" w:cs="Times New Roman"/>
                <w:b/>
                <w:bCs/>
                <w:sz w:val="28"/>
                <w:szCs w:val="28"/>
              </w:rPr>
            </w:pPr>
          </w:p>
        </w:tc>
        <w:tc>
          <w:tcPr>
            <w:tcW w:w="720" w:type="dxa"/>
            <w:tcPrChange w:id="1302" w:author="Greene, David [2]" w:date="2025-06-12T12:53:00Z">
              <w:tcPr>
                <w:tcW w:w="720" w:type="dxa"/>
              </w:tcPr>
            </w:tcPrChange>
          </w:tcPr>
          <w:p w14:paraId="25C84C4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303" w:author="Greene, David [2]" w:date="2025-06-12T12:53:00Z">
              <w:tcPr>
                <w:tcW w:w="720" w:type="dxa"/>
                <w:shd w:val="clear" w:color="auto" w:fill="D9D9D9"/>
              </w:tcPr>
            </w:tcPrChange>
          </w:tcPr>
          <w:p w14:paraId="10233C4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304" w:author="Greene, David [2]" w:date="2025-06-12T12:53:00Z">
              <w:tcPr>
                <w:tcW w:w="720" w:type="dxa"/>
                <w:shd w:val="clear" w:color="auto" w:fill="D9D9D9"/>
              </w:tcPr>
            </w:tcPrChange>
          </w:tcPr>
          <w:p w14:paraId="32CB31C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305" w:author="Greene, David [2]" w:date="2025-06-12T12:53:00Z">
              <w:tcPr>
                <w:tcW w:w="720" w:type="dxa"/>
              </w:tcPr>
            </w:tcPrChange>
          </w:tcPr>
          <w:p w14:paraId="3841608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306" w:author="Greene, David [2]" w:date="2025-06-12T12:53:00Z">
              <w:tcPr>
                <w:tcW w:w="720" w:type="dxa"/>
              </w:tcPr>
            </w:tcPrChange>
          </w:tcPr>
          <w:p w14:paraId="3F220971" w14:textId="77777777" w:rsidR="00E31873" w:rsidRPr="00E31873" w:rsidRDefault="00E31873" w:rsidP="00711647">
            <w:pPr>
              <w:jc w:val="center"/>
              <w:rPr>
                <w:rFonts w:ascii="Aptos" w:eastAsia="Aptos" w:hAnsi="Aptos" w:cs="Times New Roman"/>
                <w:b/>
                <w:bCs/>
                <w:sz w:val="28"/>
                <w:szCs w:val="28"/>
              </w:rPr>
            </w:pPr>
          </w:p>
        </w:tc>
        <w:tc>
          <w:tcPr>
            <w:tcW w:w="720" w:type="dxa"/>
            <w:tcPrChange w:id="1307" w:author="Greene, David [2]" w:date="2025-06-12T12:53:00Z">
              <w:tcPr>
                <w:tcW w:w="720" w:type="dxa"/>
              </w:tcPr>
            </w:tcPrChange>
          </w:tcPr>
          <w:p w14:paraId="17D1166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308" w:author="Greene, David [2]" w:date="2025-06-12T12:53:00Z">
              <w:tcPr>
                <w:tcW w:w="720" w:type="dxa"/>
                <w:shd w:val="clear" w:color="auto" w:fill="D9D9D9"/>
              </w:tcPr>
            </w:tcPrChange>
          </w:tcPr>
          <w:p w14:paraId="4B5666C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309" w:author="Greene, David [2]" w:date="2025-06-12T12:53:00Z">
              <w:tcPr>
                <w:tcW w:w="720" w:type="dxa"/>
                <w:shd w:val="clear" w:color="auto" w:fill="D9D9D9"/>
              </w:tcPr>
            </w:tcPrChange>
          </w:tcPr>
          <w:p w14:paraId="4CB0F06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Change w:id="1310" w:author="Greene, David [2]" w:date="2025-06-12T12:53:00Z">
              <w:tcPr>
                <w:tcW w:w="720" w:type="dxa"/>
                <w:shd w:val="clear" w:color="auto" w:fill="auto"/>
              </w:tcPr>
            </w:tcPrChange>
          </w:tcPr>
          <w:p w14:paraId="3B0458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311" w:author="Greene, David [2]" w:date="2025-06-12T12:53:00Z">
              <w:tcPr>
                <w:tcW w:w="720" w:type="dxa"/>
              </w:tcPr>
            </w:tcPrChange>
          </w:tcPr>
          <w:p w14:paraId="30B749E8" w14:textId="77777777" w:rsidR="00E31873" w:rsidRPr="00E31873" w:rsidRDefault="00E31873" w:rsidP="00711647">
            <w:pPr>
              <w:jc w:val="center"/>
              <w:rPr>
                <w:rFonts w:ascii="Aptos" w:eastAsia="Aptos" w:hAnsi="Aptos" w:cs="Times New Roman"/>
                <w:b/>
                <w:bCs/>
                <w:sz w:val="28"/>
                <w:szCs w:val="28"/>
              </w:rPr>
            </w:pPr>
          </w:p>
        </w:tc>
        <w:tc>
          <w:tcPr>
            <w:tcW w:w="720" w:type="dxa"/>
            <w:tcPrChange w:id="1312" w:author="Greene, David [2]" w:date="2025-06-12T12:53:00Z">
              <w:tcPr>
                <w:tcW w:w="720" w:type="dxa"/>
              </w:tcPr>
            </w:tcPrChange>
          </w:tcPr>
          <w:p w14:paraId="029B0C6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Change w:id="1313" w:author="Greene, David [2]" w:date="2025-06-12T12:53:00Z">
              <w:tcPr>
                <w:tcW w:w="720" w:type="dxa"/>
                <w:shd w:val="clear" w:color="auto" w:fill="D9D9D9"/>
              </w:tcPr>
            </w:tcPrChange>
          </w:tcPr>
          <w:p w14:paraId="113835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Change w:id="1314" w:author="Greene, David [2]" w:date="2025-06-12T12:53:00Z">
              <w:tcPr>
                <w:tcW w:w="720" w:type="dxa"/>
                <w:shd w:val="clear" w:color="auto" w:fill="D9D9D9"/>
              </w:tcPr>
            </w:tcPrChange>
          </w:tcPr>
          <w:p w14:paraId="345AAE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Change w:id="1315" w:author="Greene, David [2]" w:date="2025-06-12T12:53:00Z">
              <w:tcPr>
                <w:tcW w:w="720" w:type="dxa"/>
              </w:tcPr>
            </w:tcPrChange>
          </w:tcPr>
          <w:p w14:paraId="15DF4CC6" w14:textId="77777777" w:rsidR="00E31873" w:rsidRPr="00E31873" w:rsidRDefault="00E31873" w:rsidP="00711647">
            <w:pPr>
              <w:jc w:val="center"/>
              <w:rPr>
                <w:rFonts w:ascii="Aptos" w:eastAsia="Aptos" w:hAnsi="Aptos" w:cs="Times New Roman"/>
                <w:b/>
                <w:bCs/>
                <w:sz w:val="28"/>
                <w:szCs w:val="28"/>
              </w:rPr>
            </w:pPr>
          </w:p>
        </w:tc>
      </w:tr>
    </w:tbl>
    <w:p w14:paraId="4A51AEEB" w14:textId="3C52E710" w:rsidR="00784711" w:rsidDel="00E31873" w:rsidRDefault="00711647" w:rsidP="00B96D9F">
      <w:pPr>
        <w:jc w:val="center"/>
        <w:rPr>
          <w:ins w:id="1316" w:author="davidlgreene49@gmail.com" w:date="2025-06-12T10:43:00Z"/>
          <w:del w:id="1317" w:author="Greene, David [2]" w:date="2025-06-12T12:47:00Z"/>
        </w:rPr>
      </w:pPr>
      <w:ins w:id="1318" w:author="Greene, David [2]" w:date="2025-06-12T12:54:00Z">
        <w:r>
          <w:t xml:space="preserve">Table 1. </w:t>
        </w:r>
      </w:ins>
      <w:ins w:id="1319" w:author="Greene, David [2]" w:date="2025-06-12T12:55:00Z">
        <w:r>
          <w:t>Summary of lasso</w:t>
        </w:r>
      </w:ins>
      <w:ins w:id="1320" w:author="Greene, David [2]" w:date="2025-06-12T12:56:00Z">
        <w:r>
          <w:t xml:space="preserve"> variable selection</w:t>
        </w:r>
      </w:ins>
      <w:ins w:id="1321" w:author="Greene, David [2]" w:date="2025-06-12T12:55:00Z">
        <w:r>
          <w:t xml:space="preserve"> analysis of 2018-2019 state vehicle survival data</w:t>
        </w:r>
      </w:ins>
      <w:ins w:id="1322" w:author="Greene, David [2]" w:date="2025-06-12T12:56:00Z">
        <w:r>
          <w:t>.</w:t>
        </w:r>
      </w:ins>
    </w:p>
    <w:p w14:paraId="323D41F7" w14:textId="77777777" w:rsidR="00784711" w:rsidRDefault="00784711" w:rsidP="00B96D9F">
      <w:pPr>
        <w:jc w:val="center"/>
        <w:rPr>
          <w:ins w:id="1323" w:author="davidlgreene49@gmail.com" w:date="2025-06-12T10:43:00Z"/>
        </w:rPr>
      </w:pPr>
    </w:p>
    <w:p w14:paraId="44D1CFFE" w14:textId="77777777" w:rsidR="00711647" w:rsidRDefault="00711647" w:rsidP="00711647">
      <w:pPr>
        <w:rPr>
          <w:ins w:id="1324" w:author="Greene, David [2]" w:date="2025-06-12T12:54:00Z"/>
        </w:rPr>
      </w:pPr>
      <w:ins w:id="1325" w:author="Greene, David [2]" w:date="2025-06-12T12:54:00Z">
        <w:r>
          <w:lastRenderedPageBreak/>
          <w:t xml:space="preserve">Notes: a + sign indicates a positive effect on net survival, a – sign a negative effect. Shading, whether dark (+) or light (-)  indicates both lasso runs selected the variable and both runs found the effect to have the same sign. </w:t>
        </w:r>
        <w:proofErr w:type="gramStart"/>
        <w:r>
          <w:t>Plus</w:t>
        </w:r>
        <w:proofErr w:type="gramEnd"/>
        <w:r>
          <w:t xml:space="preserve"> or minus signs with no shading indicate that only one of the </w:t>
        </w:r>
        <w:proofErr w:type="gramStart"/>
        <w:r>
          <w:t>lasso</w:t>
        </w:r>
        <w:proofErr w:type="gramEnd"/>
        <w:r>
          <w:t xml:space="preserve"> runs selected the variable.</w:t>
        </w:r>
      </w:ins>
    </w:p>
    <w:p w14:paraId="3138DECF" w14:textId="77777777" w:rsidR="00784711" w:rsidRDefault="00784711" w:rsidP="00B96D9F">
      <w:pPr>
        <w:jc w:val="center"/>
        <w:rPr>
          <w:ins w:id="1326" w:author="davidlgreene49@gmail.com" w:date="2025-06-12T10:43:00Z"/>
        </w:rPr>
      </w:pPr>
    </w:p>
    <w:p w14:paraId="3B715C6A" w14:textId="522A0B39" w:rsidR="00AA6EEE" w:rsidDel="00FD13A8" w:rsidRDefault="00AA6EEE" w:rsidP="00B96D9F">
      <w:pPr>
        <w:jc w:val="center"/>
        <w:rPr>
          <w:del w:id="1327" w:author="davidlgreene49@gmail.com" w:date="2025-06-13T09:24:00Z"/>
        </w:rPr>
      </w:pPr>
      <w:del w:id="1328" w:author="davidlgreene49@gmail.com" w:date="2025-06-13T09:24:00Z">
        <w:r w:rsidDel="00FD13A8">
          <w:delText>Table 1. Results of Stepwise Regression Analysis of State Deviations from National Scrappage Rates by Vehicle Type and Age Group</w:delText>
        </w:r>
      </w:del>
    </w:p>
    <w:p w14:paraId="06F32D25" w14:textId="0857C835" w:rsidR="00AA6EEE" w:rsidDel="00FD13A8" w:rsidRDefault="005A5A11">
      <w:pPr>
        <w:rPr>
          <w:del w:id="1329" w:author="davidlgreene49@gmail.com" w:date="2025-06-13T09:24:00Z"/>
        </w:rPr>
      </w:pPr>
      <w:del w:id="1330" w:author="davidlgreene49@gmail.com" w:date="2025-06-13T09:24:00Z">
        <w:r w:rsidRPr="005A5A11" w:rsidDel="00FD13A8">
          <w:rPr>
            <w:noProof/>
          </w:rPr>
          <w:drawing>
            <wp:inline distT="0" distB="0" distL="0" distR="0" wp14:anchorId="12949F14" wp14:editId="5A78F7D4">
              <wp:extent cx="8229600" cy="2981325"/>
              <wp:effectExtent l="0" t="0" r="0" b="3175"/>
              <wp:docPr id="189893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35189" name=""/>
                      <pic:cNvPicPr/>
                    </pic:nvPicPr>
                    <pic:blipFill>
                      <a:blip r:embed="rId23"/>
                      <a:stretch>
                        <a:fillRect/>
                      </a:stretch>
                    </pic:blipFill>
                    <pic:spPr>
                      <a:xfrm>
                        <a:off x="0" y="0"/>
                        <a:ext cx="8229600" cy="2981325"/>
                      </a:xfrm>
                      <a:prstGeom prst="rect">
                        <a:avLst/>
                      </a:prstGeom>
                    </pic:spPr>
                  </pic:pic>
                </a:graphicData>
              </a:graphic>
            </wp:inline>
          </w:drawing>
        </w:r>
        <w:r w:rsidR="00AA6EEE" w:rsidRPr="00AA6EEE" w:rsidDel="00FD13A8">
          <w:delText xml:space="preserve"> </w:delText>
        </w:r>
      </w:del>
    </w:p>
    <w:p w14:paraId="3A17A7BA" w14:textId="6B3CF82E" w:rsidR="00AA6EEE" w:rsidDel="00FD13A8" w:rsidRDefault="00AA6EEE">
      <w:pPr>
        <w:rPr>
          <w:del w:id="1331" w:author="davidlgreene49@gmail.com" w:date="2025-06-13T09:24:00Z"/>
        </w:rPr>
      </w:pPr>
      <w:del w:id="1332" w:author="davidlgreene49@gmail.com" w:date="2025-06-13T09:24:00Z">
        <w:r w:rsidDel="00FD13A8">
          <w:delText>Note: Blue shading indicates positive coefficients, orange indicates negative. Three shades from darkest to lightest indicate statistical significance at 0.01, 0.05 and 0.10 levels. Use of stepwise regression invalidates the usual interpretation of significance levels as hypothesis tests</w:delText>
        </w:r>
        <w:r w:rsidR="00AD106C" w:rsidDel="00FD13A8">
          <w:delText>.</w:delText>
        </w:r>
        <w:r w:rsidDel="00FD13A8">
          <w:delText xml:space="preserve"> </w:delText>
        </w:r>
        <w:r w:rsidR="00AD106C" w:rsidDel="00FD13A8">
          <w:delText>Instead,</w:delText>
        </w:r>
        <w:r w:rsidDel="00FD13A8">
          <w:delText xml:space="preserve"> they should be interpreted as reflecting the strength of correlation</w:delText>
        </w:r>
        <w:r w:rsidR="00AD106C" w:rsidDel="00FD13A8">
          <w:delText>s</w:delText>
        </w:r>
        <w:r w:rsidDel="00FD13A8">
          <w:delText>.</w:delText>
        </w:r>
        <w:r w:rsidR="00BA346F" w:rsidDel="00FD13A8">
          <w:delText xml:space="preserve"> In the leftmost column of the table, PC refers to passenger cars, SUV to SUVs and vans, and PU to pickup trucks. The numbers specify the ages of vehicles included in the category.</w:delText>
        </w:r>
      </w:del>
    </w:p>
    <w:p w14:paraId="388A68C2" w14:textId="1D09EAB5" w:rsidR="00AA6EEE" w:rsidDel="00FD13A8" w:rsidRDefault="00AA6EEE">
      <w:pPr>
        <w:rPr>
          <w:del w:id="1333" w:author="davidlgreene49@gmail.com" w:date="2025-06-13T09:24:00Z"/>
        </w:rPr>
      </w:pPr>
    </w:p>
    <w:p w14:paraId="30E19A51" w14:textId="77777777" w:rsidR="00AA6EEE" w:rsidRDefault="00AA6EEE"/>
    <w:p w14:paraId="59E9E5F9" w14:textId="77777777" w:rsidR="00AA6EEE" w:rsidRDefault="00AA6EEE"/>
    <w:p w14:paraId="7D286568" w14:textId="77777777" w:rsidR="00AA6EEE" w:rsidRDefault="00AA6EEE"/>
    <w:p w14:paraId="11C752D3" w14:textId="77777777" w:rsidR="00AA6EEE" w:rsidRDefault="00AA6EEE"/>
    <w:p w14:paraId="26C12EDD" w14:textId="77777777" w:rsidR="00AA6EEE" w:rsidRDefault="00AA6EEE"/>
    <w:p w14:paraId="1BFFDEE4" w14:textId="77777777" w:rsidR="00AA6EEE" w:rsidRDefault="00AA6EEE">
      <w:pPr>
        <w:sectPr w:rsidR="00AA6EEE" w:rsidSect="00AA6EEE">
          <w:pgSz w:w="15840" w:h="12240" w:orient="landscape"/>
          <w:pgMar w:top="1440" w:right="1440" w:bottom="1440" w:left="1440" w:header="720" w:footer="720" w:gutter="0"/>
          <w:cols w:space="720"/>
          <w:docGrid w:linePitch="360"/>
        </w:sectPr>
      </w:pPr>
    </w:p>
    <w:p w14:paraId="5B34265C" w14:textId="77777777" w:rsidR="00E12433" w:rsidRDefault="00C51B83" w:rsidP="00C51B83">
      <w:pPr>
        <w:rPr>
          <w:ins w:id="1334" w:author="davidlgreene49@gmail.com" w:date="2025-06-13T09:58:00Z"/>
        </w:rPr>
      </w:pPr>
      <w:del w:id="1335" w:author="davidlgreene49@gmail.com" w:date="2025-06-13T09:58:00Z">
        <w:r w:rsidDel="00E12433">
          <w:lastRenderedPageBreak/>
          <w:delText>The</w:delText>
        </w:r>
      </w:del>
      <w:del w:id="1336" w:author="davidlgreene49@gmail.com" w:date="2025-06-13T09:50:00Z">
        <w:r w:rsidDel="001D3635">
          <w:delText>se</w:delText>
        </w:r>
      </w:del>
      <w:del w:id="1337" w:author="davidlgreene49@gmail.com" w:date="2025-06-13T09:58:00Z">
        <w:r w:rsidDel="00E12433">
          <w:delText xml:space="preserve"> results </w:delText>
        </w:r>
      </w:del>
      <w:del w:id="1338" w:author="davidlgreene49@gmail.com" w:date="2025-06-13T09:50:00Z">
        <w:r w:rsidR="00425057" w:rsidDel="001D3635">
          <w:delText>indicate</w:delText>
        </w:r>
        <w:r w:rsidDel="001D3635">
          <w:delText xml:space="preserve"> that</w:delText>
        </w:r>
        <w:r w:rsidR="00425057" w:rsidDel="001D3635">
          <w:delText xml:space="preserve"> differences</w:delText>
        </w:r>
        <w:r w:rsidDel="001D3635">
          <w:delText xml:space="preserve"> in </w:delText>
        </w:r>
      </w:del>
      <w:del w:id="1339" w:author="davidlgreene49@gmail.com" w:date="2025-06-13T09:58:00Z">
        <w:r w:rsidDel="00E12433">
          <w:delText xml:space="preserve">population and economic growth </w:delText>
        </w:r>
      </w:del>
      <w:del w:id="1340" w:author="davidlgreene49@gmail.com" w:date="2025-06-13T09:51:00Z">
        <w:r w:rsidDel="001D3635">
          <w:delText>are</w:delText>
        </w:r>
        <w:r w:rsidR="00425057" w:rsidDel="001D3635">
          <w:delText xml:space="preserve"> positively</w:delText>
        </w:r>
        <w:r w:rsidDel="001D3635">
          <w:delText xml:space="preserve"> c</w:delText>
        </w:r>
        <w:r w:rsidR="00425057" w:rsidDel="001D3635">
          <w:delText>orrelated with</w:delText>
        </w:r>
      </w:del>
      <w:del w:id="1341" w:author="davidlgreene49@gmail.com" w:date="2025-06-13T09:58:00Z">
        <w:r w:rsidR="00425057" w:rsidDel="00E12433">
          <w:delText xml:space="preserve"> net survival rates, </w:delText>
        </w:r>
      </w:del>
      <w:del w:id="1342" w:author="davidlgreene49@gmail.com" w:date="2025-06-13T09:53:00Z">
        <w:r w:rsidR="00425057" w:rsidDel="001D3635">
          <w:delText xml:space="preserve">which we interpret as chiefly </w:delText>
        </w:r>
      </w:del>
      <w:del w:id="1343" w:author="davidlgreene49@gmail.com" w:date="2025-06-13T09:58:00Z">
        <w:r w:rsidR="00425057" w:rsidDel="00E12433">
          <w:delText>reflecting</w:delText>
        </w:r>
        <w:r w:rsidDel="00E12433">
          <w:delText xml:space="preserve"> migration</w:delText>
        </w:r>
      </w:del>
      <w:del w:id="1344" w:author="davidlgreene49@gmail.com" w:date="2025-06-13T09:53:00Z">
        <w:r w:rsidDel="001D3635">
          <w:delText>s</w:delText>
        </w:r>
      </w:del>
      <w:del w:id="1345" w:author="davidlgreene49@gmail.com" w:date="2025-06-13T09:58:00Z">
        <w:r w:rsidDel="00E12433">
          <w:delText xml:space="preserve"> of vehicles from </w:delText>
        </w:r>
        <w:r w:rsidR="0039698F" w:rsidDel="00E12433">
          <w:delText>slower to more rapidly growing</w:delText>
        </w:r>
        <w:r w:rsidDel="00E12433">
          <w:delText xml:space="preserve"> state</w:delText>
        </w:r>
        <w:r w:rsidR="0039698F" w:rsidDel="00E12433">
          <w:delText>s</w:delText>
        </w:r>
        <w:r w:rsidDel="00E12433">
          <w:delText>.</w:delText>
        </w:r>
        <w:r w:rsidR="00891C8B" w:rsidDel="00E12433">
          <w:delText xml:space="preserve"> National conditional survival rates for vehicles 5-years-old or less are typically </w:delText>
        </w:r>
      </w:del>
      <w:del w:id="1346" w:author="davidlgreene49@gmail.com" w:date="2025-06-13T09:55:00Z">
        <w:r w:rsidR="00891C8B" w:rsidDel="00E12433">
          <w:delText>greater than</w:delText>
        </w:r>
      </w:del>
      <w:del w:id="1347" w:author="davidlgreene49@gmail.com" w:date="2025-06-13T09:58:00Z">
        <w:r w:rsidR="00891C8B" w:rsidDel="00E12433">
          <w:delText xml:space="preserve"> 99 percent</w:delText>
        </w:r>
        <w:r w:rsidR="000727CB" w:rsidDel="00E12433">
          <w:delText xml:space="preserve"> (Greene and Leard, 2024a)</w:delText>
        </w:r>
        <w:r w:rsidR="00891C8B" w:rsidDel="00E12433">
          <w:delText xml:space="preserve">. </w:delText>
        </w:r>
        <w:r w:rsidR="000727CB" w:rsidDel="00E12433">
          <w:delText xml:space="preserve">State </w:delText>
        </w:r>
        <w:r w:rsidR="00E563CD" w:rsidDel="00E12433">
          <w:delText xml:space="preserve">net </w:delText>
        </w:r>
        <w:r w:rsidR="000727CB" w:rsidDel="00E12433">
          <w:delText>survival rates for younger used vehicles</w:delText>
        </w:r>
        <w:r w:rsidR="001F2601" w:rsidDel="00E12433">
          <w:delText xml:space="preserve"> that are</w:delText>
        </w:r>
        <w:r w:rsidR="000727CB" w:rsidDel="00E12433">
          <w:delText xml:space="preserve"> a few percentage po</w:delText>
        </w:r>
        <w:r w:rsidR="0042188A" w:rsidDel="00E12433">
          <w:delText>i</w:delText>
        </w:r>
        <w:r w:rsidR="000727CB" w:rsidDel="00E12433">
          <w:delText>nts greater than 1 or less than 0.99 are likely to be due to migrations among states.</w:delText>
        </w:r>
        <w:r w:rsidDel="00E12433">
          <w:delText xml:space="preserve"> </w:delText>
        </w:r>
        <w:r w:rsidR="0042188A" w:rsidDel="00E12433">
          <w:delText>G</w:delText>
        </w:r>
        <w:r w:rsidR="00891C8B" w:rsidDel="00E12433">
          <w:delText xml:space="preserve">rowth of the driving age population </w:delText>
        </w:r>
        <w:r w:rsidR="0042188A" w:rsidDel="00E12433">
          <w:delText>has the greatest impact</w:delText>
        </w:r>
        <w:r w:rsidR="008D7D85" w:rsidDel="00E12433">
          <w:delText xml:space="preserve"> up to age </w:delText>
        </w:r>
        <w:r w:rsidR="000727CB" w:rsidDel="00E12433">
          <w:delText>9</w:delText>
        </w:r>
        <w:r w:rsidR="008D7D85" w:rsidDel="00E12433">
          <w:delText xml:space="preserve">, </w:delText>
        </w:r>
        <w:r w:rsidR="000727CB" w:rsidDel="00E12433">
          <w:delText>wh</w:delText>
        </w:r>
        <w:r w:rsidR="002F6E25" w:rsidDel="00E12433">
          <w:delText>i</w:delText>
        </w:r>
        <w:r w:rsidR="000727CB" w:rsidDel="00E12433">
          <w:delText>le factors associated with increased scrappage, such as use of salt on roads and traffic fatalities appear</w:delText>
        </w:r>
        <w:r w:rsidR="0042188A" w:rsidDel="00E12433">
          <w:delText xml:space="preserve"> to be strongest</w:delText>
        </w:r>
        <w:r w:rsidR="000727CB" w:rsidDel="00E12433">
          <w:delText xml:space="preserve"> after age 9</w:delText>
        </w:r>
        <w:r w:rsidR="008D7D85" w:rsidDel="00E12433">
          <w:delText>.</w:delText>
        </w:r>
      </w:del>
    </w:p>
    <w:p w14:paraId="4216922A" w14:textId="5F7EB187" w:rsidR="00C51B83" w:rsidDel="00E12433" w:rsidRDefault="00C51B83" w:rsidP="00C51B83">
      <w:pPr>
        <w:rPr>
          <w:del w:id="1348" w:author="davidlgreene49@gmail.com" w:date="2025-06-13T09:59:00Z"/>
        </w:rPr>
      </w:pPr>
      <w:del w:id="1349" w:author="davidlgreene49@gmail.com" w:date="2025-06-13T09:58:00Z">
        <w:r w:rsidDel="00E12433">
          <w:delText xml:space="preserve"> </w:delText>
        </w:r>
      </w:del>
      <w:del w:id="1350" w:author="davidlgreene49@gmail.com" w:date="2025-06-13T09:59:00Z">
        <w:r w:rsidR="000727CB" w:rsidDel="00E12433">
          <w:delText>In the models estimated below, we include state-to-state population migration as an explanatory variable</w:delText>
        </w:r>
        <w:r w:rsidR="0042188A" w:rsidDel="00E12433">
          <w:delText>, and it proves to be statistically significant</w:delText>
        </w:r>
        <w:r w:rsidR="000727CB" w:rsidDel="00E12433">
          <w:delText>.</w:delText>
        </w:r>
        <w:r w:rsidR="0042188A" w:rsidDel="00E12433">
          <w:delText xml:space="preserve"> Economic variables </w:delText>
        </w:r>
        <w:r w:rsidR="00E563CD" w:rsidDel="00E12433">
          <w:delText xml:space="preserve">are associated with increased net survival rates for vehicles 10 or more years old. Higher population density is negatively associated with net survival rates of 4-9-year-old pickups, suggesting a movement of relatively new pickups from urban to more rural states. On the other hand, a greater percentage of rural population is positively associated with net survival rates for passenger cars and SUVs, possibly indicating a migration of the newest used cars and SUVs to more rural </w:delText>
        </w:r>
        <w:r w:rsidR="00F40F6D" w:rsidDel="00E12433">
          <w:delText>states</w:delText>
        </w:r>
        <w:r w:rsidR="00E563CD" w:rsidDel="00E12433">
          <w:delText xml:space="preserve"> </w:delText>
        </w:r>
        <w:r w:rsidR="000727CB" w:rsidDel="00E12433">
          <w:delText xml:space="preserve">The negative effect of </w:delText>
        </w:r>
        <w:r w:rsidR="0042188A" w:rsidDel="00E12433">
          <w:delText>a greater proportion of people with bachelor’s degrees or higher on survival rates for 4-25 -year-old vehicles suggests a preference for new</w:delText>
        </w:r>
        <w:r w:rsidR="00E563CD" w:rsidDel="00E12433">
          <w:delText>er</w:delText>
        </w:r>
        <w:r w:rsidR="0042188A" w:rsidDel="00E12433">
          <w:delText xml:space="preserve"> vehicles among that group. </w:delText>
        </w:r>
        <w:r w:rsidR="00076B3D" w:rsidDel="00E12433">
          <w:delText>More intensive</w:delText>
        </w:r>
        <w:r w:rsidR="0042188A" w:rsidDel="00E12433">
          <w:delText xml:space="preserve"> vehicle</w:delText>
        </w:r>
        <w:r w:rsidR="00076B3D" w:rsidDel="00E12433">
          <w:delText xml:space="preserve"> use is generally non-significant, and the reason for </w:delText>
        </w:r>
        <w:r w:rsidR="00321C9A" w:rsidDel="00E12433">
          <w:delText>its</w:delText>
        </w:r>
        <w:r w:rsidR="00076B3D" w:rsidDel="00E12433">
          <w:delText xml:space="preserve"> positive effect on the survival rates of the oldest passenger cars is not obvious to us</w:delText>
        </w:r>
        <w:r w:rsidR="004A1775" w:rsidDel="00E12433">
          <w:delText xml:space="preserve"> but might reflect higher older vehicle survival rates in less densely populated western states</w:delText>
        </w:r>
        <w:r w:rsidR="0042188A" w:rsidDel="00E12433">
          <w:delText>.</w:delText>
        </w:r>
      </w:del>
    </w:p>
    <w:p w14:paraId="24E20A9D" w14:textId="0D2B7D66" w:rsidR="001E7598" w:rsidRDefault="00712883" w:rsidP="001E7598">
      <w:pPr>
        <w:pStyle w:val="ListParagraph"/>
        <w:numPr>
          <w:ilvl w:val="0"/>
          <w:numId w:val="1"/>
        </w:numPr>
      </w:pPr>
      <w:ins w:id="1351" w:author="Greene, David" w:date="2025-06-16T11:02:00Z">
        <w:r>
          <w:t>Specification of</w:t>
        </w:r>
      </w:ins>
      <w:del w:id="1352" w:author="Greene, David" w:date="2025-06-16T11:02:00Z">
        <w:r w:rsidR="001E7598" w:rsidDel="00712883">
          <w:delText>Estimating</w:delText>
        </w:r>
      </w:del>
      <w:r w:rsidR="001E7598">
        <w:t xml:space="preserve"> Models of State Net Vehicle Survival Rates</w:t>
      </w:r>
    </w:p>
    <w:p w14:paraId="4FC1BE3B" w14:textId="70F7D464" w:rsidR="006E1ED9" w:rsidDel="00675B2B" w:rsidRDefault="00FA2277" w:rsidP="006E3A45">
      <w:pPr>
        <w:rPr>
          <w:ins w:id="1353" w:author="davidlgreene49@gmail.com" w:date="2025-06-13T10:04:00Z"/>
          <w:del w:id="1354" w:author="Greene, David" w:date="2025-06-16T08:59:00Z"/>
        </w:rPr>
      </w:pPr>
      <w:ins w:id="1355" w:author="Greene, David" w:date="2025-06-16T08:42:00Z">
        <w:r>
          <w:t>Having established that state</w:t>
        </w:r>
      </w:ins>
      <w:ins w:id="1356" w:author="Greene, David" w:date="2025-06-16T08:44:00Z">
        <w:r>
          <w:t xml:space="preserve"> net</w:t>
        </w:r>
      </w:ins>
      <w:ins w:id="1357" w:author="Greene, David" w:date="2025-06-16T08:42:00Z">
        <w:r>
          <w:t xml:space="preserve"> vehicle survival rates differ in important ways t</w:t>
        </w:r>
      </w:ins>
      <w:ins w:id="1358" w:author="Greene, David" w:date="2025-06-16T08:43:00Z">
        <w:r>
          <w:t>hat suggest significant movements of used vehicles from state to state, and having identified variables associated with th</w:t>
        </w:r>
      </w:ins>
      <w:ins w:id="1359" w:author="Greene, David" w:date="2025-06-16T08:44:00Z">
        <w:r>
          <w:t xml:space="preserve">e differences in net survival rates, we now attempt to estimate statistical models that </w:t>
        </w:r>
      </w:ins>
      <w:ins w:id="1360" w:author="Greene, David" w:date="2025-06-16T08:45:00Z">
        <w:r>
          <w:t xml:space="preserve">could be useful for predicting the future evolution of used vehicle fleets at the state level. </w:t>
        </w:r>
      </w:ins>
      <w:ins w:id="1361" w:author="Greene, David" w:date="2025-06-16T08:46:00Z">
        <w:r>
          <w:t xml:space="preserve">To be practical, such models should be driven by factors that </w:t>
        </w:r>
      </w:ins>
      <w:ins w:id="1362" w:author="Greene, David" w:date="2025-06-16T08:47:00Z">
        <w:r>
          <w:t>are predictable</w:t>
        </w:r>
      </w:ins>
      <w:ins w:id="1363" w:author="Greene, David" w:date="2025-06-16T08:48:00Z">
        <w:r>
          <w:t xml:space="preserve"> with acceptable errors</w:t>
        </w:r>
      </w:ins>
      <w:ins w:id="1364" w:author="Greene, David" w:date="2025-06-16T08:47:00Z">
        <w:r>
          <w:t xml:space="preserve">, or that can be </w:t>
        </w:r>
      </w:ins>
      <w:ins w:id="1365" w:author="Greene, David" w:date="2025-06-16T08:48:00Z">
        <w:r>
          <w:t xml:space="preserve">reasonably </w:t>
        </w:r>
      </w:ins>
      <w:ins w:id="1366" w:author="Greene, David" w:date="2025-06-16T08:50:00Z">
        <w:r w:rsidR="00675B2B">
          <w:t>constructed</w:t>
        </w:r>
      </w:ins>
      <w:ins w:id="1367" w:author="Greene, David" w:date="2025-06-16T08:51:00Z">
        <w:r w:rsidR="00675B2B">
          <w:t xml:space="preserve"> for scenario analysis. </w:t>
        </w:r>
      </w:ins>
      <w:ins w:id="1368" w:author="Greene, David" w:date="2025-06-16T08:54:00Z">
        <w:r w:rsidR="00675B2B">
          <w:t xml:space="preserve">Variables like </w:t>
        </w:r>
      </w:ins>
      <w:ins w:id="1369" w:author="Greene, David" w:date="2025-06-16T08:56:00Z">
        <w:r w:rsidR="00675B2B">
          <w:t xml:space="preserve">salt use on </w:t>
        </w:r>
      </w:ins>
      <w:ins w:id="1370" w:author="Greene, David" w:date="2025-06-16T08:57:00Z">
        <w:r w:rsidR="00675B2B">
          <w:t>roadways</w:t>
        </w:r>
      </w:ins>
      <w:ins w:id="1371" w:author="Greene, David" w:date="2025-06-16T08:58:00Z">
        <w:r w:rsidR="00675B2B">
          <w:t xml:space="preserve">, percent of new car sales that are leases or percent of the population with a </w:t>
        </w:r>
      </w:ins>
      <w:proofErr w:type="spellStart"/>
      <w:proofErr w:type="gramStart"/>
      <w:ins w:id="1372" w:author="Greene, David" w:date="2025-06-16T08:59:00Z">
        <w:r w:rsidR="00675B2B">
          <w:t>bachelors</w:t>
        </w:r>
        <w:proofErr w:type="spellEnd"/>
        <w:proofErr w:type="gramEnd"/>
        <w:r w:rsidR="00675B2B">
          <w:t xml:space="preserve"> degree or higher</w:t>
        </w:r>
      </w:ins>
      <w:ins w:id="1373" w:author="Greene, David" w:date="2025-06-16T09:28:00Z">
        <w:r w:rsidR="00C94123">
          <w:t xml:space="preserve"> in prin</w:t>
        </w:r>
      </w:ins>
      <w:ins w:id="1374" w:author="Greene, David" w:date="2025-06-16T09:29:00Z">
        <w:r w:rsidR="00C94123">
          <w:t>ciple</w:t>
        </w:r>
      </w:ins>
      <w:ins w:id="1375" w:author="Greene, David" w:date="2025-06-16T08:59:00Z">
        <w:r w:rsidR="00675B2B">
          <w:t xml:space="preserve"> could be forecasted, but state-level forecasts are not generally available. </w:t>
        </w:r>
      </w:ins>
    </w:p>
    <w:p w14:paraId="7047E208" w14:textId="77777777" w:rsidR="00652C95" w:rsidRDefault="00A50DFD" w:rsidP="006E3A45">
      <w:pPr>
        <w:rPr>
          <w:ins w:id="1376" w:author="Greene, David" w:date="2025-06-16T09:25:00Z"/>
        </w:rPr>
      </w:pPr>
      <w:r>
        <w:t>Variables like state population, income and employment will vary over time, and</w:t>
      </w:r>
      <w:ins w:id="1377" w:author="Greene, David" w:date="2025-06-16T09:00:00Z">
        <w:r w:rsidR="002D53E6">
          <w:t xml:space="preserve"> credible</w:t>
        </w:r>
      </w:ins>
      <w:r>
        <w:t xml:space="preserve"> forecasts</w:t>
      </w:r>
      <w:r w:rsidR="00425057">
        <w:t xml:space="preserve"> of these variables</w:t>
      </w:r>
      <w:r>
        <w:t xml:space="preserve"> are available from various sources. </w:t>
      </w:r>
      <w:ins w:id="1378" w:author="Greene, David" w:date="2025-06-16T09:01:00Z">
        <w:r w:rsidR="002D53E6">
          <w:t xml:space="preserve">Most of such variables either vary little </w:t>
        </w:r>
      </w:ins>
      <w:ins w:id="1379" w:author="Greene, David" w:date="2025-06-16T09:02:00Z">
        <w:r w:rsidR="002D53E6">
          <w:t xml:space="preserve">and slowly over time (e.g., percent of population with </w:t>
        </w:r>
      </w:ins>
      <w:ins w:id="1380" w:author="Greene, David" w:date="2025-06-16T09:03:00Z">
        <w:r w:rsidR="002D53E6">
          <w:t>a college degree)</w:t>
        </w:r>
      </w:ins>
      <w:ins w:id="1381" w:author="Greene, David" w:date="2025-06-16T09:02:00Z">
        <w:r w:rsidR="002D53E6">
          <w:t>, or may vary unpredictably around a mean that</w:t>
        </w:r>
      </w:ins>
      <w:ins w:id="1382" w:author="Greene, David" w:date="2025-06-16T09:03:00Z">
        <w:r w:rsidR="002D53E6">
          <w:t xml:space="preserve"> changes slowly over time (e.g., salt use on roadways).</w:t>
        </w:r>
      </w:ins>
      <w:ins w:id="1383" w:author="Greene, David" w:date="2025-06-16T09:02:00Z">
        <w:r w:rsidR="002D53E6">
          <w:t xml:space="preserve"> </w:t>
        </w:r>
      </w:ins>
      <w:del w:id="1384" w:author="Greene, David" w:date="2025-06-16T09:00:00Z">
        <w:r w:rsidDel="002D53E6">
          <w:delText>Variables that reflect persistent state characteristics, such as road salt application, may vary over time but are not easily predicted</w:delText>
        </w:r>
        <w:r w:rsidR="008D7D85" w:rsidDel="002D53E6">
          <w:delText>,</w:delText>
        </w:r>
        <w:r w:rsidDel="002D53E6">
          <w:delText xml:space="preserve"> and scenario-based forecasts are not</w:delText>
        </w:r>
        <w:r w:rsidR="008D7D85" w:rsidDel="002D53E6">
          <w:delText xml:space="preserve"> likely to be</w:delText>
        </w:r>
        <w:r w:rsidDel="002D53E6">
          <w:delText xml:space="preserve"> readily available (</w:delText>
        </w:r>
        <w:r w:rsidR="00E724EB" w:rsidDel="002D53E6">
          <w:delText>except perhaps</w:delText>
        </w:r>
        <w:r w:rsidR="004A1775" w:rsidDel="002D53E6">
          <w:delText xml:space="preserve"> for long term</w:delText>
        </w:r>
        <w:r w:rsidDel="002D53E6">
          <w:delText xml:space="preserve"> climate changes).</w:delText>
        </w:r>
      </w:del>
      <w:r>
        <w:t xml:space="preserve"> </w:t>
      </w:r>
      <w:r w:rsidR="008D7D85">
        <w:t>Th</w:t>
      </w:r>
      <w:ins w:id="1385" w:author="Greene, David" w:date="2025-06-16T09:04:00Z">
        <w:r w:rsidR="002D53E6">
          <w:t>is</w:t>
        </w:r>
      </w:ins>
      <w:del w:id="1386" w:author="Greene, David" w:date="2025-06-16T09:04:00Z">
        <w:r w:rsidR="008D7D85" w:rsidDel="002D53E6">
          <w:delText>ese results</w:delText>
        </w:r>
      </w:del>
      <w:r w:rsidR="008D7D85">
        <w:t xml:space="preserve"> suggest</w:t>
      </w:r>
      <w:ins w:id="1387" w:author="Greene, David" w:date="2025-06-16T09:04:00Z">
        <w:r w:rsidR="002D53E6">
          <w:t>s</w:t>
        </w:r>
      </w:ins>
      <w:r>
        <w:t xml:space="preserve"> estimating state-level net survival functions</w:t>
      </w:r>
      <w:del w:id="1388" w:author="Greene, David" w:date="2025-06-16T09:05:00Z">
        <w:r w:rsidR="005111DD" w:rsidDel="002D53E6">
          <w:delText xml:space="preserve"> tha</w:delText>
        </w:r>
      </w:del>
      <w:del w:id="1389" w:author="Greene, David" w:date="2025-06-16T09:04:00Z">
        <w:r w:rsidR="005111DD" w:rsidDel="002D53E6">
          <w:delText>t</w:delText>
        </w:r>
      </w:del>
      <w:del w:id="1390" w:author="Greene, David" w:date="2025-06-16T09:06:00Z">
        <w:r w:rsidR="009D74C9" w:rsidDel="002D53E6">
          <w:delText>, 1)</w:delText>
        </w:r>
      </w:del>
      <w:r w:rsidR="008D7D85">
        <w:t xml:space="preserve"> includ</w:t>
      </w:r>
      <w:ins w:id="1391" w:author="Greene, David" w:date="2025-06-16T09:05:00Z">
        <w:r w:rsidR="002D53E6">
          <w:t>ing</w:t>
        </w:r>
      </w:ins>
      <w:del w:id="1392" w:author="Greene, David" w:date="2025-06-16T09:05:00Z">
        <w:r w:rsidR="005111DD" w:rsidDel="002D53E6">
          <w:delText>e</w:delText>
        </w:r>
      </w:del>
      <w:del w:id="1393" w:author="Greene, David" w:date="2025-06-16T09:04:00Z">
        <w:r w:rsidR="008D7D85" w:rsidDel="002D53E6">
          <w:delText xml:space="preserve"> </w:delText>
        </w:r>
        <w:r w:rsidDel="002D53E6">
          <w:delText>basic</w:delText>
        </w:r>
      </w:del>
      <w:r>
        <w:t xml:space="preserve"> demographic and economic</w:t>
      </w:r>
      <w:r w:rsidR="008D7D85">
        <w:t xml:space="preserve"> factors </w:t>
      </w:r>
      <w:ins w:id="1394" w:author="Greene, David" w:date="2025-06-16T09:04:00Z">
        <w:r w:rsidR="002D53E6">
          <w:t xml:space="preserve">for which forecasts are readily available </w:t>
        </w:r>
      </w:ins>
      <w:r w:rsidR="008D7D85">
        <w:t>as continuous</w:t>
      </w:r>
      <w:r>
        <w:t xml:space="preserve"> variables</w:t>
      </w:r>
      <w:ins w:id="1395" w:author="Greene, David" w:date="2025-06-16T09:06:00Z">
        <w:r w:rsidR="002D53E6">
          <w:t xml:space="preserve"> and</w:t>
        </w:r>
      </w:ins>
      <w:del w:id="1396" w:author="Greene, David" w:date="2025-06-16T09:06:00Z">
        <w:r w:rsidR="009D74C9" w:rsidDel="002D53E6">
          <w:delText>, 2)</w:delText>
        </w:r>
      </w:del>
      <w:r w:rsidR="009D74C9">
        <w:t xml:space="preserve"> represent</w:t>
      </w:r>
      <w:ins w:id="1397" w:author="Greene, David" w:date="2025-06-16T09:05:00Z">
        <w:r w:rsidR="002D53E6">
          <w:t>ing</w:t>
        </w:r>
      </w:ins>
      <w:r w:rsidR="009D74C9">
        <w:t xml:space="preserve"> persistent</w:t>
      </w:r>
      <w:ins w:id="1398" w:author="Greene, David" w:date="2025-06-16T09:05:00Z">
        <w:r w:rsidR="002D53E6">
          <w:t xml:space="preserve"> state</w:t>
        </w:r>
      </w:ins>
      <w:r w:rsidR="009D74C9">
        <w:t xml:space="preserve"> </w:t>
      </w:r>
      <w:del w:id="1399" w:author="Greene, David" w:date="2025-06-16T09:05:00Z">
        <w:r w:rsidR="009D74C9" w:rsidDel="002D53E6">
          <w:delText>effects</w:delText>
        </w:r>
      </w:del>
      <w:ins w:id="1400" w:author="Greene, David" w:date="2025-06-16T09:05:00Z">
        <w:r w:rsidR="002D53E6">
          <w:t>attributes</w:t>
        </w:r>
      </w:ins>
      <w:r>
        <w:t xml:space="preserve"> with state fixed effects</w:t>
      </w:r>
      <w:r w:rsidR="005111DD">
        <w:t xml:space="preserve"> and unsystematic temporal shocks</w:t>
      </w:r>
      <w:ins w:id="1401" w:author="Greene, David" w:date="2025-06-16T09:06:00Z">
        <w:r w:rsidR="002D53E6">
          <w:t>, such as the COVID pandemic,</w:t>
        </w:r>
      </w:ins>
      <w:r w:rsidR="005111DD">
        <w:t xml:space="preserve"> with year fixed effects</w:t>
      </w:r>
      <w:del w:id="1402" w:author="Greene, David" w:date="2025-06-16T09:06:00Z">
        <w:r w:rsidR="009D74C9" w:rsidDel="002D53E6">
          <w:delText>, and 3)</w:delText>
        </w:r>
        <w:r w:rsidR="008D7D85" w:rsidDel="002D53E6">
          <w:delText xml:space="preserve"> </w:delText>
        </w:r>
        <w:r w:rsidR="009D74C9" w:rsidDel="002D53E6">
          <w:delText>also includ</w:delText>
        </w:r>
        <w:r w:rsidR="005111DD" w:rsidDel="002D53E6">
          <w:delText>e</w:delText>
        </w:r>
        <w:r w:rsidR="009D74C9" w:rsidDel="002D53E6">
          <w:delText xml:space="preserve"> </w:delText>
        </w:r>
        <w:r w:rsidR="008D7D85" w:rsidDel="002D53E6">
          <w:delText>poss</w:delText>
        </w:r>
      </w:del>
      <w:del w:id="1403" w:author="Greene, David" w:date="2025-06-16T09:05:00Z">
        <w:r w:rsidR="008D7D85" w:rsidDel="002D53E6">
          <w:delText>ible interactions between fixed and continuous variables</w:delText>
        </w:r>
      </w:del>
      <w:r>
        <w:t>.</w:t>
      </w:r>
      <w:r w:rsidR="002D1245">
        <w:t xml:space="preserve"> </w:t>
      </w:r>
      <w:ins w:id="1404" w:author="Greene, David" w:date="2025-06-16T09:22:00Z">
        <w:r w:rsidR="00652C95">
          <w:t>In initial estimations</w:t>
        </w:r>
      </w:ins>
      <w:ins w:id="1405" w:author="Greene, David" w:date="2025-06-16T09:15:00Z">
        <w:r w:rsidR="00412347">
          <w:t xml:space="preserve">, </w:t>
        </w:r>
      </w:ins>
      <w:del w:id="1406" w:author="Greene, David" w:date="2025-06-16T09:15:00Z">
        <w:r w:rsidR="002D1245" w:rsidDel="00412347">
          <w:delText xml:space="preserve">After some experimentation </w:delText>
        </w:r>
        <w:r w:rsidR="00BD7BCA" w:rsidDel="00412347">
          <w:delText>using the data for passenger cars, w</w:delText>
        </w:r>
      </w:del>
      <w:ins w:id="1407" w:author="Greene, David" w:date="2025-06-16T09:15:00Z">
        <w:r w:rsidR="00412347">
          <w:t>w</w:t>
        </w:r>
      </w:ins>
      <w:r w:rsidR="00BD7BCA">
        <w:t xml:space="preserve">e </w:t>
      </w:r>
      <w:del w:id="1408" w:author="Greene, David" w:date="2025-06-16T09:15:00Z">
        <w:r w:rsidR="00BD7BCA" w:rsidDel="00412347">
          <w:delText xml:space="preserve">settled </w:delText>
        </w:r>
      </w:del>
      <w:ins w:id="1409" w:author="Greene, David" w:date="2025-06-16T09:15:00Z">
        <w:r w:rsidR="00412347">
          <w:t xml:space="preserve">found that </w:t>
        </w:r>
        <w:r w:rsidR="00652C95">
          <w:t xml:space="preserve">given state and temporal </w:t>
        </w:r>
      </w:ins>
      <w:ins w:id="1410" w:author="Greene, David" w:date="2025-06-16T09:16:00Z">
        <w:r w:rsidR="00652C95">
          <w:t>fixed effects, only a small number of continuous</w:t>
        </w:r>
      </w:ins>
      <w:ins w:id="1411" w:author="Greene, David" w:date="2025-06-16T09:22:00Z">
        <w:r w:rsidR="00652C95">
          <w:t xml:space="preserve"> variable </w:t>
        </w:r>
      </w:ins>
      <w:ins w:id="1412" w:author="Greene, David" w:date="2025-06-16T09:23:00Z">
        <w:r w:rsidR="00652C95">
          <w:t>c</w:t>
        </w:r>
      </w:ins>
      <w:ins w:id="1413" w:author="Greene, David" w:date="2025-06-16T09:22:00Z">
        <w:r w:rsidR="00652C95">
          <w:t>ould be</w:t>
        </w:r>
      </w:ins>
      <w:ins w:id="1414" w:author="Greene, David" w:date="2025-06-16T09:23:00Z">
        <w:r w:rsidR="00652C95">
          <w:t xml:space="preserve"> ostensi</w:t>
        </w:r>
      </w:ins>
      <w:ins w:id="1415" w:author="Greene, David" w:date="2025-06-16T09:24:00Z">
        <w:r w:rsidR="00652C95">
          <w:t>bly</w:t>
        </w:r>
      </w:ins>
      <w:ins w:id="1416" w:author="Greene, David" w:date="2025-06-16T09:22:00Z">
        <w:r w:rsidR="00652C95">
          <w:t xml:space="preserve"> statistically significant</w:t>
        </w:r>
      </w:ins>
      <w:ins w:id="1417" w:author="Greene, David" w:date="2025-06-16T09:24:00Z">
        <w:r w:rsidR="00652C95">
          <w:t xml:space="preserve"> (recognizing that our methodology does not support strict interpretation of significance measures as hypoth</w:t>
        </w:r>
      </w:ins>
      <w:ins w:id="1418" w:author="Greene, David" w:date="2025-06-16T09:25:00Z">
        <w:r w:rsidR="00652C95">
          <w:t>esis tests).</w:t>
        </w:r>
      </w:ins>
      <w:ins w:id="1419" w:author="Greene, David" w:date="2025-06-16T09:23:00Z">
        <w:r w:rsidR="00652C95">
          <w:t xml:space="preserve"> </w:t>
        </w:r>
      </w:ins>
      <w:ins w:id="1420" w:author="Greene, David" w:date="2025-06-16T09:16:00Z">
        <w:r w:rsidR="00652C95">
          <w:t xml:space="preserve"> </w:t>
        </w:r>
      </w:ins>
    </w:p>
    <w:p w14:paraId="76F23E14" w14:textId="61E53006" w:rsidR="00BD7BCA" w:rsidRDefault="00652C95" w:rsidP="006E3A45">
      <w:ins w:id="1421" w:author="Greene, David" w:date="2025-06-16T09:25:00Z">
        <w:r>
          <w:lastRenderedPageBreak/>
          <w:t xml:space="preserve">We </w:t>
        </w:r>
      </w:ins>
      <w:ins w:id="1422" w:author="Greene, David" w:date="2025-06-16T09:26:00Z">
        <w:r w:rsidR="00C94123">
          <w:t>selected</w:t>
        </w:r>
      </w:ins>
      <w:del w:id="1423" w:author="Greene, David" w:date="2025-06-16T09:26:00Z">
        <w:r w:rsidR="00BD7BCA" w:rsidDel="00C94123">
          <w:delText>on</w:delText>
        </w:r>
      </w:del>
      <w:r w:rsidR="00BD7BCA">
        <w:t xml:space="preserve"> the following state net survival model formulation which we estimated </w:t>
      </w:r>
      <w:r w:rsidR="004C29BC">
        <w:t xml:space="preserve">separately </w:t>
      </w:r>
      <w:r w:rsidR="00BD7BCA">
        <w:t xml:space="preserve">for </w:t>
      </w:r>
      <w:r w:rsidR="004C29BC">
        <w:t>the</w:t>
      </w:r>
      <w:r w:rsidR="00BD7BCA">
        <w:t xml:space="preserve"> three vehicle types, for vehicles</w:t>
      </w:r>
      <w:r w:rsidR="005111DD">
        <w:t xml:space="preserve"> more than </w:t>
      </w:r>
      <w:r w:rsidR="00363004">
        <w:t>1</w:t>
      </w:r>
      <w:r w:rsidR="005111DD">
        <w:t xml:space="preserve"> year old</w:t>
      </w:r>
      <w:r w:rsidR="004C29BC">
        <w:t xml:space="preserve"> and less than 41 years old</w:t>
      </w:r>
      <w:r w:rsidR="005111DD">
        <w:rPr>
          <w:rStyle w:val="FootnoteReference"/>
        </w:rPr>
        <w:footnoteReference w:id="18"/>
      </w:r>
      <w:r w:rsidR="001F440F">
        <w:t>.</w:t>
      </w:r>
      <w:r w:rsidR="005111DD">
        <w:t xml:space="preserve"> </w:t>
      </w:r>
    </w:p>
    <w:p w14:paraId="6038551D" w14:textId="5494E2E1" w:rsidR="00465DF7" w:rsidRPr="00236BDB" w:rsidRDefault="00465DF7" w:rsidP="006E3A45">
      <w:r>
        <w:t xml:space="preserve">Dependent variable: Survival rate, </w:t>
      </w:r>
      <w:proofErr w:type="spellStart"/>
      <w:r>
        <w:t>s</w:t>
      </w:r>
      <w:r>
        <w:rPr>
          <w:vertAlign w:val="subscript"/>
        </w:rPr>
        <w:t>ivya</w:t>
      </w:r>
      <w:proofErr w:type="spellEnd"/>
      <w:r w:rsidR="00236BDB">
        <w:t xml:space="preserve"> </w:t>
      </w:r>
    </w:p>
    <w:p w14:paraId="6FE39535" w14:textId="77777777" w:rsidR="003214DF" w:rsidRDefault="003214DF" w:rsidP="003214DF">
      <w:pPr>
        <w:spacing w:after="0"/>
      </w:pPr>
      <w:r>
        <w:t>Indexes:</w:t>
      </w:r>
    </w:p>
    <w:p w14:paraId="08E0184E" w14:textId="77777777" w:rsidR="003214DF" w:rsidRDefault="003214DF" w:rsidP="003214DF">
      <w:pPr>
        <w:spacing w:after="0"/>
        <w:ind w:left="720"/>
      </w:pPr>
      <w:proofErr w:type="spellStart"/>
      <w:r>
        <w:t>i</w:t>
      </w:r>
      <w:proofErr w:type="spellEnd"/>
      <w:r>
        <w:t xml:space="preserve"> = state (Alabama to Wyoming, District of Columbia not included)</w:t>
      </w:r>
    </w:p>
    <w:p w14:paraId="18111A2B" w14:textId="77777777" w:rsidR="003214DF" w:rsidRDefault="003214DF" w:rsidP="003214DF">
      <w:pPr>
        <w:spacing w:after="0"/>
        <w:ind w:left="720"/>
      </w:pPr>
      <w:r>
        <w:t>y = year pair (2015/2014 to 2022/2021)</w:t>
      </w:r>
    </w:p>
    <w:p w14:paraId="63258F14" w14:textId="77777777" w:rsidR="003214DF" w:rsidRDefault="003214DF" w:rsidP="003214DF">
      <w:pPr>
        <w:spacing w:after="0"/>
        <w:ind w:left="720"/>
      </w:pPr>
      <w:r>
        <w:t>v = vehicle type (car, SUV &amp; van, pickup)</w:t>
      </w:r>
    </w:p>
    <w:p w14:paraId="3C64537C" w14:textId="60056F42" w:rsidR="003214DF" w:rsidRDefault="003214DF" w:rsidP="003214DF">
      <w:pPr>
        <w:ind w:left="720"/>
      </w:pPr>
      <w:r>
        <w:t xml:space="preserve">a = age (2 to </w:t>
      </w:r>
      <w:r w:rsidR="00FE0CDF">
        <w:t>40</w:t>
      </w:r>
      <w:r>
        <w:t>)</w:t>
      </w:r>
    </w:p>
    <w:p w14:paraId="464489E3" w14:textId="1221F944" w:rsidR="00633792" w:rsidRDefault="00BD7BCA" w:rsidP="003A4544">
      <w:pPr>
        <w:spacing w:after="0"/>
      </w:pPr>
      <w:r>
        <w:t>Cont</w:t>
      </w:r>
      <w:r w:rsidR="00465DF7">
        <w:t>inuous explanatory</w:t>
      </w:r>
      <w:r>
        <w:t xml:space="preserve"> variables: </w:t>
      </w:r>
    </w:p>
    <w:p w14:paraId="4E6AB6C9" w14:textId="4F2A463B" w:rsidR="00633792" w:rsidRDefault="00BD7BCA" w:rsidP="003A4544">
      <w:pPr>
        <w:spacing w:after="0"/>
        <w:ind w:left="720"/>
      </w:pPr>
      <w:r>
        <w:t>1) natural logarithm of vehicle age</w:t>
      </w:r>
      <w:r w:rsidR="009D74C9">
        <w:t xml:space="preserve"> (</w:t>
      </w:r>
      <w:proofErr w:type="spellStart"/>
      <w:r w:rsidR="00076B3D" w:rsidRPr="00842AE3">
        <w:rPr>
          <w:i/>
        </w:rPr>
        <w:t>ln</w:t>
      </w:r>
      <w:r w:rsidR="009D74C9" w:rsidRPr="009D74C9">
        <w:rPr>
          <w:i/>
        </w:rPr>
        <w:t>Age</w:t>
      </w:r>
      <w:proofErr w:type="spellEnd"/>
      <w:r w:rsidR="009D74C9">
        <w:t>)</w:t>
      </w:r>
      <w:r>
        <w:t xml:space="preserve">, </w:t>
      </w:r>
    </w:p>
    <w:p w14:paraId="6EF31761" w14:textId="6EA2979F" w:rsidR="00633792" w:rsidRDefault="00BD7BCA" w:rsidP="003A4544">
      <w:pPr>
        <w:spacing w:after="0"/>
        <w:ind w:left="720"/>
      </w:pPr>
      <w:r>
        <w:t xml:space="preserve">2) </w:t>
      </w:r>
      <w:r w:rsidR="00363004">
        <w:t>state</w:t>
      </w:r>
      <w:r w:rsidR="00076B3D">
        <w:t xml:space="preserve"> </w:t>
      </w:r>
      <w:r w:rsidR="006B7125">
        <w:t>annual</w:t>
      </w:r>
      <w:del w:id="1424" w:author="Greene, David" w:date="2025-06-16T09:27:00Z">
        <w:r w:rsidR="00363004" w:rsidDel="00C94123">
          <w:delText xml:space="preserve"> </w:delText>
        </w:r>
        <w:r w:rsidDel="00C94123">
          <w:delText>population</w:delText>
        </w:r>
      </w:del>
      <w:r>
        <w:t xml:space="preserve"> growth rate</w:t>
      </w:r>
      <w:r w:rsidR="009D74C9">
        <w:t xml:space="preserve"> </w:t>
      </w:r>
      <w:ins w:id="1425" w:author="Greene, David" w:date="2025-06-16T09:27:00Z">
        <w:r w:rsidR="00C94123">
          <w:t xml:space="preserve">of population over 16 years of age </w:t>
        </w:r>
      </w:ins>
      <w:r w:rsidR="009D74C9">
        <w:t>(</w:t>
      </w:r>
      <w:r w:rsidR="00076B3D">
        <w:rPr>
          <w:i/>
        </w:rPr>
        <w:t>d</w:t>
      </w:r>
      <w:r w:rsidR="009D74C9" w:rsidRPr="009D74C9">
        <w:rPr>
          <w:i/>
        </w:rPr>
        <w:t>Pop</w:t>
      </w:r>
      <w:ins w:id="1426" w:author="Greene, David" w:date="2025-06-16T09:29:00Z">
        <w:r w:rsidR="00C94123">
          <w:rPr>
            <w:i/>
          </w:rPr>
          <w:t>16</w:t>
        </w:r>
      </w:ins>
      <w:r w:rsidR="009D74C9">
        <w:t>)</w:t>
      </w:r>
      <w:r>
        <w:t xml:space="preserve">, </w:t>
      </w:r>
    </w:p>
    <w:p w14:paraId="7ED4E6AF" w14:textId="78A21D21" w:rsidR="00633792" w:rsidRDefault="00BD7BCA" w:rsidP="003A4544">
      <w:pPr>
        <w:spacing w:after="0"/>
        <w:ind w:left="720"/>
      </w:pPr>
      <w:r>
        <w:t xml:space="preserve">3) </w:t>
      </w:r>
      <w:r w:rsidR="00363004">
        <w:t>state</w:t>
      </w:r>
      <w:r w:rsidR="00076B3D">
        <w:t xml:space="preserve"> </w:t>
      </w:r>
      <w:r w:rsidR="006B7125">
        <w:t>annual</w:t>
      </w:r>
      <w:r w:rsidR="00363004">
        <w:t xml:space="preserve"> </w:t>
      </w:r>
      <w:r>
        <w:t>employment growth rate</w:t>
      </w:r>
      <w:r w:rsidR="009D74C9">
        <w:t xml:space="preserve"> (</w:t>
      </w:r>
      <w:proofErr w:type="spellStart"/>
      <w:r w:rsidR="00076B3D">
        <w:rPr>
          <w:i/>
        </w:rPr>
        <w:t>d</w:t>
      </w:r>
      <w:r w:rsidR="009D74C9" w:rsidRPr="009D74C9">
        <w:rPr>
          <w:i/>
        </w:rPr>
        <w:t>Emp</w:t>
      </w:r>
      <w:proofErr w:type="spellEnd"/>
      <w:r w:rsidR="009D74C9">
        <w:t>)</w:t>
      </w:r>
      <w:r>
        <w:t xml:space="preserve">, </w:t>
      </w:r>
    </w:p>
    <w:p w14:paraId="17B5F90A" w14:textId="66F5627B" w:rsidR="007A726C" w:rsidDel="00C94123" w:rsidRDefault="00BD7BCA" w:rsidP="00DE368B">
      <w:pPr>
        <w:spacing w:after="0"/>
        <w:ind w:left="720"/>
        <w:rPr>
          <w:del w:id="1427" w:author="Greene, David" w:date="2025-06-16T09:28:00Z"/>
        </w:rPr>
      </w:pPr>
      <w:r>
        <w:t xml:space="preserve">4) </w:t>
      </w:r>
      <w:r w:rsidR="00363004">
        <w:t xml:space="preserve">state </w:t>
      </w:r>
      <w:r w:rsidR="006B7125">
        <w:t>annual</w:t>
      </w:r>
      <w:r w:rsidR="00076B3D">
        <w:t xml:space="preserve"> </w:t>
      </w:r>
      <w:ins w:id="1428" w:author="Greene, David" w:date="2025-06-16T09:27:00Z">
        <w:r w:rsidR="00C94123">
          <w:t>popula</w:t>
        </w:r>
      </w:ins>
      <w:ins w:id="1429" w:author="Greene, David" w:date="2025-06-16T09:28:00Z">
        <w:r w:rsidR="00C94123">
          <w:t>tion density</w:t>
        </w:r>
      </w:ins>
      <w:del w:id="1430" w:author="Greene, David" w:date="2025-06-16T09:27:00Z">
        <w:r w:rsidR="009D74C9" w:rsidDel="00C94123">
          <w:delText>total personal</w:delText>
        </w:r>
        <w:r w:rsidDel="00C94123">
          <w:delText xml:space="preserve"> income growth rate</w:delText>
        </w:r>
      </w:del>
      <w:r w:rsidR="003204AE">
        <w:t xml:space="preserve"> </w:t>
      </w:r>
      <w:ins w:id="1431" w:author="Greene, David" w:date="2025-06-16T09:28:00Z">
        <w:r w:rsidR="00C94123">
          <w:rPr>
            <w:i/>
            <w:iCs/>
          </w:rPr>
          <w:t>(Density</w:t>
        </w:r>
      </w:ins>
      <w:del w:id="1432" w:author="Greene, David" w:date="2025-06-16T09:28:00Z">
        <w:r w:rsidR="003204AE" w:rsidDel="00C94123">
          <w:delText>(</w:delText>
        </w:r>
        <w:r w:rsidR="00076B3D" w:rsidRPr="00205B87" w:rsidDel="00C94123">
          <w:rPr>
            <w:i/>
            <w:iCs/>
          </w:rPr>
          <w:delText>d</w:delText>
        </w:r>
        <w:r w:rsidR="003204AE" w:rsidRPr="00DE368B" w:rsidDel="00C94123">
          <w:rPr>
            <w:i/>
            <w:iCs/>
          </w:rPr>
          <w:delText>Inc</w:delText>
        </w:r>
      </w:del>
      <w:r w:rsidR="003204AE">
        <w:t>)</w:t>
      </w:r>
      <w:del w:id="1433" w:author="Greene, David" w:date="2025-06-16T09:28:00Z">
        <w:r w:rsidR="003204AE" w:rsidDel="00C94123">
          <w:delText>,</w:delText>
        </w:r>
      </w:del>
    </w:p>
    <w:p w14:paraId="30262D64" w14:textId="69543C5D" w:rsidR="00B1561F" w:rsidRDefault="003204AE" w:rsidP="00C94123">
      <w:pPr>
        <w:spacing w:after="0"/>
        <w:ind w:left="720"/>
      </w:pPr>
      <w:del w:id="1434" w:author="Greene, David" w:date="2025-06-16T09:28:00Z">
        <w:r w:rsidDel="00C94123">
          <w:delText>5) net migration as a percent of state population (</w:delText>
        </w:r>
        <w:r w:rsidRPr="00DE368B" w:rsidDel="00C94123">
          <w:rPr>
            <w:i/>
            <w:iCs/>
          </w:rPr>
          <w:delText>Mig</w:delText>
        </w:r>
        <w:r w:rsidDel="00C94123">
          <w:delText>)</w:delText>
        </w:r>
      </w:del>
      <w:r>
        <w:t>.</w:t>
      </w:r>
      <w:r w:rsidR="00B1561F">
        <w:t xml:space="preserve"> </w:t>
      </w:r>
    </w:p>
    <w:p w14:paraId="5F9CA0A3" w14:textId="77777777" w:rsidR="00F72E67" w:rsidRDefault="00F72E67" w:rsidP="007A726C">
      <w:pPr>
        <w:spacing w:after="0"/>
        <w:ind w:left="720"/>
      </w:pPr>
    </w:p>
    <w:p w14:paraId="29359F44" w14:textId="0C802454" w:rsidR="00BD7BCA" w:rsidRDefault="00BD7BCA" w:rsidP="001879E8">
      <w:pPr>
        <w:spacing w:after="0"/>
      </w:pPr>
      <w:r>
        <w:t>Fixed effects: 1) age, 2) state, 3) year</w:t>
      </w:r>
      <w:ins w:id="1435" w:author="Greene, David" w:date="2025-06-16T09:29:00Z">
        <w:r w:rsidR="00C94123">
          <w:t>, 4) COVID</w:t>
        </w:r>
      </w:ins>
      <w:ins w:id="1436" w:author="Greene, David" w:date="2025-06-16T09:30:00Z">
        <w:r w:rsidR="00C94123">
          <w:t>2021</w:t>
        </w:r>
      </w:ins>
      <w:r>
        <w:t>.</w:t>
      </w:r>
      <w:r w:rsidR="0099279F">
        <w:t xml:space="preserve"> Fixed effect estimates are constants for each age, state and year.</w:t>
      </w:r>
    </w:p>
    <w:p w14:paraId="63E3D39D" w14:textId="77777777" w:rsidR="00F72E67" w:rsidRDefault="00F72E67" w:rsidP="001879E8">
      <w:pPr>
        <w:spacing w:after="0"/>
      </w:pPr>
    </w:p>
    <w:p w14:paraId="092BA9A8" w14:textId="14945C15" w:rsidR="00BD7BCA" w:rsidRDefault="00BD7BCA" w:rsidP="006E3A45">
      <w:r>
        <w:t>Interaction: state fixed effect</w:t>
      </w:r>
      <w:r w:rsidR="001F0639">
        <w:t xml:space="preserve"> </w:t>
      </w:r>
      <w:r w:rsidR="001F0639" w:rsidRPr="00DE368B">
        <w:rPr>
          <w:i/>
          <w:iCs/>
        </w:rPr>
        <w:t>c</w:t>
      </w:r>
      <w:r w:rsidR="001F0639" w:rsidRPr="00DE368B">
        <w:rPr>
          <w:i/>
          <w:iCs/>
          <w:vertAlign w:val="subscript"/>
        </w:rPr>
        <w:t>i</w:t>
      </w:r>
      <w:r>
        <w:t xml:space="preserve"> with log of vehicle age</w:t>
      </w:r>
      <w:r w:rsidR="001F0639">
        <w:t xml:space="preserve">, </w:t>
      </w:r>
      <w:proofErr w:type="spellStart"/>
      <w:r w:rsidR="001F0639" w:rsidRPr="00DE368B">
        <w:rPr>
          <w:i/>
          <w:iCs/>
        </w:rPr>
        <w:t>lnAge</w:t>
      </w:r>
      <w:r w:rsidR="001F0639" w:rsidRPr="00DE368B">
        <w:rPr>
          <w:i/>
          <w:iCs/>
          <w:vertAlign w:val="subscript"/>
        </w:rPr>
        <w:t>ivy</w:t>
      </w:r>
      <w:proofErr w:type="spellEnd"/>
      <w:del w:id="1437" w:author="Greene, David" w:date="2025-06-16T09:31:00Z">
        <w:r w:rsidDel="00C94123">
          <w:delText>.</w:delText>
        </w:r>
      </w:del>
      <w:ins w:id="1438" w:author="Greene, David" w:date="2025-06-16T09:31:00Z">
        <w:r w:rsidR="00C94123">
          <w:t xml:space="preserve"> and COVID with selected vehicle ages.</w:t>
        </w:r>
      </w:ins>
      <w:r w:rsidR="004A1775">
        <w:t xml:space="preserve"> This allows the marginal effect of the state-age interaction to decrease with increasing age.</w:t>
      </w:r>
    </w:p>
    <w:p w14:paraId="1EEFE32A" w14:textId="5B432DA5" w:rsidR="00871D3E" w:rsidRDefault="003A4544" w:rsidP="003A4544">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ivya</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d</m:t>
            </m:r>
            <m:r>
              <w:ins w:id="1439" w:author="Greene, David" w:date="2025-06-16T09:46:00Z">
                <w:rPr>
                  <w:rFonts w:ascii="Cambria Math" w:hAnsi="Cambria Math"/>
                </w:rPr>
                <m:t>GDP</m:t>
              </w:ins>
            </m:r>
            <m:r>
              <w:del w:id="1440" w:author="Greene, David" w:date="2025-06-16T09:46:00Z">
                <w:rPr>
                  <w:rFonts w:ascii="Cambria Math" w:hAnsi="Cambria Math"/>
                </w:rPr>
                <m:t>Inc</m:t>
              </w:del>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dPop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dEmp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del w:id="1441" w:author="Greene, David" w:date="2025-06-16T09:31:00Z">
                <w:rPr>
                  <w:rFonts w:ascii="Cambria Math" w:hAnsi="Cambria Math"/>
                </w:rPr>
                <m:t>lnMig</m:t>
              </w:del>
            </m:r>
            <m:r>
              <w:ins w:id="1442" w:author="Greene, David" w:date="2025-06-16T09:31:00Z">
                <w:rPr>
                  <w:rFonts w:ascii="Cambria Math" w:hAnsi="Cambria Math"/>
                </w:rPr>
                <m:t>Density</m:t>
              </w:ins>
            </m:r>
          </m:e>
          <m:sub>
            <m:r>
              <w:rPr>
                <w:rFonts w:ascii="Cambria Math" w:hAnsi="Cambria Math"/>
              </w:rPr>
              <m:t>ivy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lnAge</m:t>
            </m:r>
          </m:e>
          <m:sub>
            <m:r>
              <w:rPr>
                <w:rFonts w:ascii="Cambria Math" w:hAnsi="Cambria Math"/>
              </w:rPr>
              <m:t>ivy</m:t>
            </m:r>
          </m:sub>
        </m:sSub>
      </m:oMath>
      <w:r w:rsidR="00633792">
        <w:rPr>
          <w:rFonts w:eastAsiaTheme="minorEastAsia"/>
        </w:rPr>
        <w:tab/>
        <w:t>(</w:t>
      </w:r>
      <w:r w:rsidR="00155093">
        <w:rPr>
          <w:rFonts w:eastAsiaTheme="minorEastAsia"/>
        </w:rPr>
        <w:t>3</w:t>
      </w:r>
      <w:r w:rsidR="00633792">
        <w:rPr>
          <w:rFonts w:eastAsiaTheme="minorEastAsia"/>
        </w:rPr>
        <w:t>)</w:t>
      </w:r>
    </w:p>
    <w:p w14:paraId="19BB1ED5" w14:textId="37ED9727" w:rsidR="00FE0CDF" w:rsidRDefault="00B931FA" w:rsidP="003A4544">
      <w:pPr>
        <w:rPr>
          <w:ins w:id="1443" w:author="Greene, David" w:date="2025-06-16T09:52:00Z"/>
        </w:rPr>
      </w:pPr>
      <w:ins w:id="1444" w:author="Greene, David" w:date="2025-06-16T09:47:00Z">
        <w:r>
          <w:t>State GDP</w:t>
        </w:r>
      </w:ins>
      <w:del w:id="1445" w:author="Greene, David" w:date="2025-06-16T09:47:00Z">
        <w:r w:rsidR="00076B3D" w:rsidRPr="00205770" w:rsidDel="00B931FA">
          <w:delText>I</w:delText>
        </w:r>
        <w:r w:rsidR="00FE0CDF" w:rsidRPr="00205770" w:rsidDel="00B931FA">
          <w:delText>ncome</w:delText>
        </w:r>
      </w:del>
      <w:r w:rsidR="00FE0CDF" w:rsidRPr="00205770">
        <w:t xml:space="preserve"> and employment data are from the U.S. Bureau of Economic Analysis (</w:t>
      </w:r>
      <w:r w:rsidR="0038367D">
        <w:t xml:space="preserve">BEA, </w:t>
      </w:r>
      <w:r w:rsidR="00FE0CDF" w:rsidRPr="00205770">
        <w:t>2024). State population</w:t>
      </w:r>
      <w:ins w:id="1446" w:author="Greene, David" w:date="2025-06-16T09:48:00Z">
        <w:r>
          <w:t xml:space="preserve"> and land area</w:t>
        </w:r>
      </w:ins>
      <w:r w:rsidR="00FE0CDF" w:rsidRPr="00205770">
        <w:t xml:space="preserve"> </w:t>
      </w:r>
      <w:del w:id="1447" w:author="Greene, David" w:date="2025-06-16T09:47:00Z">
        <w:r w:rsidR="00FE0CDF" w:rsidRPr="00205770" w:rsidDel="00B931FA">
          <w:delText xml:space="preserve">and migration </w:delText>
        </w:r>
      </w:del>
      <w:ins w:id="1448" w:author="Greene, David" w:date="2025-06-16T09:47:00Z">
        <w:r>
          <w:t xml:space="preserve">data </w:t>
        </w:r>
      </w:ins>
      <w:r w:rsidR="00FE0CDF" w:rsidRPr="00205770">
        <w:t>are from the U.S. Census Bureau (2024a, 2024b</w:t>
      </w:r>
      <w:ins w:id="1449" w:author="Greene, David" w:date="2025-06-16T09:50:00Z">
        <w:r>
          <w:t>,</w:t>
        </w:r>
      </w:ins>
      <w:ins w:id="1450" w:author="Greene, David" w:date="2025-06-16T09:51:00Z">
        <w:r>
          <w:t xml:space="preserve"> 2024c,</w:t>
        </w:r>
      </w:ins>
      <w:ins w:id="1451" w:author="Greene, David" w:date="2025-06-16T09:50:00Z">
        <w:r>
          <w:t xml:space="preserve"> 2024d</w:t>
        </w:r>
      </w:ins>
      <w:r w:rsidR="00FE0CDF" w:rsidRPr="00205770">
        <w:t xml:space="preserve">). </w:t>
      </w:r>
      <w:ins w:id="1452" w:author="Greene, David" w:date="2025-06-16T09:33:00Z">
        <w:r w:rsidR="00C94123">
          <w:t>Density was calculated by dividing state population by state land area</w:t>
        </w:r>
      </w:ins>
      <w:del w:id="1453" w:author="Greene, David" w:date="2025-06-16T09:33:00Z">
        <w:r w:rsidR="00FE0CDF" w:rsidRPr="00205770" w:rsidDel="00C94123">
          <w:delText>Net state migration was calculated from Census annual state</w:delText>
        </w:r>
        <w:r w:rsidR="001742AA" w:rsidRPr="00205770" w:rsidDel="00C94123">
          <w:delText>-to-state</w:delText>
        </w:r>
        <w:r w:rsidR="00FE0CDF" w:rsidRPr="00205770" w:rsidDel="00C94123">
          <w:delText xml:space="preserve"> migration matrices by subtracti</w:delText>
        </w:r>
        <w:r w:rsidR="001742AA" w:rsidRPr="00205770" w:rsidDel="00C94123">
          <w:delText>ng</w:delText>
        </w:r>
        <w:r w:rsidR="00FE0CDF" w:rsidRPr="00205770" w:rsidDel="00C94123">
          <w:delText xml:space="preserve"> the sum of </w:delText>
        </w:r>
        <w:r w:rsidR="001742AA" w:rsidRPr="00205770" w:rsidDel="00C94123">
          <w:delText>e</w:delText>
        </w:r>
        <w:r w:rsidR="00FE0CDF" w:rsidRPr="00205770" w:rsidDel="00C94123">
          <w:delText>migration</w:delText>
        </w:r>
        <w:r w:rsidR="001742AA" w:rsidRPr="00205770" w:rsidDel="00C94123">
          <w:delText>s</w:delText>
        </w:r>
        <w:r w:rsidR="00FE0CDF" w:rsidRPr="00205770" w:rsidDel="00C94123">
          <w:delText xml:space="preserve"> to other state</w:delText>
        </w:r>
        <w:r w:rsidR="001742AA" w:rsidRPr="00205770" w:rsidDel="00C94123">
          <w:delText>s</w:delText>
        </w:r>
        <w:r w:rsidR="00FE0CDF" w:rsidRPr="00205770" w:rsidDel="00C94123">
          <w:delText xml:space="preserve"> from the sum of i</w:delText>
        </w:r>
        <w:r w:rsidR="00E724EB" w:rsidRPr="00205770" w:rsidDel="00C94123">
          <w:delText>m</w:delText>
        </w:r>
        <w:r w:rsidR="00FE0CDF" w:rsidRPr="00205770" w:rsidDel="00C94123">
          <w:delText>migrati</w:delText>
        </w:r>
      </w:del>
      <w:del w:id="1454" w:author="Greene, David" w:date="2025-06-16T09:32:00Z">
        <w:r w:rsidR="00FE0CDF" w:rsidRPr="00205770" w:rsidDel="00C94123">
          <w:delText>ons from other states (US Census Bureau, 2024</w:delText>
        </w:r>
        <w:r w:rsidR="00491DB3" w:rsidRPr="00205770" w:rsidDel="00C94123">
          <w:delText>c</w:delText>
        </w:r>
        <w:r w:rsidR="00FE0CDF" w:rsidRPr="00205770" w:rsidDel="00C94123">
          <w:delText>)</w:delText>
        </w:r>
      </w:del>
      <w:r w:rsidR="00FE0CDF" w:rsidRPr="00205770">
        <w:t>.</w:t>
      </w:r>
      <w:del w:id="1455" w:author="Greene, David" w:date="2025-06-16T09:33:00Z">
        <w:r w:rsidR="00BE4D6B" w:rsidDel="00C94123">
          <w:delText xml:space="preserve"> Percent rural populations was not statistically significant and is not included in the model.</w:delText>
        </w:r>
      </w:del>
      <w:r w:rsidR="00FE0CDF" w:rsidRPr="00205770">
        <w:t xml:space="preserve"> </w:t>
      </w:r>
      <w:r w:rsidR="00650561" w:rsidRPr="00205770">
        <w:t>We expect income and employment growth to increase</w:t>
      </w:r>
      <w:ins w:id="1456" w:author="Greene, David" w:date="2025-06-16T09:34:00Z">
        <w:r w:rsidR="00C94123">
          <w:t xml:space="preserve"> the migration of used vehicles into the state and also</w:t>
        </w:r>
      </w:ins>
      <w:r w:rsidR="00650561" w:rsidRPr="00205770">
        <w:t xml:space="preserve"> the demand for used vehicles and thereby reduce</w:t>
      </w:r>
      <w:r w:rsidR="006B7125" w:rsidRPr="00205770">
        <w:t xml:space="preserve"> net</w:t>
      </w:r>
      <w:r w:rsidR="00650561" w:rsidRPr="00205770">
        <w:t xml:space="preserve"> scrappage and increase</w:t>
      </w:r>
      <w:r w:rsidR="006B7125" w:rsidRPr="00205770">
        <w:t xml:space="preserve"> net</w:t>
      </w:r>
      <w:r w:rsidR="00650561" w:rsidRPr="00205770">
        <w:t xml:space="preserve"> survival rates. </w:t>
      </w:r>
      <w:del w:id="1457" w:author="Greene, David" w:date="2025-06-16T09:35:00Z">
        <w:r w:rsidR="00650561" w:rsidRPr="00205770" w:rsidDel="00C94123">
          <w:delText>We expect increased net migration to reflect vehicles brought into the state by those immigrating</w:delText>
        </w:r>
        <w:r w:rsidR="00CF51D0" w:rsidRPr="00205770" w:rsidDel="00C94123">
          <w:delText>, thus increasing net survival via net positive flows of vehic</w:delText>
        </w:r>
      </w:del>
      <w:del w:id="1458" w:author="Greene, David" w:date="2025-06-16T09:34:00Z">
        <w:r w:rsidR="00CF51D0" w:rsidRPr="00205770" w:rsidDel="00C94123">
          <w:delText>les from other states</w:delText>
        </w:r>
      </w:del>
      <w:ins w:id="1459" w:author="Greene, David" w:date="2025-06-16T09:36:00Z">
        <w:r w:rsidR="00477F38">
          <w:t xml:space="preserve">Population </w:t>
        </w:r>
      </w:ins>
      <w:ins w:id="1460" w:author="Greene, David" w:date="2025-06-16T09:37:00Z">
        <w:r w:rsidR="00477F38">
          <w:t>density had a negative sign in the lasso variable selection analysis, however that analysis was for</w:t>
        </w:r>
      </w:ins>
      <w:ins w:id="1461" w:author="Greene, David" w:date="2025-06-16T09:38:00Z">
        <w:r w:rsidR="00477F38">
          <w:t xml:space="preserve"> a single year and only passenger cars and could not include state fixed effects.</w:t>
        </w:r>
      </w:ins>
      <w:del w:id="1462" w:author="Greene, David" w:date="2025-06-16T09:36:00Z">
        <w:r w:rsidR="00CF51D0" w:rsidRPr="00205770" w:rsidDel="00477F38">
          <w:delText>.</w:delText>
        </w:r>
      </w:del>
    </w:p>
    <w:p w14:paraId="63BDDB56" w14:textId="435B290F" w:rsidR="00123F23" w:rsidRPr="00205770" w:rsidRDefault="00B931FA" w:rsidP="003A4544">
      <w:ins w:id="1463" w:author="Greene, David" w:date="2025-06-16T09:53:00Z">
        <w:r>
          <w:t xml:space="preserve">We hypothesized that the effects of economic and demographic variables on net survival rates would decrease with increasing vehicle age. </w:t>
        </w:r>
      </w:ins>
      <w:ins w:id="1464" w:author="Greene, David" w:date="2025-06-16T09:54:00Z">
        <w:r>
          <w:t xml:space="preserve">Used vehicle prices tend to decrease at approximately 10% per </w:t>
        </w:r>
        <w:r>
          <w:lastRenderedPageBreak/>
          <w:t>year and</w:t>
        </w:r>
      </w:ins>
      <w:ins w:id="1465" w:author="Greene, David" w:date="2025-06-16T10:11:00Z">
        <w:r w:rsidR="009742A5">
          <w:t xml:space="preserve"> we </w:t>
        </w:r>
      </w:ins>
      <w:ins w:id="1466" w:author="Greene, David" w:date="2025-06-16T10:12:00Z">
        <w:r w:rsidR="009742A5">
          <w:t>supposed that</w:t>
        </w:r>
      </w:ins>
      <w:ins w:id="1467" w:author="Greene, David" w:date="2025-06-16T09:54:00Z">
        <w:r>
          <w:t xml:space="preserve"> the </w:t>
        </w:r>
      </w:ins>
      <w:ins w:id="1468" w:author="Greene, David" w:date="2025-06-16T10:10:00Z">
        <w:r w:rsidR="009742A5">
          <w:t>prop</w:t>
        </w:r>
      </w:ins>
      <w:ins w:id="1469" w:author="Greene, David" w:date="2025-06-16T10:11:00Z">
        <w:r w:rsidR="009742A5">
          <w:t>ensity to migrate with or ship a vehicle from state to state might vary with its value.</w:t>
        </w:r>
      </w:ins>
      <w:ins w:id="1470" w:author="Greene, David" w:date="2025-06-16T10:12:00Z">
        <w:r w:rsidR="009742A5">
          <w:t xml:space="preserve"> The regression estimates indicated that weighting the demographic and economic v</w:t>
        </w:r>
      </w:ins>
      <w:ins w:id="1471" w:author="Greene, David" w:date="2025-06-16T10:13:00Z">
        <w:r w:rsidR="009742A5">
          <w:t>ariables by 0.9^</w:t>
        </w:r>
        <w:r w:rsidR="009742A5">
          <w:rPr>
            <w:vertAlign w:val="superscript"/>
          </w:rPr>
          <w:t xml:space="preserve">age </w:t>
        </w:r>
        <w:r w:rsidR="009742A5">
          <w:t>did improve the fit of the model to the data.</w:t>
        </w:r>
      </w:ins>
      <w:ins w:id="1472" w:author="Greene, David" w:date="2025-06-16T10:14:00Z">
        <w:r w:rsidR="009742A5">
          <w:rPr>
            <w:rStyle w:val="FootnoteReference"/>
          </w:rPr>
          <w:footnoteReference w:id="19"/>
        </w:r>
      </w:ins>
    </w:p>
    <w:p w14:paraId="31206B8E" w14:textId="3FA092D5" w:rsidR="005E11DE" w:rsidRDefault="00D2614D" w:rsidP="003A4544">
      <w:pPr>
        <w:rPr>
          <w:rFonts w:eastAsiaTheme="minorEastAsia"/>
        </w:rPr>
      </w:pPr>
      <w:r w:rsidRPr="00205770">
        <w:rPr>
          <w:rFonts w:eastAsiaTheme="minorEastAsia"/>
        </w:rPr>
        <w:t>The proposed model does not include used or new vehicle prices</w:t>
      </w:r>
      <w:ins w:id="1475" w:author="Greene, David" w:date="2025-06-16T09:38:00Z">
        <w:r w:rsidR="00477F38">
          <w:rPr>
            <w:rFonts w:eastAsiaTheme="minorEastAsia"/>
          </w:rPr>
          <w:t xml:space="preserve"> because a</w:t>
        </w:r>
      </w:ins>
      <w:del w:id="1476" w:author="Greene, David" w:date="2025-06-16T09:38:00Z">
        <w:r w:rsidRPr="00205770" w:rsidDel="00477F38">
          <w:rPr>
            <w:rFonts w:eastAsiaTheme="minorEastAsia"/>
          </w:rPr>
          <w:delText xml:space="preserve">. </w:delText>
        </w:r>
        <w:r w:rsidR="001742AA" w:rsidRPr="00205770" w:rsidDel="00477F38">
          <w:rPr>
            <w:rFonts w:eastAsiaTheme="minorEastAsia"/>
          </w:rPr>
          <w:delText>A</w:delText>
        </w:r>
      </w:del>
      <w:r w:rsidR="001742AA" w:rsidRPr="00205770">
        <w:rPr>
          <w:rFonts w:eastAsiaTheme="minorEastAsia"/>
        </w:rPr>
        <w:t xml:space="preserve"> time series of s</w:t>
      </w:r>
      <w:r w:rsidRPr="00205770">
        <w:rPr>
          <w:rFonts w:eastAsiaTheme="minorEastAsia"/>
        </w:rPr>
        <w:t>tate</w:t>
      </w:r>
      <w:r w:rsidR="001C42F8" w:rsidRPr="00205770">
        <w:rPr>
          <w:rFonts w:eastAsiaTheme="minorEastAsia"/>
        </w:rPr>
        <w:t>-</w:t>
      </w:r>
      <w:r w:rsidRPr="00205770">
        <w:rPr>
          <w:rFonts w:eastAsiaTheme="minorEastAsia"/>
        </w:rPr>
        <w:t>level prices</w:t>
      </w:r>
      <w:r w:rsidR="001742AA" w:rsidRPr="00205770">
        <w:rPr>
          <w:rFonts w:eastAsiaTheme="minorEastAsia"/>
        </w:rPr>
        <w:t xml:space="preserve"> for light-duty vehicles</w:t>
      </w:r>
      <w:r w:rsidRPr="00205770">
        <w:rPr>
          <w:rFonts w:eastAsiaTheme="minorEastAsia"/>
        </w:rPr>
        <w:t xml:space="preserve"> w</w:t>
      </w:r>
      <w:r w:rsidR="001742AA" w:rsidRPr="00205770">
        <w:rPr>
          <w:rFonts w:eastAsiaTheme="minorEastAsia"/>
        </w:rPr>
        <w:t>as</w:t>
      </w:r>
      <w:r w:rsidRPr="00205770">
        <w:rPr>
          <w:rFonts w:eastAsiaTheme="minorEastAsia"/>
        </w:rPr>
        <w:t xml:space="preserve"> not available. With only seven calendar years of data and a period that included the </w:t>
      </w:r>
      <w:r w:rsidR="00DD1409" w:rsidRPr="00205770">
        <w:rPr>
          <w:rFonts w:eastAsiaTheme="minorEastAsia"/>
        </w:rPr>
        <w:t xml:space="preserve">unusual shock of the COVID-19 pandemic, </w:t>
      </w:r>
      <w:r w:rsidR="00BE4D6B">
        <w:rPr>
          <w:rFonts w:eastAsiaTheme="minorEastAsia"/>
        </w:rPr>
        <w:t>it was not possible to use</w:t>
      </w:r>
      <w:r w:rsidR="001742AA" w:rsidRPr="00205770">
        <w:rPr>
          <w:rFonts w:eastAsiaTheme="minorEastAsia"/>
        </w:rPr>
        <w:t xml:space="preserve"> national used vehicle prices to</w:t>
      </w:r>
      <w:r w:rsidR="00DD1409" w:rsidRPr="00205770">
        <w:rPr>
          <w:rFonts w:eastAsiaTheme="minorEastAsia"/>
        </w:rPr>
        <w:t xml:space="preserve"> </w:t>
      </w:r>
      <w:r w:rsidR="00BE4D6B">
        <w:rPr>
          <w:rFonts w:eastAsiaTheme="minorEastAsia"/>
        </w:rPr>
        <w:t xml:space="preserve">accurately </w:t>
      </w:r>
      <w:r w:rsidR="00DD1409" w:rsidRPr="00205770">
        <w:rPr>
          <w:rFonts w:eastAsiaTheme="minorEastAsia"/>
        </w:rPr>
        <w:t>identify the simultaneous effects of new and used vehicle prices on survival rates</w:t>
      </w:r>
      <w:r w:rsidR="00BE4D6B">
        <w:rPr>
          <w:rFonts w:eastAsiaTheme="minorEastAsia"/>
        </w:rPr>
        <w:t>.</w:t>
      </w:r>
      <w:r w:rsidR="001742AA" w:rsidRPr="00205770">
        <w:rPr>
          <w:rFonts w:eastAsiaTheme="minorEastAsia"/>
        </w:rPr>
        <w:t xml:space="preserve"> Indeed, econometric analyses of the simultaneous determination of new and used vehicle supplies and demands </w:t>
      </w:r>
      <w:r w:rsidR="006B7125" w:rsidRPr="00205770">
        <w:rPr>
          <w:rFonts w:eastAsiaTheme="minorEastAsia"/>
        </w:rPr>
        <w:t xml:space="preserve">are </w:t>
      </w:r>
      <w:r w:rsidR="001742AA" w:rsidRPr="00205770">
        <w:rPr>
          <w:rFonts w:eastAsiaTheme="minorEastAsia"/>
        </w:rPr>
        <w:t>scarce even at the national level (e.g. Jacobsen et al., 2021).</w:t>
      </w:r>
      <w:r w:rsidR="00DD1409" w:rsidRPr="00205770">
        <w:rPr>
          <w:rFonts w:eastAsiaTheme="minorEastAsia"/>
        </w:rPr>
        <w:t xml:space="preserve"> Instead, we included year fixed effects which preclude</w:t>
      </w:r>
      <w:ins w:id="1477" w:author="Greene, David" w:date="2025-06-16T09:39:00Z">
        <w:r w:rsidR="00477F38">
          <w:rPr>
            <w:rFonts w:eastAsiaTheme="minorEastAsia"/>
          </w:rPr>
          <w:t>s</w:t>
        </w:r>
      </w:ins>
      <w:r w:rsidR="00DD1409" w:rsidRPr="00205770">
        <w:rPr>
          <w:rFonts w:eastAsiaTheme="minorEastAsia"/>
        </w:rPr>
        <w:t xml:space="preserve"> estimating price effects based on national data</w:t>
      </w:r>
      <w:del w:id="1478" w:author="Greene, David" w:date="2025-06-16T09:39:00Z">
        <w:r w:rsidR="00DD1409" w:rsidRPr="00205770" w:rsidDel="00477F38">
          <w:rPr>
            <w:rFonts w:eastAsiaTheme="minorEastAsia"/>
          </w:rPr>
          <w:delText xml:space="preserve"> but accurately account for national</w:delText>
        </w:r>
        <w:r w:rsidR="00DD1409" w:rsidDel="00477F38">
          <w:rPr>
            <w:rFonts w:eastAsiaTheme="minorEastAsia"/>
          </w:rPr>
          <w:delText xml:space="preserve"> time-dependent shocks</w:delText>
        </w:r>
      </w:del>
      <w:r w:rsidR="00DD1409">
        <w:rPr>
          <w:rFonts w:eastAsiaTheme="minorEastAsia"/>
        </w:rPr>
        <w:t xml:space="preserve">. </w:t>
      </w:r>
    </w:p>
    <w:p w14:paraId="32CB4C42" w14:textId="5AF2E0BC" w:rsidR="00D2614D" w:rsidRDefault="00DD1409" w:rsidP="003A4544">
      <w:r>
        <w:rPr>
          <w:rFonts w:eastAsiaTheme="minorEastAsia"/>
        </w:rPr>
        <w:t xml:space="preserve">There are undoubtedly state-specific annual shock effects but including them would require adding 350 additional fixed effects to the 96 fixed effects in </w:t>
      </w:r>
      <w:r w:rsidR="004A27C6">
        <w:rPr>
          <w:rFonts w:eastAsiaTheme="minorEastAsia"/>
        </w:rPr>
        <w:t>E</w:t>
      </w:r>
      <w:r>
        <w:rPr>
          <w:rFonts w:eastAsiaTheme="minorEastAsia"/>
        </w:rPr>
        <w:t xml:space="preserve">quation </w:t>
      </w:r>
      <w:r w:rsidR="0020446A">
        <w:rPr>
          <w:rFonts w:eastAsiaTheme="minorEastAsia"/>
        </w:rPr>
        <w:t>(</w:t>
      </w:r>
      <w:r>
        <w:rPr>
          <w:rFonts w:eastAsiaTheme="minorEastAsia"/>
        </w:rPr>
        <w:t>2</w:t>
      </w:r>
      <w:r w:rsidR="0020446A">
        <w:rPr>
          <w:rFonts w:eastAsiaTheme="minorEastAsia"/>
        </w:rPr>
        <w:t>)</w:t>
      </w:r>
      <w:r w:rsidR="00834AA1">
        <w:rPr>
          <w:rFonts w:eastAsiaTheme="minorEastAsia"/>
        </w:rPr>
        <w:t xml:space="preserve">, and would </w:t>
      </w:r>
      <w:r>
        <w:rPr>
          <w:rFonts w:eastAsiaTheme="minorEastAsia"/>
        </w:rPr>
        <w:t>creat</w:t>
      </w:r>
      <w:r w:rsidR="00834AA1">
        <w:rPr>
          <w:rFonts w:eastAsiaTheme="minorEastAsia"/>
        </w:rPr>
        <w:t>e</w:t>
      </w:r>
      <w:r w:rsidR="005E11DE">
        <w:rPr>
          <w:rFonts w:eastAsiaTheme="minorEastAsia"/>
        </w:rPr>
        <w:t xml:space="preserve"> identification and</w:t>
      </w:r>
      <w:r>
        <w:rPr>
          <w:rFonts w:eastAsiaTheme="minorEastAsia"/>
        </w:rPr>
        <w:t xml:space="preserve"> multicollinearity problems with the state demographic and economic variables</w:t>
      </w:r>
      <w:r w:rsidR="00834AA1">
        <w:rPr>
          <w:rFonts w:eastAsiaTheme="minorEastAsia"/>
        </w:rPr>
        <w:t xml:space="preserve"> that also vary with state and year</w:t>
      </w:r>
      <w:r>
        <w:rPr>
          <w:rFonts w:eastAsiaTheme="minorEastAsia"/>
        </w:rPr>
        <w:t xml:space="preserve">. Estimation of variance inflation factors (VIF) for the models summarized below showed that the formulation of </w:t>
      </w:r>
      <w:r w:rsidR="00A66672">
        <w:rPr>
          <w:rFonts w:eastAsiaTheme="minorEastAsia"/>
        </w:rPr>
        <w:t>E</w:t>
      </w:r>
      <w:r>
        <w:rPr>
          <w:rFonts w:eastAsiaTheme="minorEastAsia"/>
        </w:rPr>
        <w:t xml:space="preserve">quation </w:t>
      </w:r>
      <w:r w:rsidR="00496BF2">
        <w:rPr>
          <w:rFonts w:eastAsiaTheme="minorEastAsia"/>
        </w:rPr>
        <w:t>(</w:t>
      </w:r>
      <w:r>
        <w:rPr>
          <w:rFonts w:eastAsiaTheme="minorEastAsia"/>
        </w:rPr>
        <w:t>2</w:t>
      </w:r>
      <w:r w:rsidR="00496BF2">
        <w:rPr>
          <w:rFonts w:eastAsiaTheme="minorEastAsia"/>
        </w:rPr>
        <w:t>)</w:t>
      </w:r>
      <w:r>
        <w:rPr>
          <w:rFonts w:eastAsiaTheme="minorEastAsia"/>
        </w:rPr>
        <w:t xml:space="preserve"> results in</w:t>
      </w:r>
      <w:r w:rsidR="005E11DE">
        <w:rPr>
          <w:rFonts w:eastAsiaTheme="minorEastAsia"/>
        </w:rPr>
        <w:t xml:space="preserve"> acceptable</w:t>
      </w:r>
      <w:r>
        <w:rPr>
          <w:rFonts w:eastAsiaTheme="minorEastAsia"/>
        </w:rPr>
        <w:t xml:space="preserve"> </w:t>
      </w:r>
      <w:r w:rsidR="00A970A3">
        <w:rPr>
          <w:rFonts w:eastAsiaTheme="minorEastAsia"/>
        </w:rPr>
        <w:t>VIF’s</w:t>
      </w:r>
      <w:r w:rsidR="005E11DE">
        <w:rPr>
          <w:rFonts w:eastAsiaTheme="minorEastAsia"/>
        </w:rPr>
        <w:t xml:space="preserve"> of</w:t>
      </w:r>
      <w:r w:rsidR="00A970A3">
        <w:rPr>
          <w:rFonts w:eastAsiaTheme="minorEastAsia"/>
        </w:rPr>
        <w:t xml:space="preserve"> between 1</w:t>
      </w:r>
      <w:r w:rsidR="005E11DE">
        <w:rPr>
          <w:rFonts w:eastAsiaTheme="minorEastAsia"/>
        </w:rPr>
        <w:t>.0</w:t>
      </w:r>
      <w:r w:rsidR="00A970A3">
        <w:rPr>
          <w:rFonts w:eastAsiaTheme="minorEastAsia"/>
        </w:rPr>
        <w:t xml:space="preserve"> and </w:t>
      </w:r>
      <w:r w:rsidR="005E11DE">
        <w:rPr>
          <w:rFonts w:eastAsiaTheme="minorEastAsia"/>
        </w:rPr>
        <w:t>3.0</w:t>
      </w:r>
      <w:r w:rsidR="00A970A3">
        <w:rPr>
          <w:rFonts w:eastAsiaTheme="minorEastAsia"/>
        </w:rPr>
        <w:t xml:space="preserve"> for the demographic and economic variables and the year fixed effects,</w:t>
      </w:r>
      <w:r w:rsidR="005E11DE">
        <w:rPr>
          <w:rFonts w:eastAsiaTheme="minorEastAsia"/>
        </w:rPr>
        <w:t xml:space="preserve"> but much higher</w:t>
      </w:r>
      <w:r w:rsidR="00A970A3">
        <w:rPr>
          <w:rFonts w:eastAsiaTheme="minorEastAsia"/>
        </w:rPr>
        <w:t xml:space="preserve"> VIFs of 20 and higher for the state and age fixed effects, as would be expected</w:t>
      </w:r>
      <w:ins w:id="1479" w:author="Greene, David" w:date="2025-06-16T09:40:00Z">
        <w:r w:rsidR="00477F38">
          <w:rPr>
            <w:rFonts w:eastAsiaTheme="minorEastAsia"/>
          </w:rPr>
          <w:t>, and also for population density which is hig</w:t>
        </w:r>
      </w:ins>
      <w:ins w:id="1480" w:author="Greene, David" w:date="2025-06-16T09:41:00Z">
        <w:r w:rsidR="00477F38">
          <w:rPr>
            <w:rFonts w:eastAsiaTheme="minorEastAsia"/>
          </w:rPr>
          <w:t>h</w:t>
        </w:r>
      </w:ins>
      <w:ins w:id="1481" w:author="Greene, David" w:date="2025-06-16T09:40:00Z">
        <w:r w:rsidR="00477F38">
          <w:rPr>
            <w:rFonts w:eastAsiaTheme="minorEastAsia"/>
          </w:rPr>
          <w:t>ly correlated with</w:t>
        </w:r>
      </w:ins>
      <w:ins w:id="1482" w:author="Greene, David" w:date="2025-06-16T09:41:00Z">
        <w:r w:rsidR="00477F38">
          <w:rPr>
            <w:rFonts w:eastAsiaTheme="minorEastAsia"/>
          </w:rPr>
          <w:t xml:space="preserve"> the</w:t>
        </w:r>
      </w:ins>
      <w:ins w:id="1483" w:author="Greene, David" w:date="2025-06-16T09:40:00Z">
        <w:r w:rsidR="00477F38">
          <w:rPr>
            <w:rFonts w:eastAsiaTheme="minorEastAsia"/>
          </w:rPr>
          <w:t xml:space="preserve"> state fixed effects.</w:t>
        </w:r>
      </w:ins>
      <w:del w:id="1484" w:author="Greene, David" w:date="2025-06-16T09:40:00Z">
        <w:r w:rsidR="00A970A3" w:rsidDel="00477F38">
          <w:rPr>
            <w:rFonts w:eastAsiaTheme="minorEastAsia"/>
          </w:rPr>
          <w:delText>.</w:delText>
        </w:r>
      </w:del>
    </w:p>
    <w:p w14:paraId="6EC058FF" w14:textId="4C9EAF6E" w:rsidR="005E11DE" w:rsidRDefault="001F0639" w:rsidP="006E3A45">
      <w:r>
        <w:t xml:space="preserve">Inspection of residuals from the regression and the </w:t>
      </w:r>
      <w:ins w:id="1485" w:author="Greene, David" w:date="2025-06-16T09:41:00Z">
        <w:r w:rsidR="00477F38">
          <w:t xml:space="preserve">corresponding </w:t>
        </w:r>
      </w:ins>
      <w:del w:id="1486" w:author="Greene, David" w:date="2025-06-16T09:41:00Z">
        <w:r w:rsidDel="00477F38">
          <w:delText>original</w:delText>
        </w:r>
      </w:del>
      <w:ins w:id="1487" w:author="Greene, David" w:date="2025-06-16T09:41:00Z">
        <w:r w:rsidR="00477F38">
          <w:t>net</w:t>
        </w:r>
      </w:ins>
      <w:r w:rsidR="00BD7BCA">
        <w:t xml:space="preserve"> survival data for the state of Tennessee </w:t>
      </w:r>
      <w:r>
        <w:t xml:space="preserve">revealed that the Tennessee data </w:t>
      </w:r>
      <w:r w:rsidR="00BD7BCA">
        <w:t>were outliers for the year</w:t>
      </w:r>
      <w:r w:rsidR="00633792">
        <w:t xml:space="preserve"> pair</w:t>
      </w:r>
      <w:r w:rsidR="00BD7BCA">
        <w:t xml:space="preserve"> 201</w:t>
      </w:r>
      <w:r w:rsidR="00A7767D">
        <w:t>5</w:t>
      </w:r>
      <w:r w:rsidR="00BD7BCA">
        <w:t>/201</w:t>
      </w:r>
      <w:r w:rsidR="00A7767D">
        <w:t>4</w:t>
      </w:r>
      <w:r w:rsidR="00BD7BCA">
        <w:t xml:space="preserve"> for every vehicle type</w:t>
      </w:r>
      <w:r w:rsidR="00633792">
        <w:t xml:space="preserve"> and age</w:t>
      </w:r>
      <w:r w:rsidR="005E11DE">
        <w:t>, and were inconsistent with the state’s survival rates in other years</w:t>
      </w:r>
      <w:r>
        <w:t>.</w:t>
      </w:r>
      <w:r w:rsidR="00BD7BCA">
        <w:t xml:space="preserve"> </w:t>
      </w:r>
      <w:r>
        <w:t>A</w:t>
      </w:r>
      <w:r w:rsidR="00BD7BCA">
        <w:t>n indicator variable was included for that year and state</w:t>
      </w:r>
      <w:r>
        <w:t xml:space="preserve"> in each vehicle type regression</w:t>
      </w:r>
      <w:r w:rsidR="00BD7BCA">
        <w:t>. In addition, data for the District of Columbia</w:t>
      </w:r>
      <w:r w:rsidR="005E11DE">
        <w:t xml:space="preserve"> appeared to be erratic,</w:t>
      </w:r>
      <w:r w:rsidR="00BD7BCA">
        <w:t xml:space="preserve"> frequently includ</w:t>
      </w:r>
      <w:r w:rsidR="005E11DE">
        <w:t>ing</w:t>
      </w:r>
      <w:r w:rsidR="00363004">
        <w:t xml:space="preserve"> extreme</w:t>
      </w:r>
      <w:r w:rsidR="00BD7BCA">
        <w:t xml:space="preserve"> outliers, and we deleted </w:t>
      </w:r>
      <w:r w:rsidR="00ED72D1">
        <w:t>DC</w:t>
      </w:r>
      <w:r w:rsidR="00BD7BCA">
        <w:t xml:space="preserve"> data from the state</w:t>
      </w:r>
      <w:r w:rsidR="001300F3">
        <w:t xml:space="preserve"> net survival function estimations</w:t>
      </w:r>
      <w:r w:rsidR="00BD7BCA">
        <w:t>.</w:t>
      </w:r>
      <w:r w:rsidR="00486B27">
        <w:t xml:space="preserve"> </w:t>
      </w:r>
    </w:p>
    <w:p w14:paraId="4895673C" w14:textId="75D95CF9" w:rsidR="0024004C" w:rsidRDefault="00486B27" w:rsidP="006E3A45">
      <w:r>
        <w:t>Although the</w:t>
      </w:r>
      <w:r w:rsidR="00ED72D1">
        <w:t xml:space="preserve"> survival rate</w:t>
      </w:r>
      <w:r>
        <w:t xml:space="preserve"> data include vehicle ages up to</w:t>
      </w:r>
      <w:ins w:id="1488" w:author="Greene, David" w:date="2025-06-16T09:43:00Z">
        <w:r w:rsidR="00477F38">
          <w:t xml:space="preserve"> at least</w:t>
        </w:r>
      </w:ins>
      <w:r>
        <w:t xml:space="preserve"> 50 years, vehicles </w:t>
      </w:r>
      <w:r w:rsidR="001F0639">
        <w:t>older than 40</w:t>
      </w:r>
      <w:r>
        <w:t xml:space="preserve"> years of age were excluded from the estimation of state-level survival functions for three reasons: 1) the variance of survival rates increases greatly as vehicle age increases while the number of vehicles in operation decreases greatly due to </w:t>
      </w:r>
      <w:r w:rsidR="005E11DE">
        <w:t>attrition</w:t>
      </w:r>
      <w:ins w:id="1489" w:author="Greene, David" w:date="2025-06-16T10:16:00Z">
        <w:r w:rsidR="009742A5">
          <w:t xml:space="preserve"> (we include the older ages and outliers in the residual plots shown below)</w:t>
        </w:r>
      </w:ins>
      <w:r>
        <w:t>; 2) vehicle scrappage rates typically increase to a maximum in the vicinity of 20 years of age and then decrease</w:t>
      </w:r>
      <w:r w:rsidR="00D2614D">
        <w:t xml:space="preserve"> asymptotically approaching zero</w:t>
      </w:r>
      <w:r>
        <w:t>; 3) the results shown in Table 1 indicate that the relationships between demographic, economic and state fixed effects variables are different for vehicles older than 25 years. We hypothesize that this is due to many of the vehicles</w:t>
      </w:r>
      <w:ins w:id="1490" w:author="Greene, David" w:date="2025-06-16T10:17:00Z">
        <w:r w:rsidR="009742A5">
          <w:t xml:space="preserve"> in that age group</w:t>
        </w:r>
      </w:ins>
      <w:r>
        <w:t xml:space="preserve"> being held as collector’s items.</w:t>
      </w:r>
    </w:p>
    <w:p w14:paraId="071A87DA" w14:textId="2A705E62" w:rsidR="0024004C" w:rsidRDefault="0024004C" w:rsidP="006E3A45">
      <w:r>
        <w:t xml:space="preserve">Finally, graphical analysis of the national and state data revealed that </w:t>
      </w:r>
      <w:ins w:id="1491" w:author="Greene, David" w:date="2025-06-16T10:18:00Z">
        <w:r w:rsidR="000114C7">
          <w:t xml:space="preserve">net </w:t>
        </w:r>
      </w:ins>
      <w:r>
        <w:t>survival rates for the year 202</w:t>
      </w:r>
      <w:r w:rsidR="005E11DE">
        <w:t>1</w:t>
      </w:r>
      <w:r>
        <w:t xml:space="preserve"> (from </w:t>
      </w:r>
      <w:r w:rsidR="00FE0CDF">
        <w:t>December</w:t>
      </w:r>
      <w:r>
        <w:t xml:space="preserve"> </w:t>
      </w:r>
      <w:r w:rsidR="00FE0CDF">
        <w:t>3</w:t>
      </w:r>
      <w:r>
        <w:t>1, 2020</w:t>
      </w:r>
      <w:r w:rsidR="00E724EB">
        <w:t>,</w:t>
      </w:r>
      <w:r>
        <w:t xml:space="preserve"> to </w:t>
      </w:r>
      <w:r w:rsidR="00FE0CDF">
        <w:t>December 3</w:t>
      </w:r>
      <w:r>
        <w:t>1, 2021) were</w:t>
      </w:r>
      <w:r w:rsidR="00073FB9">
        <w:t xml:space="preserve"> highly</w:t>
      </w:r>
      <w:r>
        <w:t xml:space="preserve"> unusual for vehicles older than 20 years. </w:t>
      </w:r>
      <w:ins w:id="1492" w:author="Greene, David" w:date="2025-06-16T10:18:00Z">
        <w:r w:rsidR="000114C7">
          <w:t>Net s</w:t>
        </w:r>
      </w:ins>
      <w:del w:id="1493" w:author="Greene, David" w:date="2025-06-16T10:18:00Z">
        <w:r w:rsidDel="000114C7">
          <w:delText>S</w:delText>
        </w:r>
      </w:del>
      <w:r>
        <w:t>urvival rates for older vehicles dropped sharply, as illustrated</w:t>
      </w:r>
      <w:r w:rsidR="00C0519D">
        <w:t xml:space="preserve"> by the dashed line</w:t>
      </w:r>
      <w:r>
        <w:t xml:space="preserve"> in Figure </w:t>
      </w:r>
      <w:r w:rsidR="004C712F">
        <w:t>2</w:t>
      </w:r>
      <w:r>
        <w:t>.</w:t>
      </w:r>
      <w:r w:rsidR="00C0519D">
        <w:t xml:space="preserve"> Inspection of the state data indicated that this was not a problem of missing data from some states. All states showed similar</w:t>
      </w:r>
      <w:r w:rsidR="00073FB9">
        <w:t xml:space="preserve"> but not identical</w:t>
      </w:r>
      <w:r w:rsidR="00C0519D">
        <w:t xml:space="preserve"> unusual</w:t>
      </w:r>
      <w:r w:rsidR="00073FB9">
        <w:t xml:space="preserve"> decreases in</w:t>
      </w:r>
      <w:r w:rsidR="00C0519D">
        <w:t xml:space="preserve"> </w:t>
      </w:r>
      <w:ins w:id="1494" w:author="Greene, David" w:date="2025-06-16T10:19:00Z">
        <w:r w:rsidR="000114C7">
          <w:t xml:space="preserve">net </w:t>
        </w:r>
      </w:ins>
      <w:r w:rsidR="00C0519D">
        <w:t>survival rates for older vehicles.</w:t>
      </w:r>
      <w:r w:rsidR="00FE0CDF">
        <w:t xml:space="preserve"> </w:t>
      </w:r>
      <w:r w:rsidR="00073FB9">
        <w:t xml:space="preserve">The year </w:t>
      </w:r>
      <w:r w:rsidR="00FE0CDF">
        <w:t>2021 was the height of the COVID-19 pandemic in the United States</w:t>
      </w:r>
      <w:r w:rsidR="004C29BC">
        <w:t xml:space="preserve">. The Center for Disease Control </w:t>
      </w:r>
      <w:r w:rsidR="004C29BC">
        <w:lastRenderedPageBreak/>
        <w:t>(2022) estimated that COVID-19 caused 460,513 deaths in that year.</w:t>
      </w:r>
      <w:r w:rsidR="00C0519D">
        <w:t xml:space="preserve"> </w:t>
      </w:r>
      <w:r w:rsidR="00073FB9">
        <w:t>We speculate that</w:t>
      </w:r>
      <w:r w:rsidR="004A1775">
        <w:t>, in addition to the increased deaths of vehicle owners,</w:t>
      </w:r>
      <w:r w:rsidR="00073FB9">
        <w:t xml:space="preserve"> financial uncertainties caused by the pandemic may have led many owners of older vehicles to elect not to register or insure vehicles not essential to their travel needs. U.S. vehicle travel statistics show a</w:t>
      </w:r>
      <w:r w:rsidR="00AE7280">
        <w:t>n unprecedented</w:t>
      </w:r>
      <w:r w:rsidR="00073FB9">
        <w:t xml:space="preserve"> </w:t>
      </w:r>
      <w:r w:rsidR="00AE7280">
        <w:t>decrease of 11%</w:t>
      </w:r>
      <w:r w:rsidR="00073FB9">
        <w:t xml:space="preserve"> in vehicle miles of travel </w:t>
      </w:r>
      <w:r w:rsidR="00AE7280">
        <w:t>from 2020 to 2021 (</w:t>
      </w:r>
      <w:r w:rsidR="00AE7280" w:rsidRPr="00C741AA">
        <w:t>FHWA, 202</w:t>
      </w:r>
      <w:r w:rsidR="00834AA1" w:rsidRPr="00C741AA">
        <w:t>3</w:t>
      </w:r>
      <w:r w:rsidR="00AE7280">
        <w:t xml:space="preserve">). </w:t>
      </w:r>
      <w:ins w:id="1495" w:author="Greene, David" w:date="2025-06-16T10:19:00Z">
        <w:r w:rsidR="000114C7">
          <w:t>Base</w:t>
        </w:r>
      </w:ins>
      <w:ins w:id="1496" w:author="Greene, David" w:date="2025-06-16T10:20:00Z">
        <w:r w:rsidR="000114C7">
          <w:t>d on an examination of residuals</w:t>
        </w:r>
      </w:ins>
      <w:del w:id="1497" w:author="Greene, David" w:date="2025-06-16T10:19:00Z">
        <w:r w:rsidR="00AE7280" w:rsidDel="000114C7">
          <w:delText>For the year 2021</w:delText>
        </w:r>
      </w:del>
      <w:r w:rsidR="00AE7280">
        <w:t>, we included fixed effects for</w:t>
      </w:r>
      <w:ins w:id="1498" w:author="Greene, David" w:date="2025-06-16T10:20:00Z">
        <w:r w:rsidR="000114C7">
          <w:t xml:space="preserve"> 2020 to 2021 for</w:t>
        </w:r>
      </w:ins>
      <w:r w:rsidR="00AE7280">
        <w:t xml:space="preserve"> ages 26 to 40</w:t>
      </w:r>
      <w:ins w:id="1499" w:author="Greene, David" w:date="2025-06-16T10:20:00Z">
        <w:r w:rsidR="000114C7">
          <w:t xml:space="preserve"> for passenger cars, SUVs and vans, and 2</w:t>
        </w:r>
      </w:ins>
      <w:ins w:id="1500" w:author="Greene, David" w:date="2025-06-16T10:23:00Z">
        <w:r w:rsidR="000114C7">
          <w:t>2</w:t>
        </w:r>
      </w:ins>
      <w:ins w:id="1501" w:author="Greene, David" w:date="2025-06-16T10:20:00Z">
        <w:r w:rsidR="000114C7">
          <w:t xml:space="preserve"> to 40 for pickup trucks</w:t>
        </w:r>
      </w:ins>
      <w:r w:rsidR="00AE7280">
        <w:t>. These coefficients</w:t>
      </w:r>
      <w:del w:id="1502" w:author="Greene, David" w:date="2025-06-16T10:33:00Z">
        <w:r w:rsidR="00AE7280" w:rsidDel="00D9031C">
          <w:delText xml:space="preserve"> will</w:delText>
        </w:r>
      </w:del>
      <w:r w:rsidR="00AE7280">
        <w:t xml:space="preserve"> reflect the average of state effects for older vehicles in 2021.</w:t>
      </w:r>
      <w:r w:rsidR="00073FB9">
        <w:t xml:space="preserve"> </w:t>
      </w:r>
    </w:p>
    <w:p w14:paraId="5579702E" w14:textId="3A1AFAA6" w:rsidR="00486B27" w:rsidRDefault="00C0519D" w:rsidP="00DE368B">
      <w:pPr>
        <w:jc w:val="center"/>
      </w:pPr>
      <w:r>
        <w:rPr>
          <w:noProof/>
        </w:rPr>
        <w:drawing>
          <wp:inline distT="0" distB="0" distL="0" distR="0" wp14:anchorId="3F0B70E2" wp14:editId="432F6031">
            <wp:extent cx="5900244" cy="3729355"/>
            <wp:effectExtent l="0" t="0" r="5715" b="4445"/>
            <wp:docPr id="1391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6617" cy="3764987"/>
                    </a:xfrm>
                    <a:prstGeom prst="rect">
                      <a:avLst/>
                    </a:prstGeom>
                    <a:noFill/>
                  </pic:spPr>
                </pic:pic>
              </a:graphicData>
            </a:graphic>
          </wp:inline>
        </w:drawing>
      </w:r>
    </w:p>
    <w:p w14:paraId="042BC1E0" w14:textId="7179D599" w:rsidR="004C29BC" w:rsidRPr="00D17906" w:rsidRDefault="004C29BC" w:rsidP="00DE368B">
      <w:pPr>
        <w:jc w:val="center"/>
      </w:pPr>
      <w:r w:rsidRPr="00D17906">
        <w:t xml:space="preserve">Figure </w:t>
      </w:r>
      <w:r w:rsidR="004C712F">
        <w:t>2</w:t>
      </w:r>
      <w:r w:rsidRPr="00D17906">
        <w:t>. National Passenger Car Su</w:t>
      </w:r>
      <w:r w:rsidRPr="00DE368B">
        <w:t>rvival Rates: 2015-2022.</w:t>
      </w:r>
    </w:p>
    <w:p w14:paraId="6937D272" w14:textId="77777777" w:rsidR="004C29BC" w:rsidRDefault="004C29BC" w:rsidP="006E3A45"/>
    <w:p w14:paraId="05EFB0BF" w14:textId="5E84349D" w:rsidR="00871D3E" w:rsidRDefault="004C29BC" w:rsidP="006E3A45">
      <w:r>
        <w:t>I</w:t>
      </w:r>
      <w:r w:rsidR="00486B27">
        <w:t>nitial estimation</w:t>
      </w:r>
      <w:r>
        <w:t>s of the survival functions</w:t>
      </w:r>
      <w:r w:rsidR="00486B27">
        <w:t xml:space="preserve"> w</w:t>
      </w:r>
      <w:r>
        <w:t>ere</w:t>
      </w:r>
      <w:r w:rsidR="00486B27">
        <w:t xml:space="preserve"> made including all data points</w:t>
      </w:r>
      <w:r w:rsidR="00363004">
        <w:t xml:space="preserve"> for the sample described above</w:t>
      </w:r>
      <w:r w:rsidR="00486B27">
        <w:t>, even th</w:t>
      </w:r>
      <w:r>
        <w:t>e data points</w:t>
      </w:r>
      <w:r w:rsidR="00486B27">
        <w:t xml:space="preserve"> that graphical analysis suggested were outliers</w:t>
      </w:r>
      <w:r w:rsidR="001879E8">
        <w:t xml:space="preserve"> (see Figures </w:t>
      </w:r>
      <w:r w:rsidR="004C712F">
        <w:t>3</w:t>
      </w:r>
      <w:r w:rsidR="001879E8">
        <w:t>-</w:t>
      </w:r>
      <w:r w:rsidR="004C712F">
        <w:t>5</w:t>
      </w:r>
      <w:r w:rsidR="001879E8">
        <w:t>)</w:t>
      </w:r>
      <w:r w:rsidR="00486B27">
        <w:t xml:space="preserve">. </w:t>
      </w:r>
      <w:r w:rsidR="00BD7BCA">
        <w:t>F</w:t>
      </w:r>
      <w:r w:rsidR="00486B27">
        <w:t>or the final estimations</w:t>
      </w:r>
      <w:r w:rsidR="00AE7280">
        <w:t>,</w:t>
      </w:r>
      <w:r w:rsidR="00486B27">
        <w:t xml:space="preserve"> </w:t>
      </w:r>
      <w:r w:rsidR="001300F3">
        <w:t>observations</w:t>
      </w:r>
      <w:r w:rsidR="00842AD8">
        <w:t xml:space="preserve"> with residuals greater than </w:t>
      </w:r>
      <w:ins w:id="1503" w:author="Greene, David" w:date="2025-06-16T10:42:00Z">
        <w:r w:rsidR="00FE02CD">
          <w:t>5 times</w:t>
        </w:r>
      </w:ins>
      <w:del w:id="1504" w:author="Greene, David" w:date="2025-06-16T10:42:00Z">
        <w:r w:rsidR="00842AD8" w:rsidDel="00FE02CD">
          <w:delText>0.35</w:delText>
        </w:r>
      </w:del>
      <w:r w:rsidR="001300F3">
        <w:t xml:space="preserve"> </w:t>
      </w:r>
      <w:ins w:id="1505" w:author="Greene, David" w:date="2025-06-16T10:42:00Z">
        <w:r w:rsidR="00FE02CD">
          <w:t xml:space="preserve">the </w:t>
        </w:r>
      </w:ins>
      <w:ins w:id="1506" w:author="Greene, David" w:date="2025-06-16T10:43:00Z">
        <w:r w:rsidR="00FE02CD">
          <w:t>mean</w:t>
        </w:r>
      </w:ins>
      <w:ins w:id="1507" w:author="Greene, David" w:date="2025-06-16T10:42:00Z">
        <w:r w:rsidR="00FE02CD">
          <w:t xml:space="preserve"> standard error</w:t>
        </w:r>
      </w:ins>
      <w:ins w:id="1508" w:author="Greene, David" w:date="2025-06-16T10:43:00Z">
        <w:r w:rsidR="00FE02CD">
          <w:t xml:space="preserve"> </w:t>
        </w:r>
      </w:ins>
      <w:r w:rsidR="00AE7280">
        <w:t>in the initial estimation</w:t>
      </w:r>
      <w:r w:rsidR="001300F3">
        <w:t xml:space="preserve"> were d</w:t>
      </w:r>
      <w:r w:rsidR="001C42F8">
        <w:t>ropped from the sample</w:t>
      </w:r>
      <w:ins w:id="1509" w:author="Greene, David" w:date="2025-06-16T10:48:00Z">
        <w:r w:rsidR="00AC5DE2">
          <w:t>: 0.18 for passenger cars, 0.235 for SUVs and vans, 0.22 for pickup trucks</w:t>
        </w:r>
      </w:ins>
      <w:r w:rsidR="001300F3">
        <w:t>.</w:t>
      </w:r>
      <w:r w:rsidR="009D0B7E">
        <w:t xml:space="preserve"> </w:t>
      </w:r>
      <w:del w:id="1510" w:author="Greene, David" w:date="2025-06-16T10:46:00Z">
        <w:r w:rsidR="009D0B7E" w:rsidDel="00AC5DE2">
          <w:delText>The value of 0.35 is 7.5 to 10 times the estimated standard errors of the regressions including all data points.</w:delText>
        </w:r>
      </w:del>
      <w:del w:id="1511" w:author="Greene, David" w:date="2025-06-16T10:44:00Z">
        <w:r w:rsidR="00F60E3F" w:rsidDel="00AC5DE2">
          <w:delText xml:space="preserve"> Increasing the cutoff to 0.45 did not affect the estimated values of the continuous variables until the third decimal place.</w:delText>
        </w:r>
      </w:del>
      <w:r w:rsidR="009D0B7E">
        <w:t xml:space="preserve"> </w:t>
      </w:r>
      <w:del w:id="1512" w:author="Greene, David" w:date="2025-06-16T10:44:00Z">
        <w:r w:rsidR="009D0B7E" w:rsidDel="00AC5DE2">
          <w:delText>Such a</w:delText>
        </w:r>
      </w:del>
      <w:ins w:id="1513" w:author="Greene, David" w:date="2025-06-16T10:44:00Z">
        <w:r w:rsidR="00AC5DE2">
          <w:t>The relatively</w:t>
        </w:r>
      </w:ins>
      <w:r w:rsidR="009D0B7E">
        <w:t xml:space="preserve"> large value</w:t>
      </w:r>
      <w:ins w:id="1514" w:author="Greene, David" w:date="2025-06-16T10:47:00Z">
        <w:r w:rsidR="00AC5DE2">
          <w:t>s</w:t>
        </w:r>
      </w:ins>
      <w:r w:rsidR="009D0B7E">
        <w:t xml:space="preserve"> for screening outliers was chosen because of the increasing variances of residuals with vehicle age.</w:t>
      </w:r>
      <w:r w:rsidR="00871D3E">
        <w:t xml:space="preserve"> </w:t>
      </w:r>
      <w:r w:rsidR="00C0628E">
        <w:t xml:space="preserve">Out of </w:t>
      </w:r>
      <w:del w:id="1515" w:author="Greene, David" w:date="2025-06-16T10:44:00Z">
        <w:r w:rsidR="00C0628E" w:rsidDel="00AC5DE2">
          <w:delText>9</w:delText>
        </w:r>
      </w:del>
      <w:ins w:id="1516" w:author="Greene, David" w:date="2025-06-16T10:44:00Z">
        <w:r w:rsidR="00AC5DE2">
          <w:t>15,600</w:t>
        </w:r>
      </w:ins>
      <w:del w:id="1517" w:author="Greene, David" w:date="2025-06-16T10:44:00Z">
        <w:r w:rsidR="00C0628E" w:rsidDel="00AC5DE2">
          <w:delText>,200</w:delText>
        </w:r>
      </w:del>
      <w:r w:rsidR="00C0628E">
        <w:t xml:space="preserve"> total observations for each vehicle type, t</w:t>
      </w:r>
      <w:r w:rsidR="00871D3E">
        <w:t>his resulted in d</w:t>
      </w:r>
      <w:r w:rsidR="001C42F8">
        <w:t>ropp</w:t>
      </w:r>
      <w:r w:rsidR="00871D3E">
        <w:t xml:space="preserve">ing </w:t>
      </w:r>
      <w:ins w:id="1518" w:author="Greene, David" w:date="2025-06-16T10:45:00Z">
        <w:r w:rsidR="00AC5DE2">
          <w:t>54</w:t>
        </w:r>
      </w:ins>
      <w:del w:id="1519" w:author="Greene, David" w:date="2025-06-16T10:45:00Z">
        <w:r w:rsidR="00C0628E" w:rsidDel="00AC5DE2">
          <w:delText>9</w:delText>
        </w:r>
      </w:del>
      <w:r w:rsidR="00C0628E">
        <w:t xml:space="preserve"> observations for cars, </w:t>
      </w:r>
      <w:ins w:id="1520" w:author="Greene, David" w:date="2025-06-16T10:45:00Z">
        <w:r w:rsidR="00AC5DE2">
          <w:t>71</w:t>
        </w:r>
      </w:ins>
      <w:del w:id="1521" w:author="Greene, David" w:date="2025-06-16T10:45:00Z">
        <w:r w:rsidR="00C0628E" w:rsidDel="00AC5DE2">
          <w:delText>5</w:delText>
        </w:r>
      </w:del>
      <w:r w:rsidR="00C0628E">
        <w:t xml:space="preserve"> for SUVs and vans, and </w:t>
      </w:r>
      <w:ins w:id="1522" w:author="Greene, David" w:date="2025-06-16T10:45:00Z">
        <w:r w:rsidR="00AC5DE2">
          <w:t>29</w:t>
        </w:r>
      </w:ins>
      <w:del w:id="1523" w:author="Greene, David" w:date="2025-06-16T10:45:00Z">
        <w:r w:rsidR="00C0628E" w:rsidDel="00AC5DE2">
          <w:delText>103</w:delText>
        </w:r>
      </w:del>
      <w:r w:rsidR="00C0628E">
        <w:t xml:space="preserve"> for pickup trucks. </w:t>
      </w:r>
      <w:r w:rsidR="00BE64A5">
        <w:t xml:space="preserve">The distribution of all residuals from the Passenger Car, SUV </w:t>
      </w:r>
      <w:r w:rsidR="00D24918">
        <w:t xml:space="preserve">and Van, </w:t>
      </w:r>
      <w:r w:rsidR="00BE64A5">
        <w:t xml:space="preserve">and Pickup Truck models, including outliers and vehicles older than 40 years, are shown in Figures </w:t>
      </w:r>
      <w:r w:rsidR="004C712F">
        <w:t>3</w:t>
      </w:r>
      <w:r w:rsidR="00BE64A5">
        <w:t>-</w:t>
      </w:r>
      <w:r w:rsidR="004C712F">
        <w:t>5</w:t>
      </w:r>
      <w:r w:rsidR="00BE64A5">
        <w:t xml:space="preserve">. </w:t>
      </w:r>
    </w:p>
    <w:p w14:paraId="11FA39F1" w14:textId="05B00820" w:rsidR="00BE64A5" w:rsidDel="00AC5DE2" w:rsidRDefault="00090A4A" w:rsidP="006E3A45">
      <w:pPr>
        <w:rPr>
          <w:ins w:id="1524" w:author="davidlgreene49@gmail.com" w:date="2025-06-13T11:14:00Z"/>
          <w:del w:id="1525" w:author="Greene, David" w:date="2025-06-16T10:49:00Z"/>
        </w:rPr>
      </w:pPr>
      <w:del w:id="1526" w:author="Greene, David" w:date="2025-06-16T10:49:00Z">
        <w:r w:rsidDel="00AC5DE2">
          <w:lastRenderedPageBreak/>
          <w:delText>The stepwise regression results</w:delText>
        </w:r>
        <w:r w:rsidR="000333A4" w:rsidDel="00AC5DE2">
          <w:delText xml:space="preserve"> discussed in the previous section</w:delText>
        </w:r>
        <w:r w:rsidDel="00AC5DE2">
          <w:delText xml:space="preserve"> indicated that the effects of economic and especially demographic variables were weaker for vehicles older than 25 years</w:delText>
        </w:r>
        <w:r w:rsidR="000333A4" w:rsidDel="00AC5DE2">
          <w:delText>.</w:delText>
        </w:r>
        <w:r w:rsidDel="00AC5DE2">
          <w:delText xml:space="preserve"> </w:delText>
        </w:r>
        <w:r w:rsidR="000333A4" w:rsidDel="00AC5DE2">
          <w:delText>W</w:delText>
        </w:r>
        <w:r w:rsidDel="00AC5DE2">
          <w:delText>e “depreciated” the effects of the continuous variables with vehicle age by multiplying them by 0.9</w:delText>
        </w:r>
        <w:r w:rsidDel="00AC5DE2">
          <w:rPr>
            <w:vertAlign w:val="superscript"/>
          </w:rPr>
          <w:delText>age</w:delText>
        </w:r>
        <w:r w:rsidDel="00AC5DE2">
          <w:delText>. We experimented with values of 0.95 and 0.</w:delText>
        </w:r>
        <w:r w:rsidR="000333A4" w:rsidDel="00AC5DE2">
          <w:delText>8</w:delText>
        </w:r>
        <w:r w:rsidDel="00AC5DE2">
          <w:delText>5 and found that 0.9 produced the best fit to the data. We emphasize that because we tested several versions of regression models before settling on the version presented below, significance levels and p values cannot be interpreted as hypothesis tests, but rather only as measures of the strength of correlation with the dependent variable in the final model.</w:delText>
        </w:r>
      </w:del>
    </w:p>
    <w:p w14:paraId="72619CE0" w14:textId="5CA16E52" w:rsidR="00C45F31" w:rsidRDefault="00520AE9" w:rsidP="00C45F31">
      <w:pPr>
        <w:jc w:val="center"/>
        <w:rPr>
          <w:ins w:id="1527" w:author="davidlgreene49@gmail.com" w:date="2025-06-13T11:20:00Z"/>
        </w:rPr>
      </w:pPr>
      <w:ins w:id="1528" w:author="Greene, David" w:date="2025-06-16T11:01:00Z">
        <w:r>
          <w:t xml:space="preserve">  </w:t>
        </w:r>
      </w:ins>
      <w:ins w:id="1529" w:author="davidlgreene49@gmail.com" w:date="2025-06-13T11:20:00Z">
        <w:r w:rsidR="00C45F31">
          <w:rPr>
            <w:noProof/>
          </w:rPr>
          <w:drawing>
            <wp:inline distT="0" distB="0" distL="0" distR="0" wp14:anchorId="65DC595A" wp14:editId="2D77A3EF">
              <wp:extent cx="5495925" cy="2950937"/>
              <wp:effectExtent l="0" t="0" r="0" b="1905"/>
              <wp:docPr id="192470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2738" cy="2959964"/>
                      </a:xfrm>
                      <a:prstGeom prst="rect">
                        <a:avLst/>
                      </a:prstGeom>
                      <a:noFill/>
                    </pic:spPr>
                  </pic:pic>
                </a:graphicData>
              </a:graphic>
            </wp:inline>
          </w:drawing>
        </w:r>
      </w:ins>
    </w:p>
    <w:p w14:paraId="0047E4EA" w14:textId="77777777" w:rsidR="00C45F31" w:rsidRDefault="00C45F31" w:rsidP="00C45F31">
      <w:pPr>
        <w:jc w:val="center"/>
        <w:rPr>
          <w:moveTo w:id="1530" w:author="davidlgreene49@gmail.com" w:date="2025-06-13T11:20:00Z"/>
        </w:rPr>
      </w:pPr>
      <w:moveToRangeStart w:id="1531" w:author="davidlgreene49@gmail.com" w:date="2025-06-13T11:20:00Z" w:name="move200706068"/>
      <w:moveTo w:id="1532" w:author="davidlgreene49@gmail.com" w:date="2025-06-13T11:20:00Z">
        <w:r>
          <w:t>Figure 3. Residuals from the State Passenger Car Net Survival Model</w:t>
        </w:r>
      </w:moveTo>
    </w:p>
    <w:moveToRangeEnd w:id="1531"/>
    <w:p w14:paraId="522150F9" w14:textId="77777777" w:rsidR="00C45F31" w:rsidRDefault="00C45F31">
      <w:pPr>
        <w:jc w:val="center"/>
        <w:pPrChange w:id="1533" w:author="davidlgreene49@gmail.com" w:date="2025-06-13T11:14:00Z">
          <w:pPr/>
        </w:pPrChange>
      </w:pPr>
    </w:p>
    <w:p w14:paraId="7AC47BC2" w14:textId="5CA92EE4" w:rsidR="00BE64A5" w:rsidRDefault="00BE64A5" w:rsidP="00BE64A5">
      <w:pPr>
        <w:jc w:val="center"/>
      </w:pPr>
      <w:del w:id="1534" w:author="davidlgreene49@gmail.com" w:date="2025-06-13T11:20:00Z">
        <w:r w:rsidDel="00C45F31">
          <w:rPr>
            <w:noProof/>
          </w:rPr>
          <w:lastRenderedPageBreak/>
          <w:drawing>
            <wp:inline distT="0" distB="0" distL="0" distR="0" wp14:anchorId="5B25FDE3" wp14:editId="6178C53B">
              <wp:extent cx="5531381" cy="3291018"/>
              <wp:effectExtent l="0" t="0" r="0" b="0"/>
              <wp:docPr id="752744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9418" cy="3307699"/>
                      </a:xfrm>
                      <a:prstGeom prst="rect">
                        <a:avLst/>
                      </a:prstGeom>
                      <a:noFill/>
                    </pic:spPr>
                  </pic:pic>
                </a:graphicData>
              </a:graphic>
            </wp:inline>
          </w:drawing>
        </w:r>
      </w:del>
    </w:p>
    <w:p w14:paraId="19843893" w14:textId="4BD4CB5E" w:rsidR="00555830" w:rsidDel="00C45F31" w:rsidRDefault="00555830" w:rsidP="00DE368B">
      <w:pPr>
        <w:jc w:val="center"/>
        <w:rPr>
          <w:moveFrom w:id="1535" w:author="davidlgreene49@gmail.com" w:date="2025-06-13T11:20:00Z"/>
        </w:rPr>
      </w:pPr>
      <w:moveFromRangeStart w:id="1536" w:author="davidlgreene49@gmail.com" w:date="2025-06-13T11:20:00Z" w:name="move200706068"/>
      <w:moveFrom w:id="1537" w:author="davidlgreene49@gmail.com" w:date="2025-06-13T11:20:00Z">
        <w:r w:rsidDel="00C45F31">
          <w:t xml:space="preserve">Figure </w:t>
        </w:r>
        <w:r w:rsidR="004C712F" w:rsidDel="00C45F31">
          <w:t>3</w:t>
        </w:r>
        <w:r w:rsidDel="00C45F31">
          <w:t>. Residuals from the State Passenger Car</w:t>
        </w:r>
        <w:r w:rsidR="007E689D" w:rsidDel="00C45F31">
          <w:t xml:space="preserve"> Net</w:t>
        </w:r>
        <w:r w:rsidDel="00C45F31">
          <w:t xml:space="preserve"> Survival Model</w:t>
        </w:r>
      </w:moveFrom>
    </w:p>
    <w:moveFromRangeEnd w:id="1536"/>
    <w:p w14:paraId="7BD16798" w14:textId="77777777" w:rsidR="0099279F" w:rsidRDefault="0099279F" w:rsidP="00DE368B">
      <w:pPr>
        <w:jc w:val="center"/>
      </w:pPr>
    </w:p>
    <w:p w14:paraId="33424E80" w14:textId="305A5043" w:rsidR="0099279F" w:rsidRDefault="00CB407D" w:rsidP="00DE368B">
      <w:pPr>
        <w:jc w:val="center"/>
      </w:pPr>
      <w:ins w:id="1538" w:author="davidlgreene49@gmail.com" w:date="2025-06-13T11:26:00Z">
        <w:r>
          <w:rPr>
            <w:noProof/>
          </w:rPr>
          <w:drawing>
            <wp:inline distT="0" distB="0" distL="0" distR="0" wp14:anchorId="79C3B993" wp14:editId="3793B7AC">
              <wp:extent cx="5534025" cy="3022184"/>
              <wp:effectExtent l="0" t="0" r="0" b="6985"/>
              <wp:docPr id="1467670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4913" cy="3039052"/>
                      </a:xfrm>
                      <a:prstGeom prst="rect">
                        <a:avLst/>
                      </a:prstGeom>
                      <a:noFill/>
                    </pic:spPr>
                  </pic:pic>
                </a:graphicData>
              </a:graphic>
            </wp:inline>
          </w:drawing>
        </w:r>
      </w:ins>
    </w:p>
    <w:p w14:paraId="6F7EE464" w14:textId="77777777" w:rsidR="00CB407D" w:rsidRDefault="00CB407D" w:rsidP="00CB407D">
      <w:pPr>
        <w:jc w:val="center"/>
        <w:rPr>
          <w:moveTo w:id="1539" w:author="davidlgreene49@gmail.com" w:date="2025-06-13T11:27:00Z"/>
        </w:rPr>
      </w:pPr>
      <w:moveToRangeStart w:id="1540" w:author="davidlgreene49@gmail.com" w:date="2025-06-13T11:27:00Z" w:name="move200706451"/>
      <w:moveTo w:id="1541" w:author="davidlgreene49@gmail.com" w:date="2025-06-13T11:27:00Z">
        <w:r>
          <w:t>Figure 4. Residuals from the State SUV and Van Net Survival Model</w:t>
        </w:r>
      </w:moveTo>
    </w:p>
    <w:moveToRangeEnd w:id="1540"/>
    <w:p w14:paraId="72B807A2" w14:textId="77777777" w:rsidR="0099279F" w:rsidRDefault="0099279F" w:rsidP="00DE368B">
      <w:pPr>
        <w:jc w:val="center"/>
      </w:pPr>
    </w:p>
    <w:p w14:paraId="248B042A" w14:textId="77777777" w:rsidR="0099279F" w:rsidRDefault="0099279F" w:rsidP="00DE368B">
      <w:pPr>
        <w:jc w:val="center"/>
      </w:pPr>
    </w:p>
    <w:p w14:paraId="5D0AEC3B" w14:textId="536418C0" w:rsidR="0099279F" w:rsidRDefault="0099279F" w:rsidP="00B96D9F">
      <w:del w:id="1542" w:author="davidlgreene49@gmail.com" w:date="2025-06-13T11:21:00Z">
        <w:r w:rsidDel="00C45F31">
          <w:rPr>
            <w:noProof/>
          </w:rPr>
          <mc:AlternateContent>
            <mc:Choice Requires="wps">
              <w:drawing>
                <wp:anchor distT="0" distB="0" distL="114300" distR="114300" simplePos="0" relativeHeight="251659264" behindDoc="0" locked="0" layoutInCell="1" allowOverlap="1" wp14:anchorId="6B7D7D67" wp14:editId="42166A2C">
                  <wp:simplePos x="0" y="0"/>
                  <wp:positionH relativeFrom="column">
                    <wp:posOffset>803910</wp:posOffset>
                  </wp:positionH>
                  <wp:positionV relativeFrom="paragraph">
                    <wp:posOffset>244687</wp:posOffset>
                  </wp:positionV>
                  <wp:extent cx="4792133" cy="338455"/>
                  <wp:effectExtent l="0" t="0" r="0" b="4445"/>
                  <wp:wrapNone/>
                  <wp:docPr id="1209766163" name="Text Box 1"/>
                  <wp:cNvGraphicFramePr/>
                  <a:graphic xmlns:a="http://schemas.openxmlformats.org/drawingml/2006/main">
                    <a:graphicData uri="http://schemas.microsoft.com/office/word/2010/wordprocessingShape">
                      <wps:wsp>
                        <wps:cNvSpPr txBox="1"/>
                        <wps:spPr>
                          <a:xfrm>
                            <a:off x="0" y="0"/>
                            <a:ext cx="4792133" cy="338455"/>
                          </a:xfrm>
                          <a:prstGeom prst="rect">
                            <a:avLst/>
                          </a:prstGeom>
                          <a:solidFill>
                            <a:schemeClr val="lt1"/>
                          </a:solidFill>
                          <a:ln w="6350">
                            <a:noFill/>
                          </a:ln>
                        </wps:spPr>
                        <wps:txbx>
                          <w:txbxContent>
                            <w:p w14:paraId="44E34FD3" w14:textId="34CA6971" w:rsidR="00FA2277" w:rsidRPr="003F55B7" w:rsidRDefault="00FA2277" w:rsidP="0099279F">
                              <w:pPr>
                                <w:jc w:val="center"/>
                                <w:rPr>
                                  <w:rFonts w:ascii="Calibri" w:hAnsi="Calibri" w:cs="Calibri"/>
                                  <w:sz w:val="30"/>
                                  <w:szCs w:val="30"/>
                                </w:rPr>
                              </w:pPr>
                              <w:r w:rsidRPr="003F55B7">
                                <w:rPr>
                                  <w:rFonts w:ascii="Calibri" w:hAnsi="Calibri" w:cs="Calibri"/>
                                  <w:sz w:val="30"/>
                                  <w:szCs w:val="30"/>
                                </w:rPr>
                                <w:t>Residuals from SUV and Van Survival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7D7D67" id="_x0000_t202" coordsize="21600,21600" o:spt="202" path="m,l,21600r21600,l21600,xe">
                  <v:stroke joinstyle="miter"/>
                  <v:path gradientshapeok="t" o:connecttype="rect"/>
                </v:shapetype>
                <v:shape id="Text Box 1" o:spid="_x0000_s1026" type="#_x0000_t202" style="position:absolute;margin-left:63.3pt;margin-top:19.25pt;width:377.35pt;height:26.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" fillcolor="white [3201]" stroked="f" strokeweight=".5pt">
                  <v:textbox>
                    <w:txbxContent>
                      <w:p w14:paraId="44E34FD3" w14:textId="34CA6971" w:rsidR="00FA2277" w:rsidRPr="003F55B7" w:rsidRDefault="00FA2277" w:rsidP="0099279F">
                        <w:pPr>
                          <w:jc w:val="center"/>
                          <w:rPr>
                            <w:rFonts w:ascii="Calibri" w:hAnsi="Calibri" w:cs="Calibri"/>
                            <w:sz w:val="30"/>
                            <w:szCs w:val="30"/>
                          </w:rPr>
                        </w:pPr>
                        <w:r w:rsidRPr="003F55B7">
                          <w:rPr>
                            <w:rFonts w:ascii="Calibri" w:hAnsi="Calibri" w:cs="Calibri"/>
                            <w:sz w:val="30"/>
                            <w:szCs w:val="30"/>
                          </w:rPr>
                          <w:t>Residuals from SUV and Van Survival Model</w:t>
                        </w:r>
                      </w:p>
                    </w:txbxContent>
                  </v:textbox>
                </v:shape>
              </w:pict>
            </mc:Fallback>
          </mc:AlternateContent>
        </w:r>
      </w:del>
    </w:p>
    <w:p w14:paraId="23FC63A0" w14:textId="3D8C96EC" w:rsidR="00F60E3F" w:rsidRDefault="00F60E3F" w:rsidP="00BE64A5">
      <w:pPr>
        <w:jc w:val="center"/>
      </w:pPr>
      <w:del w:id="1543" w:author="davidlgreene49@gmail.com" w:date="2025-06-13T11:27:00Z">
        <w:r w:rsidDel="00CB407D">
          <w:rPr>
            <w:noProof/>
          </w:rPr>
          <w:lastRenderedPageBreak/>
          <w:drawing>
            <wp:inline distT="0" distB="0" distL="0" distR="0" wp14:anchorId="7582C9BA" wp14:editId="5586BD71">
              <wp:extent cx="5381625" cy="3221342"/>
              <wp:effectExtent l="0" t="0" r="0" b="0"/>
              <wp:docPr id="176095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9430" cy="3243971"/>
                      </a:xfrm>
                      <a:prstGeom prst="rect">
                        <a:avLst/>
                      </a:prstGeom>
                      <a:noFill/>
                    </pic:spPr>
                  </pic:pic>
                </a:graphicData>
              </a:graphic>
            </wp:inline>
          </w:drawing>
        </w:r>
      </w:del>
    </w:p>
    <w:p w14:paraId="570C86E8" w14:textId="2BAE44EE" w:rsidR="00555830" w:rsidRDefault="00555830" w:rsidP="00DE368B">
      <w:pPr>
        <w:jc w:val="center"/>
        <w:rPr>
          <w:moveFrom w:id="1544" w:author="davidlgreene49@gmail.com" w:date="2025-06-13T11:27:00Z"/>
        </w:rPr>
      </w:pPr>
      <w:moveFromRangeStart w:id="1545" w:author="davidlgreene49@gmail.com" w:date="2025-06-13T11:27:00Z" w:name="move200706451"/>
      <w:moveFrom w:id="1546" w:author="davidlgreene49@gmail.com" w:date="2025-06-13T11:27:00Z">
        <w:r w:rsidDel="00CB407D">
          <w:t xml:space="preserve">Figure </w:t>
        </w:r>
        <w:r w:rsidR="004C712F" w:rsidDel="00CB407D">
          <w:t>4</w:t>
        </w:r>
        <w:r w:rsidDel="00CB407D">
          <w:t xml:space="preserve">. Residuals from the State SUV and Van </w:t>
        </w:r>
        <w:r w:rsidR="007E689D" w:rsidDel="00CB407D">
          <w:t xml:space="preserve">Net </w:t>
        </w:r>
        <w:r w:rsidDel="00CB407D">
          <w:t>Survival Model</w:t>
        </w:r>
      </w:moveFrom>
    </w:p>
    <w:moveFromRangeEnd w:id="1545"/>
    <w:p w14:paraId="5C9126E8" w14:textId="220F281D" w:rsidR="00CF1E8E" w:rsidRDefault="00CF1E8E" w:rsidP="00DE368B">
      <w:pPr>
        <w:jc w:val="center"/>
        <w:rPr>
          <w:ins w:id="1547" w:author="davidlgreene49@gmail.com" w:date="2025-06-13T11:33:00Z"/>
        </w:rPr>
      </w:pPr>
      <w:ins w:id="1548" w:author="davidlgreene49@gmail.com" w:date="2025-06-13T11:32:00Z">
        <w:r>
          <w:rPr>
            <w:noProof/>
          </w:rPr>
          <w:drawing>
            <wp:inline distT="0" distB="0" distL="0" distR="0" wp14:anchorId="46065D36" wp14:editId="7277C76D">
              <wp:extent cx="5715000" cy="3061026"/>
              <wp:effectExtent l="0" t="0" r="0" b="6350"/>
              <wp:docPr id="1534997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784" cy="3080728"/>
                      </a:xfrm>
                      <a:prstGeom prst="rect">
                        <a:avLst/>
                      </a:prstGeom>
                      <a:noFill/>
                    </pic:spPr>
                  </pic:pic>
                </a:graphicData>
              </a:graphic>
            </wp:inline>
          </w:drawing>
        </w:r>
      </w:ins>
    </w:p>
    <w:p w14:paraId="549F3276" w14:textId="77777777" w:rsidR="00CF1E8E" w:rsidRPr="00090A4A" w:rsidRDefault="00CF1E8E" w:rsidP="00CF1E8E">
      <w:pPr>
        <w:jc w:val="center"/>
        <w:rPr>
          <w:moveTo w:id="1549" w:author="davidlgreene49@gmail.com" w:date="2025-06-13T11:33:00Z"/>
        </w:rPr>
      </w:pPr>
      <w:moveToRangeStart w:id="1550" w:author="davidlgreene49@gmail.com" w:date="2025-06-13T11:33:00Z" w:name="move200706846"/>
      <w:moveTo w:id="1551" w:author="davidlgreene49@gmail.com" w:date="2025-06-13T11:33:00Z">
        <w:r>
          <w:t>Figure 5. Residuals from the State Pickup Truck Net Survival Model</w:t>
        </w:r>
      </w:moveTo>
    </w:p>
    <w:moveToRangeEnd w:id="1550"/>
    <w:p w14:paraId="20195B6B" w14:textId="77777777" w:rsidR="00CF1E8E" w:rsidDel="00CB407D" w:rsidRDefault="00CF1E8E" w:rsidP="00DE368B">
      <w:pPr>
        <w:jc w:val="center"/>
        <w:rPr>
          <w:ins w:id="1552" w:author="davidlgreene49@gmail.com" w:date="2025-06-13T11:32:00Z"/>
        </w:rPr>
      </w:pPr>
    </w:p>
    <w:p w14:paraId="1985C9FB" w14:textId="7A404791" w:rsidR="007F42A0" w:rsidRDefault="00555830" w:rsidP="00BE64A5">
      <w:pPr>
        <w:jc w:val="center"/>
      </w:pPr>
      <w:r>
        <w:lastRenderedPageBreak/>
        <w:t xml:space="preserve">   </w:t>
      </w:r>
      <w:del w:id="1553" w:author="davidlgreene49@gmail.com" w:date="2025-06-13T11:33:00Z">
        <w:r w:rsidR="007F42A0" w:rsidRPr="007F42A0" w:rsidDel="00CF1E8E">
          <w:rPr>
            <w:noProof/>
          </w:rPr>
          <w:drawing>
            <wp:inline distT="0" distB="0" distL="0" distR="0" wp14:anchorId="5E02E601" wp14:editId="0F0681AF">
              <wp:extent cx="5663953" cy="3395345"/>
              <wp:effectExtent l="0" t="0" r="0" b="0"/>
              <wp:docPr id="1659355741" name="Picture 1" descr="A graph showing the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5741" name="Picture 1" descr="A graph showing the number of individuals&#10;&#10;Description automatically generated"/>
                      <pic:cNvPicPr/>
                    </pic:nvPicPr>
                    <pic:blipFill>
                      <a:blip r:embed="rId30"/>
                      <a:stretch>
                        <a:fillRect/>
                      </a:stretch>
                    </pic:blipFill>
                    <pic:spPr>
                      <a:xfrm>
                        <a:off x="0" y="0"/>
                        <a:ext cx="5674567" cy="3401708"/>
                      </a:xfrm>
                      <a:prstGeom prst="rect">
                        <a:avLst/>
                      </a:prstGeom>
                    </pic:spPr>
                  </pic:pic>
                </a:graphicData>
              </a:graphic>
            </wp:inline>
          </w:drawing>
        </w:r>
      </w:del>
    </w:p>
    <w:p w14:paraId="573216D8" w14:textId="08BDF87A" w:rsidR="00555830" w:rsidRPr="00090A4A" w:rsidDel="00CF1E8E" w:rsidRDefault="007E689D" w:rsidP="00CA7BB1">
      <w:pPr>
        <w:jc w:val="center"/>
        <w:rPr>
          <w:moveFrom w:id="1554" w:author="davidlgreene49@gmail.com" w:date="2025-06-13T11:33:00Z"/>
        </w:rPr>
      </w:pPr>
      <w:moveFromRangeStart w:id="1555" w:author="davidlgreene49@gmail.com" w:date="2025-06-13T11:33:00Z" w:name="move200706846"/>
      <w:moveFrom w:id="1556" w:author="davidlgreene49@gmail.com" w:date="2025-06-13T11:33:00Z">
        <w:r w:rsidDel="00CF1E8E">
          <w:t xml:space="preserve">Figure </w:t>
        </w:r>
        <w:r w:rsidR="004C712F" w:rsidDel="00CF1E8E">
          <w:t>5</w:t>
        </w:r>
        <w:r w:rsidDel="00CF1E8E">
          <w:t xml:space="preserve">. </w:t>
        </w:r>
        <w:r w:rsidR="00555830" w:rsidDel="00CF1E8E">
          <w:t>Residuals from the State Pickup Truck</w:t>
        </w:r>
        <w:r w:rsidDel="00CF1E8E">
          <w:t xml:space="preserve"> Net</w:t>
        </w:r>
        <w:r w:rsidR="00555830" w:rsidDel="00CF1E8E">
          <w:t xml:space="preserve"> Survival Model</w:t>
        </w:r>
      </w:moveFrom>
    </w:p>
    <w:moveFromRangeEnd w:id="1555"/>
    <w:p w14:paraId="73E8FCD2" w14:textId="77777777" w:rsidR="00363004" w:rsidRDefault="00363004" w:rsidP="006E3A45"/>
    <w:p w14:paraId="705B0F82" w14:textId="77777777" w:rsidR="00CA7BB1" w:rsidRDefault="00CA7BB1" w:rsidP="006E3A45"/>
    <w:p w14:paraId="744ABCEB" w14:textId="77777777" w:rsidR="00CA7BB1" w:rsidRDefault="00CA7BB1" w:rsidP="006E3A45"/>
    <w:p w14:paraId="575C4974" w14:textId="77777777" w:rsidR="001300F3" w:rsidRDefault="00290067" w:rsidP="001300F3">
      <w:pPr>
        <w:pStyle w:val="ListParagraph"/>
        <w:numPr>
          <w:ilvl w:val="0"/>
          <w:numId w:val="1"/>
        </w:numPr>
      </w:pPr>
      <w:r>
        <w:t>Results</w:t>
      </w:r>
    </w:p>
    <w:p w14:paraId="52AA7FA8" w14:textId="3A008019" w:rsidR="00555830" w:rsidRDefault="001300F3" w:rsidP="001300F3">
      <w:r>
        <w:t xml:space="preserve">The </w:t>
      </w:r>
      <w:r w:rsidR="000B0D1F">
        <w:t xml:space="preserve">three </w:t>
      </w:r>
      <w:r>
        <w:t>state net survival models</w:t>
      </w:r>
      <w:r w:rsidR="000B0D1F">
        <w:t xml:space="preserve"> for passenger cars, SUVs </w:t>
      </w:r>
      <w:r w:rsidR="00903707">
        <w:t xml:space="preserve">and </w:t>
      </w:r>
      <w:r w:rsidR="000B0D1F">
        <w:t>vans, and pickups</w:t>
      </w:r>
      <w:r>
        <w:t xml:space="preserve"> were estimated using the S</w:t>
      </w:r>
      <w:r w:rsidR="0099279F">
        <w:t>tata</w:t>
      </w:r>
      <w:r>
        <w:rPr>
          <w:rFonts w:cstheme="minorHAnsi"/>
        </w:rPr>
        <w:t>™</w:t>
      </w:r>
      <w:r>
        <w:t xml:space="preserve"> </w:t>
      </w:r>
      <w:r w:rsidR="00842AD8">
        <w:t>“</w:t>
      </w:r>
      <w:r>
        <w:t>regress</w:t>
      </w:r>
      <w:r w:rsidR="00842AD8">
        <w:t>”</w:t>
      </w:r>
      <w:r w:rsidR="00363004">
        <w:t xml:space="preserve"> ordinary least squares</w:t>
      </w:r>
      <w:r>
        <w:t xml:space="preserve"> (OLS) procedure.</w:t>
      </w:r>
      <w:r w:rsidR="00842AD8">
        <w:t xml:space="preserve"> Because the variance of residuals increase</w:t>
      </w:r>
      <w:ins w:id="1557" w:author="Greene, David" w:date="2025-06-16T11:03:00Z">
        <w:r w:rsidR="00712883">
          <w:t>s markedly</w:t>
        </w:r>
      </w:ins>
      <w:del w:id="1558" w:author="Greene, David" w:date="2025-06-16T11:03:00Z">
        <w:r w:rsidR="00842AD8" w:rsidDel="00712883">
          <w:delText>d</w:delText>
        </w:r>
      </w:del>
      <w:r w:rsidR="00842AD8">
        <w:t xml:space="preserve"> with age </w:t>
      </w:r>
      <w:ins w:id="1559" w:author="Greene, David" w:date="2025-06-16T11:03:00Z">
        <w:r w:rsidR="00712883">
          <w:t>beyond</w:t>
        </w:r>
      </w:ins>
      <w:del w:id="1560" w:author="Greene, David" w:date="2025-06-16T11:03:00Z">
        <w:r w:rsidR="00842AD8" w:rsidDel="00712883">
          <w:delText>after 25</w:delText>
        </w:r>
      </w:del>
      <w:r w:rsidR="00842AD8">
        <w:t xml:space="preserve"> years, all regressions used the Stata</w:t>
      </w:r>
      <w:r w:rsidR="00842AD8">
        <w:rPr>
          <w:rFonts w:cstheme="minorHAnsi"/>
        </w:rPr>
        <w:t>™</w:t>
      </w:r>
      <w:r w:rsidR="00842AD8">
        <w:t xml:space="preserve"> “robust” option to account for heteroscedasticity and certain possible misspecification errors.</w:t>
      </w:r>
      <w:r>
        <w:t xml:space="preserve"> In general, the estimated models statistically explained most of the variance in the survival data, with adjusted R</w:t>
      </w:r>
      <w:r>
        <w:rPr>
          <w:vertAlign w:val="superscript"/>
        </w:rPr>
        <w:t>2</w:t>
      </w:r>
      <w:r>
        <w:t xml:space="preserve"> values and mean square errors of 0.</w:t>
      </w:r>
      <w:r w:rsidR="00842AD8">
        <w:t>8</w:t>
      </w:r>
      <w:ins w:id="1561" w:author="Greene, David" w:date="2025-06-16T11:08:00Z">
        <w:r w:rsidR="00712883">
          <w:t>2</w:t>
        </w:r>
      </w:ins>
      <w:del w:id="1562" w:author="Greene, David" w:date="2025-06-16T11:08:00Z">
        <w:r w:rsidR="00842AD8" w:rsidDel="00712883">
          <w:delText>0</w:delText>
        </w:r>
      </w:del>
      <w:r>
        <w:t xml:space="preserve"> and 0.0</w:t>
      </w:r>
      <w:r w:rsidR="00842AD8">
        <w:t>3</w:t>
      </w:r>
      <w:ins w:id="1563" w:author="Greene, David" w:date="2025-06-16T11:08:00Z">
        <w:r w:rsidR="00712883">
          <w:t>0</w:t>
        </w:r>
      </w:ins>
      <w:del w:id="1564" w:author="Greene, David" w:date="2025-06-16T11:08:00Z">
        <w:r w:rsidR="00842AD8" w:rsidDel="00712883">
          <w:delText>3</w:delText>
        </w:r>
      </w:del>
      <w:r w:rsidR="00ED72D1">
        <w:t xml:space="preserve"> respectively</w:t>
      </w:r>
      <w:r>
        <w:t xml:space="preserve"> for passenger cars, 0.</w:t>
      </w:r>
      <w:r w:rsidR="00842AD8">
        <w:t>7</w:t>
      </w:r>
      <w:ins w:id="1565" w:author="Greene, David" w:date="2025-06-16T11:08:00Z">
        <w:r w:rsidR="00712883">
          <w:t>5</w:t>
        </w:r>
      </w:ins>
      <w:del w:id="1566" w:author="Greene, David" w:date="2025-06-16T11:08:00Z">
        <w:r w:rsidR="00842AD8" w:rsidDel="00712883">
          <w:delText>1</w:delText>
        </w:r>
      </w:del>
      <w:r>
        <w:t xml:space="preserve"> and 0.0</w:t>
      </w:r>
      <w:r w:rsidR="00842AD8">
        <w:t>4</w:t>
      </w:r>
      <w:ins w:id="1567" w:author="Greene, David" w:date="2025-06-16T11:09:00Z">
        <w:r w:rsidR="00712883">
          <w:t>1</w:t>
        </w:r>
      </w:ins>
      <w:del w:id="1568" w:author="Greene, David" w:date="2025-06-16T11:09:00Z">
        <w:r w:rsidR="00842AD8" w:rsidDel="00712883">
          <w:delText>6</w:delText>
        </w:r>
      </w:del>
      <w:r>
        <w:t xml:space="preserve"> for SUVs and vans, and 0.</w:t>
      </w:r>
      <w:ins w:id="1569" w:author="Greene, David" w:date="2025-06-16T11:09:00Z">
        <w:r w:rsidR="00712883">
          <w:t>92</w:t>
        </w:r>
      </w:ins>
      <w:del w:id="1570" w:author="Greene, David" w:date="2025-06-16T11:09:00Z">
        <w:r w:rsidR="004771FD" w:rsidDel="00712883">
          <w:delText>8</w:delText>
        </w:r>
        <w:r w:rsidR="00842AD8" w:rsidDel="00712883">
          <w:delText>8</w:delText>
        </w:r>
      </w:del>
      <w:r>
        <w:t xml:space="preserve"> and 0.0</w:t>
      </w:r>
      <w:ins w:id="1571" w:author="Greene, David" w:date="2025-06-16T11:09:00Z">
        <w:r w:rsidR="00712883">
          <w:t>35</w:t>
        </w:r>
      </w:ins>
      <w:del w:id="1572" w:author="Greene, David" w:date="2025-06-16T11:09:00Z">
        <w:r w:rsidR="00842AD8" w:rsidDel="00712883">
          <w:delText>43</w:delText>
        </w:r>
      </w:del>
      <w:r>
        <w:t xml:space="preserve"> for pickup trucks</w:t>
      </w:r>
      <w:ins w:id="1573" w:author="Greene, David" w:date="2025-06-16T11:14:00Z">
        <w:r w:rsidR="00D20501">
          <w:t xml:space="preserve"> (Table </w:t>
        </w:r>
      </w:ins>
      <w:ins w:id="1574" w:author="Greene, David" w:date="2025-06-16T11:15:00Z">
        <w:r w:rsidR="00D20501">
          <w:t>2)</w:t>
        </w:r>
      </w:ins>
      <w:r>
        <w:t>.</w:t>
      </w:r>
      <w:r w:rsidR="00555830">
        <w:t xml:space="preserve"> The residual plots above indicate that the models’ fit to the data is much better for ages up to 25-30 years than for older vehicles.</w:t>
      </w:r>
    </w:p>
    <w:p w14:paraId="79FF95FD" w14:textId="7B0AAEB6" w:rsidR="00473E01" w:rsidRDefault="001E3447" w:rsidP="001300F3">
      <w:r>
        <w:t xml:space="preserve">As expected, </w:t>
      </w:r>
      <w:r w:rsidRPr="00075C42">
        <w:t xml:space="preserve">higher </w:t>
      </w:r>
      <w:ins w:id="1575" w:author="Greene, David" w:date="2025-06-16T11:10:00Z">
        <w:r w:rsidR="00712883">
          <w:t>economic</w:t>
        </w:r>
      </w:ins>
      <w:del w:id="1576" w:author="Greene, David" w:date="2025-06-16T11:10:00Z">
        <w:r w:rsidRPr="00075C42" w:rsidDel="00712883">
          <w:delText>income</w:delText>
        </w:r>
      </w:del>
      <w:r w:rsidRPr="00075C42">
        <w:t xml:space="preserve"> and employment growth rates, and </w:t>
      </w:r>
      <w:ins w:id="1577" w:author="Greene, David" w:date="2025-06-16T11:10:00Z">
        <w:r w:rsidR="00712883">
          <w:t>faster population growth</w:t>
        </w:r>
      </w:ins>
      <w:del w:id="1578" w:author="Greene, David" w:date="2025-06-16T11:10:00Z">
        <w:r w:rsidRPr="00075C42" w:rsidDel="00712883">
          <w:delText>greater net migration</w:delText>
        </w:r>
      </w:del>
      <w:r w:rsidRPr="00075C42">
        <w:t xml:space="preserve"> increased survival rates.</w:t>
      </w:r>
      <w:ins w:id="1579" w:author="Greene, David" w:date="2025-06-16T11:11:00Z">
        <w:r w:rsidR="00D20501">
          <w:t xml:space="preserve"> I</w:t>
        </w:r>
      </w:ins>
      <w:ins w:id="1580" w:author="Greene, David" w:date="2025-06-16T11:12:00Z">
        <w:r w:rsidR="00D20501">
          <w:t>n the SUV and van model, GDP growth replace</w:t>
        </w:r>
      </w:ins>
      <w:ins w:id="1581" w:author="Greene, David" w:date="2025-06-16T11:13:00Z">
        <w:r w:rsidR="00D20501">
          <w:t xml:space="preserve">d population growth. Density appears in all models, but with a </w:t>
        </w:r>
      </w:ins>
      <w:ins w:id="1582" w:author="Greene, David" w:date="2025-06-16T11:14:00Z">
        <w:r w:rsidR="00D20501">
          <w:t xml:space="preserve">positive sign in the presence of state fixed effects. </w:t>
        </w:r>
      </w:ins>
      <w:ins w:id="1583" w:author="Greene, David" w:date="2025-06-16T11:15:00Z">
        <w:r w:rsidR="00D20501">
          <w:t>Removing the state fixed effects changes the sign of population density, reflecting the correlation between density and state fixed effects</w:t>
        </w:r>
      </w:ins>
      <w:ins w:id="1584" w:author="Greene, David" w:date="2025-06-16T11:16:00Z">
        <w:r w:rsidR="00D20501">
          <w:t>. To the extent that the state fixed effects capture the effect of mean densi</w:t>
        </w:r>
      </w:ins>
      <w:ins w:id="1585" w:author="Greene, David" w:date="2025-06-16T11:17:00Z">
        <w:r w:rsidR="00D20501">
          <w:t>ty, the density variable is representing total population growth.</w:t>
        </w:r>
      </w:ins>
      <w:r w:rsidR="001452EF" w:rsidRPr="00075C42">
        <w:t xml:space="preserve"> </w:t>
      </w:r>
      <w:ins w:id="1586" w:author="Greene, David" w:date="2025-06-16T11:18:00Z">
        <w:r w:rsidR="00D20501">
          <w:t xml:space="preserve">Recognizing that the significance levels are not valid for hypothesis testing, </w:t>
        </w:r>
      </w:ins>
      <w:del w:id="1587" w:author="Greene, David" w:date="2025-06-16T11:11:00Z">
        <w:r w:rsidRPr="00075C42" w:rsidDel="00712883">
          <w:delText>Migration into the state as a percent of s</w:delText>
        </w:r>
        <w:r w:rsidR="001452EF" w:rsidRPr="00075C42" w:rsidDel="00712883">
          <w:delText>tate</w:delText>
        </w:r>
        <w:r w:rsidRPr="00075C42" w:rsidDel="00712883">
          <w:delText xml:space="preserve"> population</w:delText>
        </w:r>
        <w:r w:rsidDel="00712883">
          <w:delText xml:space="preserve">, and the </w:delText>
        </w:r>
        <w:r w:rsidR="001452EF" w:rsidDel="00712883">
          <w:delText xml:space="preserve">growth </w:delText>
        </w:r>
        <w:r w:rsidR="00D8515E" w:rsidDel="00712883">
          <w:delText>rates</w:delText>
        </w:r>
        <w:r w:rsidR="00834AA1" w:rsidDel="00712883">
          <w:delText xml:space="preserve"> of</w:delText>
        </w:r>
        <w:r w:rsidR="00D8515E" w:rsidDel="00712883">
          <w:delText xml:space="preserve"> state</w:delText>
        </w:r>
        <w:r w:rsidDel="00712883">
          <w:delText xml:space="preserve"> </w:delText>
        </w:r>
        <w:r w:rsidR="001452EF" w:rsidDel="00712883">
          <w:delText>employment</w:delText>
        </w:r>
        <w:r w:rsidDel="00712883">
          <w:delText xml:space="preserve"> and income</w:delText>
        </w:r>
        <w:r w:rsidR="001452EF" w:rsidDel="00712883">
          <w:delText xml:space="preserve"> were statistically significant</w:delText>
        </w:r>
        <w:r w:rsidR="000333A4" w:rsidDel="00712883">
          <w:delText xml:space="preserve"> (again, this is not a valid hypothesis test)</w:delText>
        </w:r>
        <w:r w:rsidDel="00712883">
          <w:delText>, except for the income growth rate in the passenger car regression</w:delText>
        </w:r>
        <w:r w:rsidR="001452EF" w:rsidDel="00712883">
          <w:delText>.</w:delText>
        </w:r>
        <w:r w:rsidDel="00712883">
          <w:delText xml:space="preserve"> </w:delText>
        </w:r>
        <w:r w:rsidDel="00712883">
          <w:lastRenderedPageBreak/>
          <w:delText>Net migration into the state proved to be more consistently statistically significant than the rate of population growth.</w:delText>
        </w:r>
        <w:r w:rsidR="001452EF" w:rsidDel="00712883">
          <w:delText xml:space="preserve"> </w:delText>
        </w:r>
      </w:del>
      <w:del w:id="1588" w:author="Greene, David" w:date="2025-06-16T11:18:00Z">
        <w:r w:rsidDel="00D20501">
          <w:delText>T</w:delText>
        </w:r>
      </w:del>
      <w:ins w:id="1589" w:author="Greene, David" w:date="2025-06-16T11:18:00Z">
        <w:r w:rsidR="00D20501">
          <w:t>t</w:t>
        </w:r>
      </w:ins>
      <w:r>
        <w:t xml:space="preserve">he </w:t>
      </w:r>
      <w:del w:id="1590" w:author="Greene, David" w:date="2025-06-16T11:18:00Z">
        <w:r w:rsidDel="00D20501">
          <w:delText>three co</w:delText>
        </w:r>
      </w:del>
      <w:ins w:id="1591" w:author="Greene, David" w:date="2025-06-16T11:18:00Z">
        <w:r w:rsidR="00D20501">
          <w:t>co</w:t>
        </w:r>
      </w:ins>
      <w:r>
        <w:t>ntinuous variables</w:t>
      </w:r>
      <w:ins w:id="1592" w:author="Greene, David" w:date="2025-06-16T11:18:00Z">
        <w:r w:rsidR="00D20501">
          <w:t xml:space="preserve"> in all models</w:t>
        </w:r>
      </w:ins>
      <w:r>
        <w:t xml:space="preserve"> were </w:t>
      </w:r>
      <w:del w:id="1593" w:author="Greene, David" w:date="2025-06-16T11:19:00Z">
        <w:r w:rsidR="001300F3" w:rsidDel="00D20501">
          <w:delText>statistical</w:delText>
        </w:r>
        <w:r w:rsidDel="00D20501">
          <w:delText>ly</w:delText>
        </w:r>
      </w:del>
      <w:ins w:id="1594" w:author="Greene, David" w:date="2025-06-16T11:19:00Z">
        <w:r w:rsidR="00D20501">
          <w:t>had estimated</w:t>
        </w:r>
      </w:ins>
      <w:r w:rsidR="001300F3">
        <w:t xml:space="preserve"> significan</w:t>
      </w:r>
      <w:r>
        <w:t>t</w:t>
      </w:r>
      <w:r w:rsidR="001300F3">
        <w:t xml:space="preserve"> </w:t>
      </w:r>
      <w:del w:id="1595" w:author="Greene, David" w:date="2025-06-16T11:19:00Z">
        <w:r w:rsidR="001300F3" w:rsidDel="00D20501">
          <w:delText xml:space="preserve">at the </w:delText>
        </w:r>
      </w:del>
      <w:ins w:id="1596" w:author="Greene, David" w:date="2025-06-16T11:19:00Z">
        <w:r w:rsidR="00D20501">
          <w:t xml:space="preserve">levels of </w:t>
        </w:r>
      </w:ins>
      <w:r w:rsidR="001300F3">
        <w:t xml:space="preserve">0.001 level </w:t>
      </w:r>
      <w:del w:id="1597" w:author="Greene, David" w:date="2025-06-16T11:19:00Z">
        <w:r w:rsidR="001300F3" w:rsidDel="00D20501">
          <w:delText>for all</w:delText>
        </w:r>
        <w:r w:rsidR="001452EF" w:rsidDel="00D20501">
          <w:delText xml:space="preserve"> three </w:delText>
        </w:r>
        <w:r w:rsidDel="00D20501">
          <w:delText xml:space="preserve">vehicle types </w:delText>
        </w:r>
      </w:del>
      <w:r>
        <w:t>except</w:t>
      </w:r>
      <w:ins w:id="1598" w:author="Greene, David" w:date="2025-06-16T11:19:00Z">
        <w:r w:rsidR="00D20501">
          <w:t xml:space="preserve"> for the growth of population over 16 years old</w:t>
        </w:r>
      </w:ins>
      <w:r>
        <w:t xml:space="preserve"> in the passenger car regression in whic</w:t>
      </w:r>
      <w:ins w:id="1599" w:author="Greene, David" w:date="2025-06-16T11:20:00Z">
        <w:r w:rsidR="00D20501">
          <w:t>h</w:t>
        </w:r>
      </w:ins>
      <w:del w:id="1600" w:author="Greene, David" w:date="2025-06-16T11:19:00Z">
        <w:r w:rsidDel="00D20501">
          <w:delText>h income growth which was insignificant and net migration</w:delText>
        </w:r>
      </w:del>
      <w:r>
        <w:t xml:space="preserve"> </w:t>
      </w:r>
      <w:del w:id="1601" w:author="Greene, David" w:date="2025-06-16T11:20:00Z">
        <w:r w:rsidDel="00D20501">
          <w:delText>was</w:delText>
        </w:r>
      </w:del>
      <w:ins w:id="1602" w:author="Greene, David" w:date="2025-06-16T11:20:00Z">
        <w:r w:rsidR="00D20501">
          <w:t>has an estimated</w:t>
        </w:r>
      </w:ins>
      <w:r>
        <w:t xml:space="preserve"> significan</w:t>
      </w:r>
      <w:ins w:id="1603" w:author="Greene, David" w:date="2025-06-16T11:20:00Z">
        <w:r w:rsidR="00D20501">
          <w:t>ce level of</w:t>
        </w:r>
      </w:ins>
      <w:del w:id="1604" w:author="Greene, David" w:date="2025-06-16T11:20:00Z">
        <w:r w:rsidDel="00D20501">
          <w:delText>t at the</w:delText>
        </w:r>
      </w:del>
      <w:r>
        <w:t xml:space="preserve"> 0.05</w:t>
      </w:r>
      <w:del w:id="1605" w:author="Greene, David" w:date="2025-06-16T11:20:00Z">
        <w:r w:rsidDel="00D20501">
          <w:delText xml:space="preserve"> level</w:delText>
        </w:r>
      </w:del>
      <w:r w:rsidR="001452EF">
        <w:rPr>
          <w:rStyle w:val="FootnoteReference"/>
        </w:rPr>
        <w:footnoteReference w:id="20"/>
      </w:r>
      <w:r w:rsidR="00887E42">
        <w:t>.</w:t>
      </w:r>
      <w:r w:rsidR="00702162">
        <w:t xml:space="preserve"> </w:t>
      </w:r>
    </w:p>
    <w:p w14:paraId="16889F98" w14:textId="4467F032" w:rsidR="002A7901" w:rsidRDefault="00473E01" w:rsidP="001300F3">
      <w:r>
        <w:t>The Stata “</w:t>
      </w:r>
      <w:proofErr w:type="spellStart"/>
      <w:r>
        <w:t>testparm</w:t>
      </w:r>
      <w:proofErr w:type="spellEnd"/>
      <w:r>
        <w:t xml:space="preserve">” procedure </w:t>
      </w:r>
      <w:ins w:id="1606" w:author="Greene, David" w:date="2025-06-16T11:21:00Z">
        <w:r w:rsidR="00D20501">
          <w:t>calculated</w:t>
        </w:r>
      </w:ins>
      <w:del w:id="1607" w:author="Greene, David" w:date="2025-06-16T11:21:00Z">
        <w:r w:rsidR="00726F85" w:rsidDel="00D20501">
          <w:delText>found</w:delText>
        </w:r>
      </w:del>
      <w:r w:rsidR="00726F85">
        <w:t xml:space="preserve"> </w:t>
      </w:r>
      <w:del w:id="1608" w:author="Greene, David" w:date="2025-06-16T11:21:00Z">
        <w:r w:rsidR="00726F85" w:rsidDel="00D20501">
          <w:delText>all</w:delText>
        </w:r>
        <w:r w:rsidR="00702162" w:rsidDel="00D20501">
          <w:delText xml:space="preserve"> </w:delText>
        </w:r>
      </w:del>
      <w:r w:rsidR="00702162">
        <w:t>the</w:t>
      </w:r>
      <w:ins w:id="1609" w:author="Greene, David" w:date="2025-06-16T11:21:00Z">
        <w:r w:rsidR="00D20501">
          <w:t xml:space="preserve"> combined</w:t>
        </w:r>
      </w:ins>
      <w:r w:rsidR="00702162">
        <w:t xml:space="preserve"> age fixed effects </w:t>
      </w:r>
      <w:r w:rsidR="00726F85">
        <w:t>to be</w:t>
      </w:r>
      <w:r w:rsidR="00702162">
        <w:t xml:space="preserve"> significant at the 0.001 level, as were the state</w:t>
      </w:r>
      <w:r>
        <w:t>,</w:t>
      </w:r>
      <w:r w:rsidR="00702162">
        <w:t xml:space="preserve"> year</w:t>
      </w:r>
      <w:r>
        <w:t xml:space="preserve"> and COVID</w:t>
      </w:r>
      <w:r w:rsidR="00702162">
        <w:t xml:space="preserve"> fixed effects and the </w:t>
      </w:r>
      <w:r w:rsidR="006220DD">
        <w:t>(</w:t>
      </w:r>
      <w:r w:rsidR="00702162">
        <w:t>state</w:t>
      </w:r>
      <w:r w:rsidR="006220DD">
        <w:t>)</w:t>
      </w:r>
      <w:r w:rsidR="00E95B09" w:rsidRPr="001452EF">
        <w:rPr>
          <w:rFonts w:cstheme="minorHAnsi"/>
          <w:b/>
          <w:bCs/>
        </w:rPr>
        <w:t>x</w:t>
      </w:r>
      <w:r w:rsidR="006220DD">
        <w:rPr>
          <w:rFonts w:cstheme="minorHAnsi"/>
          <w:b/>
          <w:bCs/>
        </w:rPr>
        <w:t>(</w:t>
      </w:r>
      <w:r w:rsidR="00702162">
        <w:t>log</w:t>
      </w:r>
      <w:r w:rsidR="00E95B09">
        <w:t>(</w:t>
      </w:r>
      <w:r w:rsidR="00702162">
        <w:t>Age</w:t>
      </w:r>
      <w:r w:rsidR="00E95B09">
        <w:t>)</w:t>
      </w:r>
      <w:r w:rsidR="006220DD">
        <w:t>)</w:t>
      </w:r>
      <w:r w:rsidR="00702162">
        <w:t xml:space="preserve"> interactions as groups.</w:t>
      </w:r>
      <w:r w:rsidR="000333A4">
        <w:rPr>
          <w:vertAlign w:val="superscript"/>
        </w:rPr>
        <w:t>9</w:t>
      </w:r>
      <w:r w:rsidR="00702162">
        <w:t xml:space="preserve"> </w:t>
      </w:r>
      <w:r w:rsidR="00726F85">
        <w:t>The Stata “</w:t>
      </w:r>
      <w:proofErr w:type="spellStart"/>
      <w:r w:rsidR="00726F85">
        <w:t>estat</w:t>
      </w:r>
      <w:proofErr w:type="spellEnd"/>
      <w:r w:rsidR="00726F85">
        <w:t xml:space="preserve"> </w:t>
      </w:r>
      <w:proofErr w:type="spellStart"/>
      <w:r w:rsidR="00726F85">
        <w:t>vif</w:t>
      </w:r>
      <w:proofErr w:type="spellEnd"/>
      <w:r w:rsidR="00726F85">
        <w:t>” procedure calculated variance inflation factors of 1.16 to 2.78 for the continuous variables</w:t>
      </w:r>
      <w:ins w:id="1610" w:author="Greene, David" w:date="2025-06-16T11:22:00Z">
        <w:r w:rsidR="00290CD7">
          <w:t xml:space="preserve"> other than density</w:t>
        </w:r>
      </w:ins>
      <w:r w:rsidR="00726F85">
        <w:t>, indicating that multicollinearity is not a concern for those variables. VIF values for year and COVID fixed effects were also within acceptable levels. As would be expected, state and age fixed effects had VIF values well above 10 (typically 20 to 30), and the VIFs for the age fixed effects increased with increasing age.</w:t>
      </w:r>
      <w:ins w:id="1611" w:author="Greene, David" w:date="2025-06-16T11:23:00Z">
        <w:r w:rsidR="00290CD7">
          <w:t xml:space="preserve"> The </w:t>
        </w:r>
        <w:proofErr w:type="spellStart"/>
        <w:r w:rsidR="00290CD7">
          <w:t>vif</w:t>
        </w:r>
        <w:proofErr w:type="spellEnd"/>
        <w:r w:rsidR="00290CD7">
          <w:t xml:space="preserve"> for density also exceeded 20</w:t>
        </w:r>
      </w:ins>
      <w:ins w:id="1612" w:author="Greene, David" w:date="2025-06-16T11:27:00Z">
        <w:r w:rsidR="00290CD7">
          <w:t xml:space="preserve"> due to</w:t>
        </w:r>
      </w:ins>
      <w:ins w:id="1613" w:author="Greene, David" w:date="2025-06-16T11:23:00Z">
        <w:r w:rsidR="00290CD7">
          <w:t xml:space="preserve"> its strong correlation with the state fix</w:t>
        </w:r>
      </w:ins>
      <w:ins w:id="1614" w:author="Greene, David" w:date="2025-06-16T11:24:00Z">
        <w:r w:rsidR="00290CD7">
          <w:t>ed effects.</w:t>
        </w:r>
      </w:ins>
      <w:r w:rsidR="00726F85">
        <w:t xml:space="preserve"> Such results are typical in regression models when there are a large number of fixed</w:t>
      </w:r>
      <w:r w:rsidR="00630470">
        <w:t>-</w:t>
      </w:r>
      <w:r w:rsidR="00726F85">
        <w:t>effect coefficients, and are generally not concerning.</w:t>
      </w:r>
    </w:p>
    <w:p w14:paraId="75E9968B" w14:textId="239CC589" w:rsidR="00E22605" w:rsidRDefault="00A65905" w:rsidP="001300F3">
      <w:r>
        <w:t xml:space="preserve">Coefficient estimates for Employment, </w:t>
      </w:r>
      <w:ins w:id="1615" w:author="Greene, David" w:date="2025-06-16T11:28:00Z">
        <w:r w:rsidR="00290CD7">
          <w:t>Pop&gt;16</w:t>
        </w:r>
      </w:ins>
      <w:del w:id="1616" w:author="Greene, David" w:date="2025-06-16T11:27:00Z">
        <w:r w:rsidDel="00290CD7">
          <w:delText>Income</w:delText>
        </w:r>
      </w:del>
      <w:r>
        <w:t>,</w:t>
      </w:r>
      <w:ins w:id="1617" w:author="Greene, David" w:date="2025-06-16T11:28:00Z">
        <w:r w:rsidR="00290CD7">
          <w:t xml:space="preserve"> GDP and</w:t>
        </w:r>
      </w:ins>
      <w:r>
        <w:t xml:space="preserve"> </w:t>
      </w:r>
      <w:del w:id="1618" w:author="Greene, David" w:date="2025-06-16T11:28:00Z">
        <w:r w:rsidDel="00290CD7">
          <w:delText xml:space="preserve">Migration </w:delText>
        </w:r>
      </w:del>
      <w:ins w:id="1619" w:author="Greene, David" w:date="2025-06-16T11:28:00Z">
        <w:r w:rsidR="00290CD7">
          <w:t xml:space="preserve">Density </w:t>
        </w:r>
      </w:ins>
      <w:del w:id="1620" w:author="Greene, David" w:date="2025-06-16T11:28:00Z">
        <w:r w:rsidDel="00290CD7">
          <w:delText>and</w:delText>
        </w:r>
      </w:del>
      <w:ins w:id="1621" w:author="Greene, David" w:date="2025-06-16T11:28:00Z">
        <w:r w:rsidR="00290CD7">
          <w:t>plus</w:t>
        </w:r>
      </w:ins>
      <w:r>
        <w:t xml:space="preserve"> the indicator variable for Tennessee in 2015 </w:t>
      </w:r>
      <w:r w:rsidR="00830033">
        <w:t xml:space="preserve">(TN2015) </w:t>
      </w:r>
      <w:r>
        <w:t>are shown in Table 2 for the Full Model and with individual fixed effects</w:t>
      </w:r>
      <w:r w:rsidR="003F55B7">
        <w:t xml:space="preserve"> (FE)</w:t>
      </w:r>
      <w:r>
        <w:t xml:space="preserve"> removed. In </w:t>
      </w:r>
      <w:r w:rsidR="002F6E25">
        <w:t>t</w:t>
      </w:r>
      <w:r>
        <w:t xml:space="preserve">he Full Model, all four variables </w:t>
      </w:r>
      <w:ins w:id="1622" w:author="Greene, David" w:date="2025-06-16T11:29:00Z">
        <w:r w:rsidR="00290CD7">
          <w:t>have p-values</w:t>
        </w:r>
      </w:ins>
      <w:del w:id="1623" w:author="Greene, David" w:date="2025-06-16T11:29:00Z">
        <w:r w:rsidDel="00290CD7">
          <w:delText>are significan</w:delText>
        </w:r>
      </w:del>
      <w:del w:id="1624" w:author="Greene, David" w:date="2025-06-16T11:28:00Z">
        <w:r w:rsidDel="00290CD7">
          <w:delText>t</w:delText>
        </w:r>
      </w:del>
      <w:r>
        <w:t xml:space="preserve"> at the 0.001 </w:t>
      </w:r>
      <w:r w:rsidR="00E67D84">
        <w:t>level</w:t>
      </w:r>
      <w:r>
        <w:t xml:space="preserve"> with the exceptions of </w:t>
      </w:r>
      <w:ins w:id="1625" w:author="Greene, David" w:date="2025-06-16T11:29:00Z">
        <w:r w:rsidR="00290CD7">
          <w:t>Pop&gt;16</w:t>
        </w:r>
      </w:ins>
      <w:del w:id="1626" w:author="Greene, David" w:date="2025-06-16T11:29:00Z">
        <w:r w:rsidDel="00290CD7">
          <w:delText>Income</w:delText>
        </w:r>
      </w:del>
      <w:r>
        <w:t xml:space="preserve"> </w:t>
      </w:r>
      <w:del w:id="1627" w:author="Greene, David" w:date="2025-06-16T11:29:00Z">
        <w:r w:rsidDel="00290CD7">
          <w:delText>(</w:delText>
        </w:r>
        <w:r w:rsidR="004D7AE7" w:rsidDel="00290CD7">
          <w:delText>nonsignificant</w:delText>
        </w:r>
        <w:r w:rsidDel="00290CD7">
          <w:delText xml:space="preserve">) and Migration </w:delText>
        </w:r>
      </w:del>
      <w:r>
        <w:t>(</w:t>
      </w:r>
      <w:r w:rsidR="004D7AE7">
        <w:t xml:space="preserve">p = </w:t>
      </w:r>
      <w:r>
        <w:t>0.05) in the Passenger Car model.</w:t>
      </w:r>
      <w:r w:rsidR="000333A4">
        <w:rPr>
          <w:vertAlign w:val="superscript"/>
        </w:rPr>
        <w:t>9</w:t>
      </w:r>
      <w:r>
        <w:t xml:space="preserve"> Removing the Year FE has the greatest impact on the significance and signs of the estimates (except for TN2015) because Year represents the national impacts of changes in those variables</w:t>
      </w:r>
      <w:ins w:id="1628" w:author="Greene, David" w:date="2025-06-16T11:30:00Z">
        <w:r w:rsidR="00290CD7">
          <w:t xml:space="preserve"> and</w:t>
        </w:r>
      </w:ins>
      <w:del w:id="1629" w:author="Greene, David" w:date="2025-06-16T11:30:00Z">
        <w:r w:rsidR="004D7AE7" w:rsidDel="00290CD7">
          <w:delText>, as well as</w:delText>
        </w:r>
      </w:del>
      <w:r w:rsidR="004D7AE7">
        <w:t xml:space="preserve"> </w:t>
      </w:r>
      <w:r>
        <w:t>other</w:t>
      </w:r>
      <w:r w:rsidR="004D7AE7">
        <w:t xml:space="preserve"> variable</w:t>
      </w:r>
      <w:r>
        <w:t>s</w:t>
      </w:r>
      <w:r w:rsidR="004D7AE7">
        <w:t>, such as prices,</w:t>
      </w:r>
      <w:r>
        <w:t xml:space="preserve"> that change over time. When Year FEs are included</w:t>
      </w:r>
      <w:r w:rsidR="00885916">
        <w:t xml:space="preserve"> the</w:t>
      </w:r>
      <w:ins w:id="1630" w:author="Greene, David" w:date="2025-06-16T11:30:00Z">
        <w:r w:rsidR="00290CD7">
          <w:t xml:space="preserve"> economic</w:t>
        </w:r>
      </w:ins>
      <w:del w:id="1631" w:author="Greene, David" w:date="2025-06-16T11:30:00Z">
        <w:r w:rsidR="004D7AE7" w:rsidDel="00290CD7">
          <w:delText xml:space="preserve"> income</w:delText>
        </w:r>
      </w:del>
      <w:r w:rsidR="004D7AE7">
        <w:t xml:space="preserve"> and demographic</w:t>
      </w:r>
      <w:r w:rsidR="00885916">
        <w:t xml:space="preserve"> variables represent state differences in those variables</w:t>
      </w:r>
      <w:r w:rsidR="004D7AE7">
        <w:t xml:space="preserve"> from the national trends</w:t>
      </w:r>
      <w:r w:rsidR="00885916">
        <w:t>. When the Year FEs are removed, the</w:t>
      </w:r>
      <w:r w:rsidR="004D7AE7">
        <w:t xml:space="preserve"> correlations of the</w:t>
      </w:r>
      <w:r w:rsidR="00885916">
        <w:t xml:space="preserve"> variables </w:t>
      </w:r>
      <w:r w:rsidR="004D7AE7">
        <w:t>with</w:t>
      </w:r>
      <w:r w:rsidR="00885916">
        <w:t xml:space="preserve"> the national </w:t>
      </w:r>
      <w:r w:rsidR="004D7AE7">
        <w:t>trends affect their coefficient estimates,</w:t>
      </w:r>
      <w:r w:rsidR="00885916">
        <w:t xml:space="preserve"> resulting in reduced statistical significance and a few sign changes</w:t>
      </w:r>
      <w:r w:rsidR="00AE683D">
        <w:t>, for example, the statistically significant negative effect of employment in the -Year FE alternative specification</w:t>
      </w:r>
      <w:r w:rsidR="00885916">
        <w:t>. The impacts of removing the State fixed effects are small</w:t>
      </w:r>
      <w:ins w:id="1632" w:author="Greene, David" w:date="2025-06-16T11:35:00Z">
        <w:r w:rsidR="00C63C7F">
          <w:t>er</w:t>
        </w:r>
      </w:ins>
      <w:r w:rsidR="00885916">
        <w:t xml:space="preserve"> because the model still includes the natural log of age interacted with the State FEs, which adjust to absorb most of the effect of the State FEs. Of all the FEs, removing the Age FEs has the greatest impact on the R</w:t>
      </w:r>
      <w:r w:rsidR="00885916">
        <w:rPr>
          <w:vertAlign w:val="superscript"/>
        </w:rPr>
        <w:t>2</w:t>
      </w:r>
      <w:r w:rsidR="00885916">
        <w:t xml:space="preserve"> values because the Age FEs describe the national tendency for </w:t>
      </w:r>
      <w:ins w:id="1633" w:author="Greene, David" w:date="2025-06-16T11:36:00Z">
        <w:r w:rsidR="00C63C7F">
          <w:t>net s</w:t>
        </w:r>
      </w:ins>
      <w:del w:id="1634" w:author="Greene, David" w:date="2025-06-16T11:36:00Z">
        <w:r w:rsidR="00885916" w:rsidDel="00C63C7F">
          <w:delText>S</w:delText>
        </w:r>
      </w:del>
      <w:r w:rsidR="00885916">
        <w:t>urvival rates to vary with vehicle age</w:t>
      </w:r>
      <w:ins w:id="1635" w:author="Greene, David" w:date="2025-06-16T11:35:00Z">
        <w:r w:rsidR="00C63C7F">
          <w:t xml:space="preserve"> and there</w:t>
        </w:r>
      </w:ins>
      <w:ins w:id="1636" w:author="Greene, David" w:date="2025-06-16T11:36:00Z">
        <w:r w:rsidR="00C63C7F">
          <w:t>fore the general shape of the net survival function</w:t>
        </w:r>
      </w:ins>
      <w:r w:rsidR="00885916">
        <w:t>. Removing the COVID FEs also has a large impact on R</w:t>
      </w:r>
      <w:r w:rsidR="00885916">
        <w:rPr>
          <w:vertAlign w:val="superscript"/>
        </w:rPr>
        <w:t>2</w:t>
      </w:r>
      <w:r w:rsidR="00885916">
        <w:t xml:space="preserve"> because the </w:t>
      </w:r>
      <w:ins w:id="1637" w:author="Greene, David" w:date="2025-06-16T11:36:00Z">
        <w:r w:rsidR="00C63C7F">
          <w:t xml:space="preserve">net </w:t>
        </w:r>
      </w:ins>
      <w:r w:rsidR="00885916">
        <w:t>survival rates for older vehicles during 2021 were so different from those of other years. Removal of the COVID FEs also magnifies the</w:t>
      </w:r>
      <w:r w:rsidR="004D7AE7">
        <w:t xml:space="preserve"> coefficients of the</w:t>
      </w:r>
      <w:r w:rsidR="00885916">
        <w:t xml:space="preserve"> economic variables because of COVID’s effect on the economy</w:t>
      </w:r>
      <w:del w:id="1638" w:author="Greene, David" w:date="2025-06-16T11:37:00Z">
        <w:r w:rsidR="00FD5E06" w:rsidDel="00C63C7F">
          <w:delText xml:space="preserve"> and man</w:delText>
        </w:r>
      </w:del>
      <w:del w:id="1639" w:author="Greene, David" w:date="2025-06-16T11:36:00Z">
        <w:r w:rsidR="00FD5E06" w:rsidDel="00C63C7F">
          <w:delText>y other aspects of society</w:delText>
        </w:r>
      </w:del>
      <w:r w:rsidR="00885916">
        <w:t xml:space="preserve"> in 202</w:t>
      </w:r>
      <w:r w:rsidR="00FD5E06">
        <w:t>1.</w:t>
      </w:r>
    </w:p>
    <w:p w14:paraId="008780CC" w14:textId="5283B537" w:rsidR="00FD5E06" w:rsidRDefault="00FD5E06" w:rsidP="00B96D9F">
      <w:pPr>
        <w:jc w:val="center"/>
        <w:rPr>
          <w:ins w:id="1640" w:author="davidlgreene49@gmail.com" w:date="2025-06-13T10:48:00Z"/>
        </w:rPr>
      </w:pPr>
      <w:r>
        <w:t>Table 2. Coefficients of the State Survival Model and the Impacts of Fixed Effects.</w:t>
      </w:r>
    </w:p>
    <w:tbl>
      <w:tblPr>
        <w:tblStyle w:val="TableGrid"/>
        <w:tblW w:w="0" w:type="auto"/>
        <w:jc w:val="center"/>
        <w:tblLook w:val="04A0" w:firstRow="1" w:lastRow="0" w:firstColumn="1" w:lastColumn="0" w:noHBand="0" w:noVBand="1"/>
        <w:tblPrChange w:id="1641" w:author="davidlgreene49@gmail.com" w:date="2025-06-13T10:50:00Z">
          <w:tblPr>
            <w:tblStyle w:val="TableGrid"/>
            <w:tblW w:w="0" w:type="auto"/>
            <w:jc w:val="center"/>
            <w:tblLook w:val="04A0" w:firstRow="1" w:lastRow="0" w:firstColumn="1" w:lastColumn="0" w:noHBand="0" w:noVBand="1"/>
          </w:tblPr>
        </w:tblPrChange>
      </w:tblPr>
      <w:tblGrid>
        <w:gridCol w:w="1356"/>
        <w:gridCol w:w="1335"/>
        <w:gridCol w:w="1336"/>
        <w:gridCol w:w="1458"/>
        <w:gridCol w:w="1350"/>
        <w:gridCol w:w="1350"/>
        <w:tblGridChange w:id="1642">
          <w:tblGrid>
            <w:gridCol w:w="1356"/>
            <w:gridCol w:w="1335"/>
            <w:gridCol w:w="1336"/>
            <w:gridCol w:w="1336"/>
            <w:gridCol w:w="1336"/>
            <w:gridCol w:w="1336"/>
            <w:gridCol w:w="150"/>
          </w:tblGrid>
        </w:tblGridChange>
      </w:tblGrid>
      <w:tr w:rsidR="00F710A6" w14:paraId="70A56713" w14:textId="77777777" w:rsidTr="00F710A6">
        <w:trPr>
          <w:jc w:val="center"/>
          <w:trPrChange w:id="1643" w:author="davidlgreene49@gmail.com" w:date="2025-06-13T10:50:00Z">
            <w:trPr>
              <w:gridAfter w:val="0"/>
              <w:jc w:val="center"/>
            </w:trPr>
          </w:trPrChange>
        </w:trPr>
        <w:tc>
          <w:tcPr>
            <w:tcW w:w="1356" w:type="dxa"/>
            <w:vMerge w:val="restart"/>
            <w:shd w:val="clear" w:color="auto" w:fill="BFBFBF" w:themeFill="background1" w:themeFillShade="BF"/>
            <w:vAlign w:val="center"/>
            <w:tcPrChange w:id="1644" w:author="davidlgreene49@gmail.com" w:date="2025-06-13T10:50:00Z">
              <w:tcPr>
                <w:tcW w:w="1356" w:type="dxa"/>
                <w:vMerge w:val="restart"/>
                <w:shd w:val="clear" w:color="auto" w:fill="BFBFBF" w:themeFill="background1" w:themeFillShade="BF"/>
                <w:vAlign w:val="center"/>
              </w:tcPr>
            </w:tcPrChange>
          </w:tcPr>
          <w:p w14:paraId="462F07F7" w14:textId="77777777" w:rsidR="00F710A6" w:rsidRPr="00B96D9F" w:rsidRDefault="00F710A6" w:rsidP="00FA2277">
            <w:pPr>
              <w:jc w:val="center"/>
              <w:rPr>
                <w:b/>
                <w:bCs/>
              </w:rPr>
            </w:pPr>
            <w:r w:rsidRPr="00B96D9F">
              <w:rPr>
                <w:b/>
                <w:bCs/>
              </w:rPr>
              <w:t>Variable</w:t>
            </w:r>
          </w:p>
        </w:tc>
        <w:tc>
          <w:tcPr>
            <w:tcW w:w="1335" w:type="dxa"/>
            <w:vMerge w:val="restart"/>
            <w:shd w:val="clear" w:color="auto" w:fill="BFBFBF" w:themeFill="background1" w:themeFillShade="BF"/>
            <w:vAlign w:val="center"/>
            <w:tcPrChange w:id="1645" w:author="davidlgreene49@gmail.com" w:date="2025-06-13T10:50:00Z">
              <w:tcPr>
                <w:tcW w:w="1335" w:type="dxa"/>
                <w:vMerge w:val="restart"/>
                <w:shd w:val="clear" w:color="auto" w:fill="BFBFBF" w:themeFill="background1" w:themeFillShade="BF"/>
                <w:vAlign w:val="center"/>
              </w:tcPr>
            </w:tcPrChange>
          </w:tcPr>
          <w:p w14:paraId="15515B29" w14:textId="77777777" w:rsidR="00F710A6" w:rsidRPr="00B96D9F" w:rsidRDefault="00F710A6" w:rsidP="00FA2277">
            <w:pPr>
              <w:jc w:val="center"/>
              <w:rPr>
                <w:b/>
                <w:bCs/>
              </w:rPr>
            </w:pPr>
            <w:r w:rsidRPr="00B96D9F">
              <w:rPr>
                <w:b/>
                <w:bCs/>
              </w:rPr>
              <w:t>Full Model</w:t>
            </w:r>
          </w:p>
        </w:tc>
        <w:tc>
          <w:tcPr>
            <w:tcW w:w="5494" w:type="dxa"/>
            <w:gridSpan w:val="4"/>
            <w:tcBorders>
              <w:bottom w:val="single" w:sz="4" w:space="0" w:color="auto"/>
            </w:tcBorders>
            <w:shd w:val="clear" w:color="auto" w:fill="BFBFBF" w:themeFill="background1" w:themeFillShade="BF"/>
            <w:tcPrChange w:id="1646" w:author="davidlgreene49@gmail.com" w:date="2025-06-13T10:50:00Z">
              <w:tcPr>
                <w:tcW w:w="5344" w:type="dxa"/>
                <w:gridSpan w:val="4"/>
                <w:tcBorders>
                  <w:bottom w:val="single" w:sz="4" w:space="0" w:color="auto"/>
                </w:tcBorders>
                <w:shd w:val="clear" w:color="auto" w:fill="BFBFBF" w:themeFill="background1" w:themeFillShade="BF"/>
              </w:tcPr>
            </w:tcPrChange>
          </w:tcPr>
          <w:p w14:paraId="6D22F1DC" w14:textId="77777777" w:rsidR="00F710A6" w:rsidRPr="00B96D9F" w:rsidRDefault="00F710A6" w:rsidP="00FA2277">
            <w:pPr>
              <w:jc w:val="center"/>
              <w:rPr>
                <w:b/>
                <w:bCs/>
              </w:rPr>
            </w:pPr>
            <w:r w:rsidRPr="00B96D9F">
              <w:rPr>
                <w:b/>
                <w:bCs/>
              </w:rPr>
              <w:t>Alternative Specifications</w:t>
            </w:r>
          </w:p>
        </w:tc>
      </w:tr>
      <w:tr w:rsidR="00F710A6" w14:paraId="069ADE29" w14:textId="77777777" w:rsidTr="00F710A6">
        <w:trPr>
          <w:jc w:val="center"/>
          <w:trPrChange w:id="1647" w:author="davidlgreene49@gmail.com" w:date="2025-06-13T10:50:00Z">
            <w:trPr>
              <w:gridAfter w:val="0"/>
              <w:jc w:val="center"/>
            </w:trPr>
          </w:trPrChange>
        </w:trPr>
        <w:tc>
          <w:tcPr>
            <w:tcW w:w="1356" w:type="dxa"/>
            <w:vMerge/>
            <w:tcPrChange w:id="1648" w:author="davidlgreene49@gmail.com" w:date="2025-06-13T10:50:00Z">
              <w:tcPr>
                <w:tcW w:w="1356" w:type="dxa"/>
                <w:vMerge/>
              </w:tcPr>
            </w:tcPrChange>
          </w:tcPr>
          <w:p w14:paraId="1470424F" w14:textId="77777777" w:rsidR="00F710A6" w:rsidRDefault="00F710A6" w:rsidP="00FA2277"/>
        </w:tc>
        <w:tc>
          <w:tcPr>
            <w:tcW w:w="1335" w:type="dxa"/>
            <w:vMerge/>
            <w:tcPrChange w:id="1649" w:author="davidlgreene49@gmail.com" w:date="2025-06-13T10:50:00Z">
              <w:tcPr>
                <w:tcW w:w="1335" w:type="dxa"/>
                <w:vMerge/>
              </w:tcPr>
            </w:tcPrChange>
          </w:tcPr>
          <w:p w14:paraId="31AC94A9" w14:textId="77777777" w:rsidR="00F710A6" w:rsidRDefault="00F710A6" w:rsidP="00FA2277"/>
        </w:tc>
        <w:tc>
          <w:tcPr>
            <w:tcW w:w="1336" w:type="dxa"/>
            <w:shd w:val="clear" w:color="auto" w:fill="D9D9D9" w:themeFill="background1" w:themeFillShade="D9"/>
            <w:tcPrChange w:id="1650" w:author="davidlgreene49@gmail.com" w:date="2025-06-13T10:50:00Z">
              <w:tcPr>
                <w:tcW w:w="1336" w:type="dxa"/>
                <w:shd w:val="clear" w:color="auto" w:fill="D9D9D9" w:themeFill="background1" w:themeFillShade="D9"/>
              </w:tcPr>
            </w:tcPrChange>
          </w:tcPr>
          <w:p w14:paraId="44CFE791" w14:textId="77777777" w:rsidR="00F710A6" w:rsidRDefault="00F710A6" w:rsidP="00FA2277">
            <w:pPr>
              <w:jc w:val="center"/>
            </w:pPr>
            <w:r>
              <w:t>-Year FE</w:t>
            </w:r>
          </w:p>
        </w:tc>
        <w:tc>
          <w:tcPr>
            <w:tcW w:w="1458" w:type="dxa"/>
            <w:shd w:val="clear" w:color="auto" w:fill="D9D9D9" w:themeFill="background1" w:themeFillShade="D9"/>
            <w:tcPrChange w:id="1651" w:author="davidlgreene49@gmail.com" w:date="2025-06-13T10:50:00Z">
              <w:tcPr>
                <w:tcW w:w="1336" w:type="dxa"/>
                <w:shd w:val="clear" w:color="auto" w:fill="D9D9D9" w:themeFill="background1" w:themeFillShade="D9"/>
              </w:tcPr>
            </w:tcPrChange>
          </w:tcPr>
          <w:p w14:paraId="76F38D26" w14:textId="77777777" w:rsidR="00F710A6" w:rsidRDefault="00F710A6" w:rsidP="00FA2277">
            <w:pPr>
              <w:jc w:val="center"/>
            </w:pPr>
            <w:r>
              <w:t>-State FE</w:t>
            </w:r>
          </w:p>
        </w:tc>
        <w:tc>
          <w:tcPr>
            <w:tcW w:w="1350" w:type="dxa"/>
            <w:shd w:val="clear" w:color="auto" w:fill="D9D9D9" w:themeFill="background1" w:themeFillShade="D9"/>
            <w:tcPrChange w:id="1652" w:author="davidlgreene49@gmail.com" w:date="2025-06-13T10:50:00Z">
              <w:tcPr>
                <w:tcW w:w="1336" w:type="dxa"/>
                <w:shd w:val="clear" w:color="auto" w:fill="D9D9D9" w:themeFill="background1" w:themeFillShade="D9"/>
              </w:tcPr>
            </w:tcPrChange>
          </w:tcPr>
          <w:p w14:paraId="787AE516" w14:textId="77777777" w:rsidR="00F710A6" w:rsidRDefault="00F710A6" w:rsidP="00FA2277">
            <w:pPr>
              <w:jc w:val="center"/>
            </w:pPr>
            <w:r>
              <w:t>-Age FE</w:t>
            </w:r>
          </w:p>
        </w:tc>
        <w:tc>
          <w:tcPr>
            <w:tcW w:w="1350" w:type="dxa"/>
            <w:shd w:val="clear" w:color="auto" w:fill="D9D9D9" w:themeFill="background1" w:themeFillShade="D9"/>
            <w:tcPrChange w:id="1653" w:author="davidlgreene49@gmail.com" w:date="2025-06-13T10:50:00Z">
              <w:tcPr>
                <w:tcW w:w="1336" w:type="dxa"/>
                <w:shd w:val="clear" w:color="auto" w:fill="D9D9D9" w:themeFill="background1" w:themeFillShade="D9"/>
              </w:tcPr>
            </w:tcPrChange>
          </w:tcPr>
          <w:p w14:paraId="1DB3679E" w14:textId="77777777" w:rsidR="00F710A6" w:rsidRDefault="00F710A6" w:rsidP="00FA2277">
            <w:pPr>
              <w:jc w:val="center"/>
            </w:pPr>
            <w:r>
              <w:t>-COVID FE</w:t>
            </w:r>
          </w:p>
        </w:tc>
      </w:tr>
      <w:tr w:rsidR="00F710A6" w14:paraId="0B1EAF64" w14:textId="77777777" w:rsidTr="00F710A6">
        <w:trPr>
          <w:jc w:val="center"/>
          <w:trPrChange w:id="1654" w:author="davidlgreene49@gmail.com" w:date="2025-06-13T10:50:00Z">
            <w:trPr>
              <w:gridAfter w:val="0"/>
              <w:jc w:val="center"/>
            </w:trPr>
          </w:trPrChange>
        </w:trPr>
        <w:tc>
          <w:tcPr>
            <w:tcW w:w="1356" w:type="dxa"/>
            <w:tcPrChange w:id="1655" w:author="davidlgreene49@gmail.com" w:date="2025-06-13T10:50:00Z">
              <w:tcPr>
                <w:tcW w:w="1356" w:type="dxa"/>
              </w:tcPr>
            </w:tcPrChange>
          </w:tcPr>
          <w:p w14:paraId="7E49827D" w14:textId="77777777" w:rsidR="00F710A6" w:rsidRDefault="00F710A6" w:rsidP="00FA2277">
            <w:r>
              <w:t>Age</w:t>
            </w:r>
          </w:p>
        </w:tc>
        <w:tc>
          <w:tcPr>
            <w:tcW w:w="1335" w:type="dxa"/>
            <w:tcPrChange w:id="1656" w:author="davidlgreene49@gmail.com" w:date="2025-06-13T10:50:00Z">
              <w:tcPr>
                <w:tcW w:w="1335" w:type="dxa"/>
              </w:tcPr>
            </w:tcPrChange>
          </w:tcPr>
          <w:p w14:paraId="651FED12" w14:textId="77777777" w:rsidR="00F710A6" w:rsidRDefault="00F710A6" w:rsidP="00FA2277">
            <w:pPr>
              <w:jc w:val="center"/>
            </w:pPr>
            <w:r>
              <w:t>X</w:t>
            </w:r>
          </w:p>
        </w:tc>
        <w:tc>
          <w:tcPr>
            <w:tcW w:w="1336" w:type="dxa"/>
            <w:tcPrChange w:id="1657" w:author="davidlgreene49@gmail.com" w:date="2025-06-13T10:50:00Z">
              <w:tcPr>
                <w:tcW w:w="1336" w:type="dxa"/>
              </w:tcPr>
            </w:tcPrChange>
          </w:tcPr>
          <w:p w14:paraId="14D6A887" w14:textId="77777777" w:rsidR="00F710A6" w:rsidRDefault="00F710A6" w:rsidP="00FA2277">
            <w:pPr>
              <w:jc w:val="center"/>
            </w:pPr>
            <w:r>
              <w:t>X</w:t>
            </w:r>
          </w:p>
        </w:tc>
        <w:tc>
          <w:tcPr>
            <w:tcW w:w="1458" w:type="dxa"/>
            <w:tcPrChange w:id="1658" w:author="davidlgreene49@gmail.com" w:date="2025-06-13T10:50:00Z">
              <w:tcPr>
                <w:tcW w:w="1336" w:type="dxa"/>
              </w:tcPr>
            </w:tcPrChange>
          </w:tcPr>
          <w:p w14:paraId="0A0C067B" w14:textId="77777777" w:rsidR="00F710A6" w:rsidRDefault="00F710A6" w:rsidP="00FA2277">
            <w:pPr>
              <w:jc w:val="center"/>
            </w:pPr>
            <w:r>
              <w:t>X</w:t>
            </w:r>
          </w:p>
        </w:tc>
        <w:tc>
          <w:tcPr>
            <w:tcW w:w="1350" w:type="dxa"/>
            <w:tcPrChange w:id="1659" w:author="davidlgreene49@gmail.com" w:date="2025-06-13T10:50:00Z">
              <w:tcPr>
                <w:tcW w:w="1336" w:type="dxa"/>
              </w:tcPr>
            </w:tcPrChange>
          </w:tcPr>
          <w:p w14:paraId="0A616272" w14:textId="77777777" w:rsidR="00F710A6" w:rsidRDefault="00F710A6" w:rsidP="00FA2277">
            <w:pPr>
              <w:jc w:val="center"/>
            </w:pPr>
          </w:p>
        </w:tc>
        <w:tc>
          <w:tcPr>
            <w:tcW w:w="1350" w:type="dxa"/>
            <w:tcPrChange w:id="1660" w:author="davidlgreene49@gmail.com" w:date="2025-06-13T10:50:00Z">
              <w:tcPr>
                <w:tcW w:w="1336" w:type="dxa"/>
              </w:tcPr>
            </w:tcPrChange>
          </w:tcPr>
          <w:p w14:paraId="550A6703" w14:textId="77777777" w:rsidR="00F710A6" w:rsidRDefault="00F710A6" w:rsidP="00FA2277">
            <w:pPr>
              <w:jc w:val="center"/>
            </w:pPr>
            <w:r>
              <w:t>X</w:t>
            </w:r>
          </w:p>
        </w:tc>
      </w:tr>
      <w:tr w:rsidR="00F710A6" w14:paraId="663CB4C5" w14:textId="77777777" w:rsidTr="00F710A6">
        <w:trPr>
          <w:jc w:val="center"/>
          <w:trPrChange w:id="1661" w:author="davidlgreene49@gmail.com" w:date="2025-06-13T10:50:00Z">
            <w:trPr>
              <w:gridAfter w:val="0"/>
              <w:jc w:val="center"/>
            </w:trPr>
          </w:trPrChange>
        </w:trPr>
        <w:tc>
          <w:tcPr>
            <w:tcW w:w="1356" w:type="dxa"/>
            <w:tcPrChange w:id="1662" w:author="davidlgreene49@gmail.com" w:date="2025-06-13T10:50:00Z">
              <w:tcPr>
                <w:tcW w:w="1356" w:type="dxa"/>
              </w:tcPr>
            </w:tcPrChange>
          </w:tcPr>
          <w:p w14:paraId="333B45E1" w14:textId="77777777" w:rsidR="00F710A6" w:rsidRDefault="00F710A6" w:rsidP="00FA2277">
            <w:r>
              <w:t>State</w:t>
            </w:r>
          </w:p>
        </w:tc>
        <w:tc>
          <w:tcPr>
            <w:tcW w:w="1335" w:type="dxa"/>
            <w:tcPrChange w:id="1663" w:author="davidlgreene49@gmail.com" w:date="2025-06-13T10:50:00Z">
              <w:tcPr>
                <w:tcW w:w="1335" w:type="dxa"/>
              </w:tcPr>
            </w:tcPrChange>
          </w:tcPr>
          <w:p w14:paraId="03F48536" w14:textId="77777777" w:rsidR="00F710A6" w:rsidRDefault="00F710A6" w:rsidP="00FA2277">
            <w:pPr>
              <w:jc w:val="center"/>
            </w:pPr>
            <w:r>
              <w:t>X</w:t>
            </w:r>
          </w:p>
        </w:tc>
        <w:tc>
          <w:tcPr>
            <w:tcW w:w="1336" w:type="dxa"/>
            <w:tcPrChange w:id="1664" w:author="davidlgreene49@gmail.com" w:date="2025-06-13T10:50:00Z">
              <w:tcPr>
                <w:tcW w:w="1336" w:type="dxa"/>
              </w:tcPr>
            </w:tcPrChange>
          </w:tcPr>
          <w:p w14:paraId="56A70C22" w14:textId="77777777" w:rsidR="00F710A6" w:rsidRDefault="00F710A6" w:rsidP="00FA2277">
            <w:pPr>
              <w:jc w:val="center"/>
            </w:pPr>
            <w:r>
              <w:t>X</w:t>
            </w:r>
          </w:p>
        </w:tc>
        <w:tc>
          <w:tcPr>
            <w:tcW w:w="1458" w:type="dxa"/>
            <w:tcPrChange w:id="1665" w:author="davidlgreene49@gmail.com" w:date="2025-06-13T10:50:00Z">
              <w:tcPr>
                <w:tcW w:w="1336" w:type="dxa"/>
              </w:tcPr>
            </w:tcPrChange>
          </w:tcPr>
          <w:p w14:paraId="618951EF" w14:textId="77777777" w:rsidR="00F710A6" w:rsidRDefault="00F710A6" w:rsidP="00FA2277">
            <w:pPr>
              <w:jc w:val="center"/>
            </w:pPr>
          </w:p>
        </w:tc>
        <w:tc>
          <w:tcPr>
            <w:tcW w:w="1350" w:type="dxa"/>
            <w:tcPrChange w:id="1666" w:author="davidlgreene49@gmail.com" w:date="2025-06-13T10:50:00Z">
              <w:tcPr>
                <w:tcW w:w="1336" w:type="dxa"/>
              </w:tcPr>
            </w:tcPrChange>
          </w:tcPr>
          <w:p w14:paraId="6C193901" w14:textId="77777777" w:rsidR="00F710A6" w:rsidRDefault="00F710A6" w:rsidP="00FA2277">
            <w:pPr>
              <w:jc w:val="center"/>
            </w:pPr>
            <w:r>
              <w:t>X</w:t>
            </w:r>
          </w:p>
        </w:tc>
        <w:tc>
          <w:tcPr>
            <w:tcW w:w="1350" w:type="dxa"/>
            <w:tcPrChange w:id="1667" w:author="davidlgreene49@gmail.com" w:date="2025-06-13T10:50:00Z">
              <w:tcPr>
                <w:tcW w:w="1336" w:type="dxa"/>
              </w:tcPr>
            </w:tcPrChange>
          </w:tcPr>
          <w:p w14:paraId="1EACCCE2" w14:textId="77777777" w:rsidR="00F710A6" w:rsidRDefault="00F710A6" w:rsidP="00FA2277">
            <w:pPr>
              <w:jc w:val="center"/>
            </w:pPr>
            <w:r>
              <w:t>X</w:t>
            </w:r>
          </w:p>
        </w:tc>
      </w:tr>
      <w:tr w:rsidR="00F710A6" w14:paraId="08A2590F" w14:textId="77777777" w:rsidTr="00F710A6">
        <w:trPr>
          <w:jc w:val="center"/>
          <w:trPrChange w:id="1668" w:author="davidlgreene49@gmail.com" w:date="2025-06-13T10:50:00Z">
            <w:trPr>
              <w:gridAfter w:val="0"/>
              <w:jc w:val="center"/>
            </w:trPr>
          </w:trPrChange>
        </w:trPr>
        <w:tc>
          <w:tcPr>
            <w:tcW w:w="1356" w:type="dxa"/>
            <w:tcPrChange w:id="1669" w:author="davidlgreene49@gmail.com" w:date="2025-06-13T10:50:00Z">
              <w:tcPr>
                <w:tcW w:w="1356" w:type="dxa"/>
              </w:tcPr>
            </w:tcPrChange>
          </w:tcPr>
          <w:p w14:paraId="41EFCC06" w14:textId="77777777" w:rsidR="00F710A6" w:rsidRDefault="00F710A6" w:rsidP="00FA2277">
            <w:r>
              <w:t>Year</w:t>
            </w:r>
          </w:p>
        </w:tc>
        <w:tc>
          <w:tcPr>
            <w:tcW w:w="1335" w:type="dxa"/>
            <w:tcPrChange w:id="1670" w:author="davidlgreene49@gmail.com" w:date="2025-06-13T10:50:00Z">
              <w:tcPr>
                <w:tcW w:w="1335" w:type="dxa"/>
              </w:tcPr>
            </w:tcPrChange>
          </w:tcPr>
          <w:p w14:paraId="2772CF95" w14:textId="77777777" w:rsidR="00F710A6" w:rsidRDefault="00F710A6" w:rsidP="00FA2277">
            <w:pPr>
              <w:jc w:val="center"/>
            </w:pPr>
            <w:r>
              <w:t>X</w:t>
            </w:r>
          </w:p>
        </w:tc>
        <w:tc>
          <w:tcPr>
            <w:tcW w:w="1336" w:type="dxa"/>
            <w:tcPrChange w:id="1671" w:author="davidlgreene49@gmail.com" w:date="2025-06-13T10:50:00Z">
              <w:tcPr>
                <w:tcW w:w="1336" w:type="dxa"/>
              </w:tcPr>
            </w:tcPrChange>
          </w:tcPr>
          <w:p w14:paraId="7A9252F4" w14:textId="77777777" w:rsidR="00F710A6" w:rsidRDefault="00F710A6" w:rsidP="00FA2277">
            <w:pPr>
              <w:jc w:val="center"/>
            </w:pPr>
          </w:p>
        </w:tc>
        <w:tc>
          <w:tcPr>
            <w:tcW w:w="1458" w:type="dxa"/>
            <w:tcPrChange w:id="1672" w:author="davidlgreene49@gmail.com" w:date="2025-06-13T10:50:00Z">
              <w:tcPr>
                <w:tcW w:w="1336" w:type="dxa"/>
              </w:tcPr>
            </w:tcPrChange>
          </w:tcPr>
          <w:p w14:paraId="5A8553F3" w14:textId="77777777" w:rsidR="00F710A6" w:rsidRDefault="00F710A6" w:rsidP="00FA2277">
            <w:pPr>
              <w:jc w:val="center"/>
            </w:pPr>
            <w:r>
              <w:t>X</w:t>
            </w:r>
          </w:p>
        </w:tc>
        <w:tc>
          <w:tcPr>
            <w:tcW w:w="1350" w:type="dxa"/>
            <w:tcPrChange w:id="1673" w:author="davidlgreene49@gmail.com" w:date="2025-06-13T10:50:00Z">
              <w:tcPr>
                <w:tcW w:w="1336" w:type="dxa"/>
              </w:tcPr>
            </w:tcPrChange>
          </w:tcPr>
          <w:p w14:paraId="47F26E1D" w14:textId="77777777" w:rsidR="00F710A6" w:rsidRDefault="00F710A6" w:rsidP="00FA2277">
            <w:pPr>
              <w:jc w:val="center"/>
            </w:pPr>
            <w:r>
              <w:t>X</w:t>
            </w:r>
          </w:p>
        </w:tc>
        <w:tc>
          <w:tcPr>
            <w:tcW w:w="1350" w:type="dxa"/>
            <w:tcPrChange w:id="1674" w:author="davidlgreene49@gmail.com" w:date="2025-06-13T10:50:00Z">
              <w:tcPr>
                <w:tcW w:w="1336" w:type="dxa"/>
              </w:tcPr>
            </w:tcPrChange>
          </w:tcPr>
          <w:p w14:paraId="3A772A66" w14:textId="77777777" w:rsidR="00F710A6" w:rsidRDefault="00F710A6" w:rsidP="00FA2277">
            <w:pPr>
              <w:jc w:val="center"/>
            </w:pPr>
            <w:r>
              <w:t>X</w:t>
            </w:r>
          </w:p>
        </w:tc>
      </w:tr>
      <w:tr w:rsidR="00F710A6" w14:paraId="78386556" w14:textId="77777777" w:rsidTr="00F710A6">
        <w:trPr>
          <w:jc w:val="center"/>
          <w:trPrChange w:id="1675" w:author="davidlgreene49@gmail.com" w:date="2025-06-13T10:50:00Z">
            <w:trPr>
              <w:gridAfter w:val="0"/>
              <w:jc w:val="center"/>
            </w:trPr>
          </w:trPrChange>
        </w:trPr>
        <w:tc>
          <w:tcPr>
            <w:tcW w:w="1356" w:type="dxa"/>
            <w:tcBorders>
              <w:bottom w:val="single" w:sz="4" w:space="0" w:color="auto"/>
            </w:tcBorders>
            <w:tcPrChange w:id="1676" w:author="davidlgreene49@gmail.com" w:date="2025-06-13T10:50:00Z">
              <w:tcPr>
                <w:tcW w:w="1356" w:type="dxa"/>
                <w:tcBorders>
                  <w:bottom w:val="single" w:sz="4" w:space="0" w:color="auto"/>
                </w:tcBorders>
              </w:tcPr>
            </w:tcPrChange>
          </w:tcPr>
          <w:p w14:paraId="573F4B4C" w14:textId="77777777" w:rsidR="00F710A6" w:rsidRDefault="00F710A6" w:rsidP="00FA2277">
            <w:r>
              <w:lastRenderedPageBreak/>
              <w:t>COVID</w:t>
            </w:r>
          </w:p>
        </w:tc>
        <w:tc>
          <w:tcPr>
            <w:tcW w:w="1335" w:type="dxa"/>
            <w:tcBorders>
              <w:bottom w:val="single" w:sz="4" w:space="0" w:color="auto"/>
            </w:tcBorders>
            <w:tcPrChange w:id="1677" w:author="davidlgreene49@gmail.com" w:date="2025-06-13T10:50:00Z">
              <w:tcPr>
                <w:tcW w:w="1335" w:type="dxa"/>
                <w:tcBorders>
                  <w:bottom w:val="single" w:sz="4" w:space="0" w:color="auto"/>
                </w:tcBorders>
              </w:tcPr>
            </w:tcPrChange>
          </w:tcPr>
          <w:p w14:paraId="32387AF3" w14:textId="77777777" w:rsidR="00F710A6" w:rsidRDefault="00F710A6" w:rsidP="00FA2277">
            <w:pPr>
              <w:jc w:val="center"/>
            </w:pPr>
            <w:r>
              <w:t>X</w:t>
            </w:r>
          </w:p>
        </w:tc>
        <w:tc>
          <w:tcPr>
            <w:tcW w:w="1336" w:type="dxa"/>
            <w:tcBorders>
              <w:bottom w:val="single" w:sz="4" w:space="0" w:color="auto"/>
            </w:tcBorders>
            <w:tcPrChange w:id="1678" w:author="davidlgreene49@gmail.com" w:date="2025-06-13T10:50:00Z">
              <w:tcPr>
                <w:tcW w:w="1336" w:type="dxa"/>
                <w:tcBorders>
                  <w:bottom w:val="single" w:sz="4" w:space="0" w:color="auto"/>
                </w:tcBorders>
              </w:tcPr>
            </w:tcPrChange>
          </w:tcPr>
          <w:p w14:paraId="3BD19C09" w14:textId="77777777" w:rsidR="00F710A6" w:rsidRDefault="00F710A6" w:rsidP="00FA2277">
            <w:pPr>
              <w:jc w:val="center"/>
            </w:pPr>
            <w:r>
              <w:t>X</w:t>
            </w:r>
          </w:p>
        </w:tc>
        <w:tc>
          <w:tcPr>
            <w:tcW w:w="1458" w:type="dxa"/>
            <w:tcBorders>
              <w:bottom w:val="single" w:sz="4" w:space="0" w:color="auto"/>
            </w:tcBorders>
            <w:tcPrChange w:id="1679" w:author="davidlgreene49@gmail.com" w:date="2025-06-13T10:50:00Z">
              <w:tcPr>
                <w:tcW w:w="1336" w:type="dxa"/>
                <w:tcBorders>
                  <w:bottom w:val="single" w:sz="4" w:space="0" w:color="auto"/>
                </w:tcBorders>
              </w:tcPr>
            </w:tcPrChange>
          </w:tcPr>
          <w:p w14:paraId="735BE45A" w14:textId="77777777" w:rsidR="00F710A6" w:rsidRDefault="00F710A6" w:rsidP="00FA2277">
            <w:pPr>
              <w:jc w:val="center"/>
            </w:pPr>
            <w:r>
              <w:t>X</w:t>
            </w:r>
          </w:p>
        </w:tc>
        <w:tc>
          <w:tcPr>
            <w:tcW w:w="1350" w:type="dxa"/>
            <w:tcBorders>
              <w:bottom w:val="single" w:sz="4" w:space="0" w:color="auto"/>
            </w:tcBorders>
            <w:tcPrChange w:id="1680" w:author="davidlgreene49@gmail.com" w:date="2025-06-13T10:50:00Z">
              <w:tcPr>
                <w:tcW w:w="1336" w:type="dxa"/>
                <w:tcBorders>
                  <w:bottom w:val="single" w:sz="4" w:space="0" w:color="auto"/>
                </w:tcBorders>
              </w:tcPr>
            </w:tcPrChange>
          </w:tcPr>
          <w:p w14:paraId="27543DCB" w14:textId="77777777" w:rsidR="00F710A6" w:rsidRDefault="00F710A6" w:rsidP="00FA2277">
            <w:pPr>
              <w:jc w:val="center"/>
            </w:pPr>
            <w:r>
              <w:t>X</w:t>
            </w:r>
          </w:p>
        </w:tc>
        <w:tc>
          <w:tcPr>
            <w:tcW w:w="1350" w:type="dxa"/>
            <w:tcBorders>
              <w:bottom w:val="single" w:sz="4" w:space="0" w:color="auto"/>
            </w:tcBorders>
            <w:tcPrChange w:id="1681" w:author="davidlgreene49@gmail.com" w:date="2025-06-13T10:50:00Z">
              <w:tcPr>
                <w:tcW w:w="1336" w:type="dxa"/>
                <w:tcBorders>
                  <w:bottom w:val="single" w:sz="4" w:space="0" w:color="auto"/>
                </w:tcBorders>
              </w:tcPr>
            </w:tcPrChange>
          </w:tcPr>
          <w:p w14:paraId="65D35A34" w14:textId="77777777" w:rsidR="00F710A6" w:rsidRDefault="00F710A6" w:rsidP="00FA2277">
            <w:pPr>
              <w:jc w:val="center"/>
            </w:pPr>
          </w:p>
        </w:tc>
      </w:tr>
      <w:tr w:rsidR="00F710A6" w:rsidRPr="002B73C3" w14:paraId="2E405D74" w14:textId="77777777" w:rsidTr="00F710A6">
        <w:trPr>
          <w:jc w:val="center"/>
          <w:trPrChange w:id="1682" w:author="davidlgreene49@gmail.com" w:date="2025-06-13T10:50:00Z">
            <w:trPr>
              <w:gridAfter w:val="0"/>
              <w:jc w:val="center"/>
            </w:trPr>
          </w:trPrChange>
        </w:trPr>
        <w:tc>
          <w:tcPr>
            <w:tcW w:w="8185" w:type="dxa"/>
            <w:gridSpan w:val="6"/>
            <w:shd w:val="clear" w:color="auto" w:fill="D9D9D9" w:themeFill="background1" w:themeFillShade="D9"/>
            <w:tcPrChange w:id="1683" w:author="davidlgreene49@gmail.com" w:date="2025-06-13T10:50:00Z">
              <w:tcPr>
                <w:tcW w:w="8035" w:type="dxa"/>
                <w:gridSpan w:val="6"/>
                <w:shd w:val="clear" w:color="auto" w:fill="D9D9D9" w:themeFill="background1" w:themeFillShade="D9"/>
              </w:tcPr>
            </w:tcPrChange>
          </w:tcPr>
          <w:p w14:paraId="26949C64" w14:textId="77777777" w:rsidR="00F710A6" w:rsidRPr="00B96D9F" w:rsidRDefault="00F710A6" w:rsidP="00FA2277">
            <w:pPr>
              <w:jc w:val="center"/>
              <w:rPr>
                <w:b/>
                <w:bCs/>
              </w:rPr>
            </w:pPr>
            <w:r w:rsidRPr="00B96D9F">
              <w:rPr>
                <w:b/>
                <w:bCs/>
              </w:rPr>
              <w:t>Passenger Cars</w:t>
            </w:r>
          </w:p>
        </w:tc>
      </w:tr>
      <w:tr w:rsidR="00F710A6" w14:paraId="6085FAFB" w14:textId="77777777" w:rsidTr="00F710A6">
        <w:trPr>
          <w:jc w:val="center"/>
          <w:trPrChange w:id="1684" w:author="davidlgreene49@gmail.com" w:date="2025-06-13T10:50:00Z">
            <w:trPr>
              <w:gridAfter w:val="0"/>
              <w:jc w:val="center"/>
            </w:trPr>
          </w:trPrChange>
        </w:trPr>
        <w:tc>
          <w:tcPr>
            <w:tcW w:w="1356" w:type="dxa"/>
            <w:tcPrChange w:id="1685" w:author="davidlgreene49@gmail.com" w:date="2025-06-13T10:50:00Z">
              <w:tcPr>
                <w:tcW w:w="1356" w:type="dxa"/>
              </w:tcPr>
            </w:tcPrChange>
          </w:tcPr>
          <w:p w14:paraId="764DFCA9" w14:textId="77777777" w:rsidR="00F710A6" w:rsidRDefault="00F710A6" w:rsidP="00FA2277">
            <w:r>
              <w:t>Employment</w:t>
            </w:r>
          </w:p>
        </w:tc>
        <w:tc>
          <w:tcPr>
            <w:tcW w:w="1335" w:type="dxa"/>
            <w:tcPrChange w:id="1686" w:author="davidlgreene49@gmail.com" w:date="2025-06-13T10:50:00Z">
              <w:tcPr>
                <w:tcW w:w="1335" w:type="dxa"/>
              </w:tcPr>
            </w:tcPrChange>
          </w:tcPr>
          <w:p w14:paraId="28E2D136" w14:textId="77777777" w:rsidR="00F710A6" w:rsidRDefault="00F710A6" w:rsidP="00FA2277">
            <w:r>
              <w:t>0.3807***</w:t>
            </w:r>
          </w:p>
        </w:tc>
        <w:tc>
          <w:tcPr>
            <w:tcW w:w="1336" w:type="dxa"/>
            <w:tcPrChange w:id="1687" w:author="davidlgreene49@gmail.com" w:date="2025-06-13T10:50:00Z">
              <w:tcPr>
                <w:tcW w:w="1336" w:type="dxa"/>
              </w:tcPr>
            </w:tcPrChange>
          </w:tcPr>
          <w:p w14:paraId="2080DB29" w14:textId="77777777" w:rsidR="00F710A6" w:rsidRDefault="00F710A6" w:rsidP="00FA2277">
            <w:r>
              <w:t>-0.1619***</w:t>
            </w:r>
          </w:p>
        </w:tc>
        <w:tc>
          <w:tcPr>
            <w:tcW w:w="1458" w:type="dxa"/>
            <w:tcPrChange w:id="1688" w:author="davidlgreene49@gmail.com" w:date="2025-06-13T10:50:00Z">
              <w:tcPr>
                <w:tcW w:w="1336" w:type="dxa"/>
              </w:tcPr>
            </w:tcPrChange>
          </w:tcPr>
          <w:p w14:paraId="0A6485DF" w14:textId="77777777" w:rsidR="00F710A6" w:rsidRDefault="00F710A6" w:rsidP="00FA2277">
            <w:r>
              <w:t>0.5881***</w:t>
            </w:r>
          </w:p>
        </w:tc>
        <w:tc>
          <w:tcPr>
            <w:tcW w:w="1350" w:type="dxa"/>
            <w:tcPrChange w:id="1689" w:author="davidlgreene49@gmail.com" w:date="2025-06-13T10:50:00Z">
              <w:tcPr>
                <w:tcW w:w="1336" w:type="dxa"/>
              </w:tcPr>
            </w:tcPrChange>
          </w:tcPr>
          <w:p w14:paraId="4D70648C" w14:textId="77777777" w:rsidR="00F710A6" w:rsidRDefault="00F710A6" w:rsidP="00FA2277">
            <w:r>
              <w:t>0.9470***</w:t>
            </w:r>
          </w:p>
        </w:tc>
        <w:tc>
          <w:tcPr>
            <w:tcW w:w="1350" w:type="dxa"/>
            <w:tcPrChange w:id="1690" w:author="davidlgreene49@gmail.com" w:date="2025-06-13T10:50:00Z">
              <w:tcPr>
                <w:tcW w:w="1336" w:type="dxa"/>
              </w:tcPr>
            </w:tcPrChange>
          </w:tcPr>
          <w:p w14:paraId="6BCE32F6" w14:textId="77777777" w:rsidR="00F710A6" w:rsidRDefault="00F710A6" w:rsidP="00FA2277">
            <w:r>
              <w:t>0.9798***</w:t>
            </w:r>
          </w:p>
        </w:tc>
      </w:tr>
      <w:tr w:rsidR="00F710A6" w14:paraId="0512FF55" w14:textId="77777777" w:rsidTr="00F710A6">
        <w:trPr>
          <w:jc w:val="center"/>
          <w:trPrChange w:id="1691" w:author="davidlgreene49@gmail.com" w:date="2025-06-13T10:50:00Z">
            <w:trPr>
              <w:gridAfter w:val="0"/>
              <w:jc w:val="center"/>
            </w:trPr>
          </w:trPrChange>
        </w:trPr>
        <w:tc>
          <w:tcPr>
            <w:tcW w:w="1356" w:type="dxa"/>
            <w:tcPrChange w:id="1692" w:author="davidlgreene49@gmail.com" w:date="2025-06-13T10:50:00Z">
              <w:tcPr>
                <w:tcW w:w="1356" w:type="dxa"/>
              </w:tcPr>
            </w:tcPrChange>
          </w:tcPr>
          <w:p w14:paraId="0EFA5384" w14:textId="77777777" w:rsidR="00F710A6" w:rsidRDefault="00F710A6" w:rsidP="00FA2277">
            <w:r>
              <w:t>Pop &gt; 16</w:t>
            </w:r>
          </w:p>
        </w:tc>
        <w:tc>
          <w:tcPr>
            <w:tcW w:w="1335" w:type="dxa"/>
            <w:tcPrChange w:id="1693" w:author="davidlgreene49@gmail.com" w:date="2025-06-13T10:50:00Z">
              <w:tcPr>
                <w:tcW w:w="1335" w:type="dxa"/>
              </w:tcPr>
            </w:tcPrChange>
          </w:tcPr>
          <w:p w14:paraId="3462AABF" w14:textId="77777777" w:rsidR="00F710A6" w:rsidRDefault="00F710A6" w:rsidP="00FA2277">
            <w:r>
              <w:t>0.0123***</w:t>
            </w:r>
          </w:p>
        </w:tc>
        <w:tc>
          <w:tcPr>
            <w:tcW w:w="1336" w:type="dxa"/>
            <w:tcPrChange w:id="1694" w:author="davidlgreene49@gmail.com" w:date="2025-06-13T10:50:00Z">
              <w:tcPr>
                <w:tcW w:w="1336" w:type="dxa"/>
              </w:tcPr>
            </w:tcPrChange>
          </w:tcPr>
          <w:p w14:paraId="483D3947" w14:textId="77777777" w:rsidR="00F710A6" w:rsidRDefault="00F710A6" w:rsidP="00FA2277">
            <w:r>
              <w:t>0.0071*</w:t>
            </w:r>
          </w:p>
        </w:tc>
        <w:tc>
          <w:tcPr>
            <w:tcW w:w="1458" w:type="dxa"/>
            <w:tcPrChange w:id="1695" w:author="davidlgreene49@gmail.com" w:date="2025-06-13T10:50:00Z">
              <w:tcPr>
                <w:tcW w:w="1336" w:type="dxa"/>
              </w:tcPr>
            </w:tcPrChange>
          </w:tcPr>
          <w:p w14:paraId="6FCB351A" w14:textId="77777777" w:rsidR="00F710A6" w:rsidRDefault="00F710A6" w:rsidP="00FA2277">
            <w:r>
              <w:t>0.0180***</w:t>
            </w:r>
          </w:p>
        </w:tc>
        <w:tc>
          <w:tcPr>
            <w:tcW w:w="1350" w:type="dxa"/>
            <w:tcPrChange w:id="1696" w:author="davidlgreene49@gmail.com" w:date="2025-06-13T10:50:00Z">
              <w:tcPr>
                <w:tcW w:w="1336" w:type="dxa"/>
              </w:tcPr>
            </w:tcPrChange>
          </w:tcPr>
          <w:p w14:paraId="61C11E41" w14:textId="77777777" w:rsidR="00F710A6" w:rsidRDefault="00F710A6" w:rsidP="00FA2277">
            <w:r>
              <w:t>0.0162***</w:t>
            </w:r>
          </w:p>
        </w:tc>
        <w:tc>
          <w:tcPr>
            <w:tcW w:w="1350" w:type="dxa"/>
            <w:tcPrChange w:id="1697" w:author="davidlgreene49@gmail.com" w:date="2025-06-13T10:50:00Z">
              <w:tcPr>
                <w:tcW w:w="1336" w:type="dxa"/>
              </w:tcPr>
            </w:tcPrChange>
          </w:tcPr>
          <w:p w14:paraId="48B28E89" w14:textId="77777777" w:rsidR="00F710A6" w:rsidRDefault="00F710A6" w:rsidP="00FA2277">
            <w:r>
              <w:t>0.0153***</w:t>
            </w:r>
          </w:p>
        </w:tc>
      </w:tr>
      <w:tr w:rsidR="00F710A6" w14:paraId="0DCBCE40" w14:textId="77777777" w:rsidTr="00F710A6">
        <w:trPr>
          <w:jc w:val="center"/>
          <w:trPrChange w:id="1698" w:author="davidlgreene49@gmail.com" w:date="2025-06-13T10:50:00Z">
            <w:trPr>
              <w:gridAfter w:val="0"/>
              <w:jc w:val="center"/>
            </w:trPr>
          </w:trPrChange>
        </w:trPr>
        <w:tc>
          <w:tcPr>
            <w:tcW w:w="1356" w:type="dxa"/>
            <w:tcPrChange w:id="1699" w:author="davidlgreene49@gmail.com" w:date="2025-06-13T10:50:00Z">
              <w:tcPr>
                <w:tcW w:w="1356" w:type="dxa"/>
              </w:tcPr>
            </w:tcPrChange>
          </w:tcPr>
          <w:p w14:paraId="44DA0006" w14:textId="77777777" w:rsidR="00F710A6" w:rsidRPr="008D6A7E" w:rsidRDefault="00F710A6" w:rsidP="00FA2277">
            <w:pPr>
              <w:rPr>
                <w:i/>
                <w:iCs/>
              </w:rPr>
            </w:pPr>
            <w:r w:rsidRPr="008D6A7E">
              <w:rPr>
                <w:i/>
                <w:iCs/>
              </w:rPr>
              <w:t>Density</w:t>
            </w:r>
          </w:p>
        </w:tc>
        <w:tc>
          <w:tcPr>
            <w:tcW w:w="1335" w:type="dxa"/>
            <w:tcPrChange w:id="1700" w:author="davidlgreene49@gmail.com" w:date="2025-06-13T10:50:00Z">
              <w:tcPr>
                <w:tcW w:w="1335" w:type="dxa"/>
              </w:tcPr>
            </w:tcPrChange>
          </w:tcPr>
          <w:p w14:paraId="7A3FBD18" w14:textId="77777777" w:rsidR="00F710A6" w:rsidRPr="008D6A7E" w:rsidRDefault="00F710A6" w:rsidP="00FA2277">
            <w:pPr>
              <w:rPr>
                <w:i/>
                <w:iCs/>
              </w:rPr>
            </w:pPr>
            <w:r w:rsidRPr="008D6A7E">
              <w:rPr>
                <w:i/>
                <w:iCs/>
              </w:rPr>
              <w:t>0.00058***</w:t>
            </w:r>
          </w:p>
        </w:tc>
        <w:tc>
          <w:tcPr>
            <w:tcW w:w="1336" w:type="dxa"/>
            <w:tcPrChange w:id="1701" w:author="davidlgreene49@gmail.com" w:date="2025-06-13T10:50:00Z">
              <w:tcPr>
                <w:tcW w:w="1336" w:type="dxa"/>
              </w:tcPr>
            </w:tcPrChange>
          </w:tcPr>
          <w:p w14:paraId="7A463687" w14:textId="77777777" w:rsidR="00F710A6" w:rsidRPr="00772C96" w:rsidRDefault="00F710A6" w:rsidP="00FA2277">
            <w:pPr>
              <w:rPr>
                <w:i/>
                <w:iCs/>
              </w:rPr>
            </w:pPr>
            <w:r w:rsidRPr="00772C96">
              <w:rPr>
                <w:i/>
                <w:iCs/>
              </w:rPr>
              <w:t>0.00054***</w:t>
            </w:r>
          </w:p>
        </w:tc>
        <w:tc>
          <w:tcPr>
            <w:tcW w:w="1458" w:type="dxa"/>
            <w:tcPrChange w:id="1702" w:author="davidlgreene49@gmail.com" w:date="2025-06-13T10:50:00Z">
              <w:tcPr>
                <w:tcW w:w="1336" w:type="dxa"/>
              </w:tcPr>
            </w:tcPrChange>
          </w:tcPr>
          <w:p w14:paraId="72A6E023" w14:textId="77777777" w:rsidR="00F710A6" w:rsidRPr="0018088E" w:rsidRDefault="00F710A6" w:rsidP="00FA2277">
            <w:pPr>
              <w:rPr>
                <w:i/>
                <w:iCs/>
              </w:rPr>
            </w:pPr>
            <w:r w:rsidRPr="0018088E">
              <w:rPr>
                <w:i/>
                <w:iCs/>
              </w:rPr>
              <w:t>-0.000</w:t>
            </w:r>
            <w:r>
              <w:rPr>
                <w:i/>
                <w:iCs/>
              </w:rPr>
              <w:t>09</w:t>
            </w:r>
            <w:r w:rsidRPr="0018088E">
              <w:rPr>
                <w:i/>
                <w:iCs/>
              </w:rPr>
              <w:t>***</w:t>
            </w:r>
          </w:p>
        </w:tc>
        <w:tc>
          <w:tcPr>
            <w:tcW w:w="1350" w:type="dxa"/>
            <w:tcPrChange w:id="1703" w:author="davidlgreene49@gmail.com" w:date="2025-06-13T10:50:00Z">
              <w:tcPr>
                <w:tcW w:w="1336" w:type="dxa"/>
              </w:tcPr>
            </w:tcPrChange>
          </w:tcPr>
          <w:p w14:paraId="06F18BBD" w14:textId="77777777" w:rsidR="00F710A6" w:rsidRPr="0018088E" w:rsidRDefault="00F710A6" w:rsidP="00FA2277">
            <w:pPr>
              <w:rPr>
                <w:i/>
                <w:iCs/>
              </w:rPr>
            </w:pPr>
            <w:r w:rsidRPr="0018088E">
              <w:rPr>
                <w:i/>
                <w:iCs/>
              </w:rPr>
              <w:t>0.00273***</w:t>
            </w:r>
          </w:p>
        </w:tc>
        <w:tc>
          <w:tcPr>
            <w:tcW w:w="1350" w:type="dxa"/>
            <w:tcPrChange w:id="1704" w:author="davidlgreene49@gmail.com" w:date="2025-06-13T10:50:00Z">
              <w:tcPr>
                <w:tcW w:w="1336" w:type="dxa"/>
              </w:tcPr>
            </w:tcPrChange>
          </w:tcPr>
          <w:p w14:paraId="7B8A9039" w14:textId="77777777" w:rsidR="00F710A6" w:rsidRPr="00A32330" w:rsidRDefault="00F710A6" w:rsidP="00FA2277">
            <w:pPr>
              <w:rPr>
                <w:i/>
                <w:iCs/>
              </w:rPr>
            </w:pPr>
            <w:r w:rsidRPr="00A32330">
              <w:rPr>
                <w:i/>
                <w:iCs/>
              </w:rPr>
              <w:t>0.00062***</w:t>
            </w:r>
          </w:p>
        </w:tc>
      </w:tr>
      <w:tr w:rsidR="00F710A6" w14:paraId="128761D4" w14:textId="77777777" w:rsidTr="00F710A6">
        <w:trPr>
          <w:jc w:val="center"/>
          <w:trPrChange w:id="1705" w:author="davidlgreene49@gmail.com" w:date="2025-06-13T10:50:00Z">
            <w:trPr>
              <w:gridAfter w:val="0"/>
              <w:jc w:val="center"/>
            </w:trPr>
          </w:trPrChange>
        </w:trPr>
        <w:tc>
          <w:tcPr>
            <w:tcW w:w="1356" w:type="dxa"/>
            <w:tcPrChange w:id="1706" w:author="davidlgreene49@gmail.com" w:date="2025-06-13T10:50:00Z">
              <w:tcPr>
                <w:tcW w:w="1356" w:type="dxa"/>
              </w:tcPr>
            </w:tcPrChange>
          </w:tcPr>
          <w:p w14:paraId="5EB42452" w14:textId="77777777" w:rsidR="00F710A6" w:rsidRDefault="00F710A6" w:rsidP="00FA2277">
            <w:r>
              <w:t>TN2015</w:t>
            </w:r>
          </w:p>
        </w:tc>
        <w:tc>
          <w:tcPr>
            <w:tcW w:w="1335" w:type="dxa"/>
            <w:tcPrChange w:id="1707" w:author="davidlgreene49@gmail.com" w:date="2025-06-13T10:50:00Z">
              <w:tcPr>
                <w:tcW w:w="1335" w:type="dxa"/>
              </w:tcPr>
            </w:tcPrChange>
          </w:tcPr>
          <w:p w14:paraId="3FE24B09" w14:textId="77777777" w:rsidR="00F710A6" w:rsidRDefault="00F710A6" w:rsidP="00FA2277">
            <w:r>
              <w:t>0.3187***</w:t>
            </w:r>
          </w:p>
        </w:tc>
        <w:tc>
          <w:tcPr>
            <w:tcW w:w="1336" w:type="dxa"/>
            <w:tcPrChange w:id="1708" w:author="davidlgreene49@gmail.com" w:date="2025-06-13T10:50:00Z">
              <w:tcPr>
                <w:tcW w:w="1336" w:type="dxa"/>
              </w:tcPr>
            </w:tcPrChange>
          </w:tcPr>
          <w:p w14:paraId="67656BAA" w14:textId="77777777" w:rsidR="00F710A6" w:rsidRDefault="00F710A6" w:rsidP="00FA2277">
            <w:r>
              <w:t>0.3261***</w:t>
            </w:r>
          </w:p>
        </w:tc>
        <w:tc>
          <w:tcPr>
            <w:tcW w:w="1458" w:type="dxa"/>
            <w:tcPrChange w:id="1709" w:author="davidlgreene49@gmail.com" w:date="2025-06-13T10:50:00Z">
              <w:tcPr>
                <w:tcW w:w="1336" w:type="dxa"/>
              </w:tcPr>
            </w:tcPrChange>
          </w:tcPr>
          <w:p w14:paraId="38E038F7" w14:textId="77777777" w:rsidR="00F710A6" w:rsidRDefault="00F710A6" w:rsidP="00FA2277">
            <w:r>
              <w:t>0.3230***</w:t>
            </w:r>
          </w:p>
        </w:tc>
        <w:tc>
          <w:tcPr>
            <w:tcW w:w="1350" w:type="dxa"/>
            <w:tcPrChange w:id="1710" w:author="davidlgreene49@gmail.com" w:date="2025-06-13T10:50:00Z">
              <w:tcPr>
                <w:tcW w:w="1336" w:type="dxa"/>
              </w:tcPr>
            </w:tcPrChange>
          </w:tcPr>
          <w:p w14:paraId="0CF63E44" w14:textId="77777777" w:rsidR="00F710A6" w:rsidRDefault="00F710A6" w:rsidP="00FA2277">
            <w:r>
              <w:t>0.3199***</w:t>
            </w:r>
          </w:p>
        </w:tc>
        <w:tc>
          <w:tcPr>
            <w:tcW w:w="1350" w:type="dxa"/>
            <w:tcPrChange w:id="1711" w:author="davidlgreene49@gmail.com" w:date="2025-06-13T10:50:00Z">
              <w:tcPr>
                <w:tcW w:w="1336" w:type="dxa"/>
              </w:tcPr>
            </w:tcPrChange>
          </w:tcPr>
          <w:p w14:paraId="5DBF64B5" w14:textId="77777777" w:rsidR="00F710A6" w:rsidRDefault="00F710A6" w:rsidP="00FA2277">
            <w:r>
              <w:t>0.3192***</w:t>
            </w:r>
          </w:p>
        </w:tc>
      </w:tr>
      <w:tr w:rsidR="00F710A6" w14:paraId="66BA4572" w14:textId="77777777" w:rsidTr="00F710A6">
        <w:trPr>
          <w:trHeight w:val="70"/>
          <w:jc w:val="center"/>
          <w:trPrChange w:id="1712" w:author="davidlgreene49@gmail.com" w:date="2025-06-13T10:50:00Z">
            <w:trPr>
              <w:gridAfter w:val="0"/>
              <w:trHeight w:val="70"/>
              <w:jc w:val="center"/>
            </w:trPr>
          </w:trPrChange>
        </w:trPr>
        <w:tc>
          <w:tcPr>
            <w:tcW w:w="1356" w:type="dxa"/>
            <w:tcPrChange w:id="1713" w:author="davidlgreene49@gmail.com" w:date="2025-06-13T10:50:00Z">
              <w:tcPr>
                <w:tcW w:w="1356" w:type="dxa"/>
              </w:tcPr>
            </w:tcPrChange>
          </w:tcPr>
          <w:p w14:paraId="6EC0AEF8" w14:textId="77777777" w:rsidR="00F710A6" w:rsidRPr="00DE368B" w:rsidRDefault="00F710A6" w:rsidP="00FA2277">
            <w:pPr>
              <w:rPr>
                <w:vertAlign w:val="superscript"/>
              </w:rPr>
            </w:pPr>
            <w:r>
              <w:t>R</w:t>
            </w:r>
            <w:r>
              <w:rPr>
                <w:vertAlign w:val="superscript"/>
              </w:rPr>
              <w:t>2</w:t>
            </w:r>
          </w:p>
        </w:tc>
        <w:tc>
          <w:tcPr>
            <w:tcW w:w="1335" w:type="dxa"/>
            <w:tcPrChange w:id="1714" w:author="davidlgreene49@gmail.com" w:date="2025-06-13T10:50:00Z">
              <w:tcPr>
                <w:tcW w:w="1335" w:type="dxa"/>
              </w:tcPr>
            </w:tcPrChange>
          </w:tcPr>
          <w:p w14:paraId="71055FB2" w14:textId="77777777" w:rsidR="00F710A6" w:rsidRDefault="00F710A6" w:rsidP="00FA2277">
            <w:pPr>
              <w:jc w:val="center"/>
            </w:pPr>
            <w:r>
              <w:t>0.8240</w:t>
            </w:r>
          </w:p>
        </w:tc>
        <w:tc>
          <w:tcPr>
            <w:tcW w:w="1336" w:type="dxa"/>
            <w:tcPrChange w:id="1715" w:author="davidlgreene49@gmail.com" w:date="2025-06-13T10:50:00Z">
              <w:tcPr>
                <w:tcW w:w="1336" w:type="dxa"/>
              </w:tcPr>
            </w:tcPrChange>
          </w:tcPr>
          <w:p w14:paraId="76351663" w14:textId="77777777" w:rsidR="00F710A6" w:rsidRDefault="00F710A6" w:rsidP="00FA2277">
            <w:pPr>
              <w:jc w:val="center"/>
            </w:pPr>
            <w:r>
              <w:t>0.8152</w:t>
            </w:r>
          </w:p>
        </w:tc>
        <w:tc>
          <w:tcPr>
            <w:tcW w:w="1458" w:type="dxa"/>
            <w:tcPrChange w:id="1716" w:author="davidlgreene49@gmail.com" w:date="2025-06-13T10:50:00Z">
              <w:tcPr>
                <w:tcW w:w="1336" w:type="dxa"/>
              </w:tcPr>
            </w:tcPrChange>
          </w:tcPr>
          <w:p w14:paraId="6DA8D55D" w14:textId="77777777" w:rsidR="00F710A6" w:rsidRDefault="00F710A6" w:rsidP="00FA2277">
            <w:pPr>
              <w:jc w:val="center"/>
            </w:pPr>
            <w:r>
              <w:t>0.7937</w:t>
            </w:r>
          </w:p>
        </w:tc>
        <w:tc>
          <w:tcPr>
            <w:tcW w:w="1350" w:type="dxa"/>
            <w:tcPrChange w:id="1717" w:author="davidlgreene49@gmail.com" w:date="2025-06-13T10:50:00Z">
              <w:tcPr>
                <w:tcW w:w="1336" w:type="dxa"/>
              </w:tcPr>
            </w:tcPrChange>
          </w:tcPr>
          <w:p w14:paraId="010E454E" w14:textId="77777777" w:rsidR="00F710A6" w:rsidRDefault="00F710A6" w:rsidP="00FA2277">
            <w:pPr>
              <w:jc w:val="center"/>
            </w:pPr>
            <w:r>
              <w:t>0.5791</w:t>
            </w:r>
          </w:p>
        </w:tc>
        <w:tc>
          <w:tcPr>
            <w:tcW w:w="1350" w:type="dxa"/>
            <w:tcPrChange w:id="1718" w:author="davidlgreene49@gmail.com" w:date="2025-06-13T10:50:00Z">
              <w:tcPr>
                <w:tcW w:w="1336" w:type="dxa"/>
              </w:tcPr>
            </w:tcPrChange>
          </w:tcPr>
          <w:p w14:paraId="1B855FD6" w14:textId="77777777" w:rsidR="00F710A6" w:rsidRDefault="00F710A6" w:rsidP="00FA2277">
            <w:pPr>
              <w:jc w:val="center"/>
            </w:pPr>
            <w:r>
              <w:t>0.7567</w:t>
            </w:r>
          </w:p>
        </w:tc>
      </w:tr>
      <w:tr w:rsidR="00F710A6" w14:paraId="6F61BD01" w14:textId="77777777" w:rsidTr="00F710A6">
        <w:trPr>
          <w:jc w:val="center"/>
          <w:trPrChange w:id="1719" w:author="davidlgreene49@gmail.com" w:date="2025-06-13T10:50:00Z">
            <w:trPr>
              <w:gridAfter w:val="0"/>
              <w:jc w:val="center"/>
            </w:trPr>
          </w:trPrChange>
        </w:trPr>
        <w:tc>
          <w:tcPr>
            <w:tcW w:w="1356" w:type="dxa"/>
            <w:tcBorders>
              <w:bottom w:val="single" w:sz="4" w:space="0" w:color="auto"/>
            </w:tcBorders>
            <w:tcPrChange w:id="1720" w:author="davidlgreene49@gmail.com" w:date="2025-06-13T10:50:00Z">
              <w:tcPr>
                <w:tcW w:w="1356" w:type="dxa"/>
                <w:tcBorders>
                  <w:bottom w:val="single" w:sz="4" w:space="0" w:color="auto"/>
                </w:tcBorders>
              </w:tcPr>
            </w:tcPrChange>
          </w:tcPr>
          <w:p w14:paraId="13070E4E" w14:textId="77777777" w:rsidR="00F710A6" w:rsidRDefault="00F710A6" w:rsidP="00FA2277">
            <w:r>
              <w:t>RMSE</w:t>
            </w:r>
          </w:p>
        </w:tc>
        <w:tc>
          <w:tcPr>
            <w:tcW w:w="1335" w:type="dxa"/>
            <w:tcBorders>
              <w:bottom w:val="single" w:sz="4" w:space="0" w:color="auto"/>
            </w:tcBorders>
            <w:tcPrChange w:id="1721" w:author="davidlgreene49@gmail.com" w:date="2025-06-13T10:50:00Z">
              <w:tcPr>
                <w:tcW w:w="1335" w:type="dxa"/>
                <w:tcBorders>
                  <w:bottom w:val="single" w:sz="4" w:space="0" w:color="auto"/>
                </w:tcBorders>
              </w:tcPr>
            </w:tcPrChange>
          </w:tcPr>
          <w:p w14:paraId="10BC8714" w14:textId="77777777" w:rsidR="00F710A6" w:rsidRDefault="00F710A6" w:rsidP="00FA2277">
            <w:pPr>
              <w:jc w:val="center"/>
            </w:pPr>
            <w:r>
              <w:t>0.03016</w:t>
            </w:r>
          </w:p>
        </w:tc>
        <w:tc>
          <w:tcPr>
            <w:tcW w:w="1336" w:type="dxa"/>
            <w:tcBorders>
              <w:bottom w:val="single" w:sz="4" w:space="0" w:color="auto"/>
            </w:tcBorders>
            <w:tcPrChange w:id="1722" w:author="davidlgreene49@gmail.com" w:date="2025-06-13T10:50:00Z">
              <w:tcPr>
                <w:tcW w:w="1336" w:type="dxa"/>
                <w:tcBorders>
                  <w:bottom w:val="single" w:sz="4" w:space="0" w:color="auto"/>
                </w:tcBorders>
              </w:tcPr>
            </w:tcPrChange>
          </w:tcPr>
          <w:p w14:paraId="2B96BB58" w14:textId="77777777" w:rsidR="00F710A6" w:rsidRDefault="00F710A6" w:rsidP="00FA2277">
            <w:pPr>
              <w:jc w:val="center"/>
            </w:pPr>
            <w:r>
              <w:t>0.03091</w:t>
            </w:r>
          </w:p>
        </w:tc>
        <w:tc>
          <w:tcPr>
            <w:tcW w:w="1458" w:type="dxa"/>
            <w:tcBorders>
              <w:bottom w:val="single" w:sz="4" w:space="0" w:color="auto"/>
            </w:tcBorders>
            <w:tcPrChange w:id="1723" w:author="davidlgreene49@gmail.com" w:date="2025-06-13T10:50:00Z">
              <w:tcPr>
                <w:tcW w:w="1336" w:type="dxa"/>
                <w:tcBorders>
                  <w:bottom w:val="single" w:sz="4" w:space="0" w:color="auto"/>
                </w:tcBorders>
              </w:tcPr>
            </w:tcPrChange>
          </w:tcPr>
          <w:p w14:paraId="509DF7D5" w14:textId="77777777" w:rsidR="00F710A6" w:rsidRDefault="00F710A6" w:rsidP="00FA2277">
            <w:pPr>
              <w:jc w:val="center"/>
            </w:pPr>
            <w:r>
              <w:t>0.03261</w:t>
            </w:r>
          </w:p>
        </w:tc>
        <w:tc>
          <w:tcPr>
            <w:tcW w:w="1350" w:type="dxa"/>
            <w:tcBorders>
              <w:bottom w:val="single" w:sz="4" w:space="0" w:color="auto"/>
            </w:tcBorders>
            <w:tcPrChange w:id="1724" w:author="davidlgreene49@gmail.com" w:date="2025-06-13T10:50:00Z">
              <w:tcPr>
                <w:tcW w:w="1336" w:type="dxa"/>
                <w:tcBorders>
                  <w:bottom w:val="single" w:sz="4" w:space="0" w:color="auto"/>
                </w:tcBorders>
              </w:tcPr>
            </w:tcPrChange>
          </w:tcPr>
          <w:p w14:paraId="5739908D" w14:textId="77777777" w:rsidR="00F710A6" w:rsidRDefault="00F710A6" w:rsidP="00FA2277">
            <w:pPr>
              <w:jc w:val="center"/>
            </w:pPr>
            <w:r>
              <w:t>0.04659</w:t>
            </w:r>
          </w:p>
        </w:tc>
        <w:tc>
          <w:tcPr>
            <w:tcW w:w="1350" w:type="dxa"/>
            <w:tcBorders>
              <w:bottom w:val="single" w:sz="4" w:space="0" w:color="auto"/>
            </w:tcBorders>
            <w:tcPrChange w:id="1725" w:author="davidlgreene49@gmail.com" w:date="2025-06-13T10:50:00Z">
              <w:tcPr>
                <w:tcW w:w="1336" w:type="dxa"/>
                <w:tcBorders>
                  <w:bottom w:val="single" w:sz="4" w:space="0" w:color="auto"/>
                </w:tcBorders>
              </w:tcPr>
            </w:tcPrChange>
          </w:tcPr>
          <w:p w14:paraId="566B59D2" w14:textId="77777777" w:rsidR="00F710A6" w:rsidRDefault="00F710A6" w:rsidP="00FA2277">
            <w:pPr>
              <w:jc w:val="center"/>
            </w:pPr>
            <w:r>
              <w:t>0.03545</w:t>
            </w:r>
          </w:p>
        </w:tc>
      </w:tr>
      <w:tr w:rsidR="00F710A6" w:rsidRPr="002B73C3" w14:paraId="00D3EB03" w14:textId="77777777" w:rsidTr="00F710A6">
        <w:trPr>
          <w:jc w:val="center"/>
          <w:trPrChange w:id="1726" w:author="davidlgreene49@gmail.com" w:date="2025-06-13T10:50:00Z">
            <w:trPr>
              <w:gridAfter w:val="0"/>
              <w:jc w:val="center"/>
            </w:trPr>
          </w:trPrChange>
        </w:trPr>
        <w:tc>
          <w:tcPr>
            <w:tcW w:w="8185" w:type="dxa"/>
            <w:gridSpan w:val="6"/>
            <w:shd w:val="clear" w:color="auto" w:fill="D9D9D9" w:themeFill="background1" w:themeFillShade="D9"/>
            <w:tcPrChange w:id="1727" w:author="davidlgreene49@gmail.com" w:date="2025-06-13T10:50:00Z">
              <w:tcPr>
                <w:tcW w:w="8035" w:type="dxa"/>
                <w:gridSpan w:val="6"/>
                <w:shd w:val="clear" w:color="auto" w:fill="D9D9D9" w:themeFill="background1" w:themeFillShade="D9"/>
              </w:tcPr>
            </w:tcPrChange>
          </w:tcPr>
          <w:p w14:paraId="139CC8E6" w14:textId="77777777" w:rsidR="00F710A6" w:rsidRPr="00B96D9F" w:rsidRDefault="00F710A6" w:rsidP="00FA2277">
            <w:pPr>
              <w:jc w:val="center"/>
              <w:rPr>
                <w:b/>
                <w:bCs/>
              </w:rPr>
            </w:pPr>
            <w:r w:rsidRPr="00B96D9F">
              <w:rPr>
                <w:b/>
                <w:bCs/>
              </w:rPr>
              <w:t>SUVs and Vans</w:t>
            </w:r>
          </w:p>
        </w:tc>
      </w:tr>
      <w:tr w:rsidR="00F710A6" w14:paraId="5F2BB3C8" w14:textId="77777777" w:rsidTr="00F710A6">
        <w:trPr>
          <w:jc w:val="center"/>
          <w:trPrChange w:id="1728" w:author="davidlgreene49@gmail.com" w:date="2025-06-13T10:50:00Z">
            <w:trPr>
              <w:gridAfter w:val="0"/>
              <w:jc w:val="center"/>
            </w:trPr>
          </w:trPrChange>
        </w:trPr>
        <w:tc>
          <w:tcPr>
            <w:tcW w:w="1356" w:type="dxa"/>
            <w:tcPrChange w:id="1729" w:author="davidlgreene49@gmail.com" w:date="2025-06-13T10:50:00Z">
              <w:tcPr>
                <w:tcW w:w="1356" w:type="dxa"/>
              </w:tcPr>
            </w:tcPrChange>
          </w:tcPr>
          <w:p w14:paraId="5CEB8231" w14:textId="77777777" w:rsidR="00F710A6" w:rsidRDefault="00F710A6" w:rsidP="00FA2277">
            <w:r>
              <w:t>Employment</w:t>
            </w:r>
          </w:p>
        </w:tc>
        <w:tc>
          <w:tcPr>
            <w:tcW w:w="1335" w:type="dxa"/>
            <w:tcPrChange w:id="1730" w:author="davidlgreene49@gmail.com" w:date="2025-06-13T10:50:00Z">
              <w:tcPr>
                <w:tcW w:w="1335" w:type="dxa"/>
              </w:tcPr>
            </w:tcPrChange>
          </w:tcPr>
          <w:p w14:paraId="51EE832B" w14:textId="77777777" w:rsidR="00F710A6" w:rsidRDefault="00F710A6" w:rsidP="00FA2277">
            <w:r>
              <w:t>0.3705***</w:t>
            </w:r>
          </w:p>
        </w:tc>
        <w:tc>
          <w:tcPr>
            <w:tcW w:w="1336" w:type="dxa"/>
            <w:tcPrChange w:id="1731" w:author="davidlgreene49@gmail.com" w:date="2025-06-13T10:50:00Z">
              <w:tcPr>
                <w:tcW w:w="1336" w:type="dxa"/>
              </w:tcPr>
            </w:tcPrChange>
          </w:tcPr>
          <w:p w14:paraId="462AE71B" w14:textId="77777777" w:rsidR="00F710A6" w:rsidRDefault="00F710A6" w:rsidP="00FA2277">
            <w:r>
              <w:t>-0.3098***</w:t>
            </w:r>
          </w:p>
        </w:tc>
        <w:tc>
          <w:tcPr>
            <w:tcW w:w="1458" w:type="dxa"/>
            <w:tcPrChange w:id="1732" w:author="davidlgreene49@gmail.com" w:date="2025-06-13T10:50:00Z">
              <w:tcPr>
                <w:tcW w:w="1336" w:type="dxa"/>
              </w:tcPr>
            </w:tcPrChange>
          </w:tcPr>
          <w:p w14:paraId="76F0D285" w14:textId="77777777" w:rsidR="00F710A6" w:rsidRDefault="00F710A6" w:rsidP="00FA2277">
            <w:r>
              <w:t>0.4396***</w:t>
            </w:r>
          </w:p>
        </w:tc>
        <w:tc>
          <w:tcPr>
            <w:tcW w:w="1350" w:type="dxa"/>
            <w:tcPrChange w:id="1733" w:author="davidlgreene49@gmail.com" w:date="2025-06-13T10:50:00Z">
              <w:tcPr>
                <w:tcW w:w="1336" w:type="dxa"/>
              </w:tcPr>
            </w:tcPrChange>
          </w:tcPr>
          <w:p w14:paraId="0FC91EBF" w14:textId="77777777" w:rsidR="00F710A6" w:rsidRDefault="00F710A6" w:rsidP="00FA2277">
            <w:r>
              <w:t>0.5289***</w:t>
            </w:r>
          </w:p>
        </w:tc>
        <w:tc>
          <w:tcPr>
            <w:tcW w:w="1350" w:type="dxa"/>
            <w:tcPrChange w:id="1734" w:author="davidlgreene49@gmail.com" w:date="2025-06-13T10:50:00Z">
              <w:tcPr>
                <w:tcW w:w="1336" w:type="dxa"/>
              </w:tcPr>
            </w:tcPrChange>
          </w:tcPr>
          <w:p w14:paraId="31AD448D" w14:textId="77777777" w:rsidR="00F710A6" w:rsidRDefault="00F710A6" w:rsidP="00FA2277">
            <w:r>
              <w:t>0.5626***</w:t>
            </w:r>
          </w:p>
        </w:tc>
      </w:tr>
      <w:tr w:rsidR="00F710A6" w14:paraId="3469E7D2" w14:textId="77777777" w:rsidTr="00F710A6">
        <w:trPr>
          <w:jc w:val="center"/>
          <w:trPrChange w:id="1735" w:author="davidlgreene49@gmail.com" w:date="2025-06-13T10:50:00Z">
            <w:trPr>
              <w:gridAfter w:val="0"/>
              <w:jc w:val="center"/>
            </w:trPr>
          </w:trPrChange>
        </w:trPr>
        <w:tc>
          <w:tcPr>
            <w:tcW w:w="1356" w:type="dxa"/>
            <w:tcPrChange w:id="1736" w:author="davidlgreene49@gmail.com" w:date="2025-06-13T10:50:00Z">
              <w:tcPr>
                <w:tcW w:w="1356" w:type="dxa"/>
              </w:tcPr>
            </w:tcPrChange>
          </w:tcPr>
          <w:p w14:paraId="2A9CE257" w14:textId="77777777" w:rsidR="00F710A6" w:rsidRDefault="00F710A6" w:rsidP="00FA2277">
            <w:r>
              <w:t>GDP</w:t>
            </w:r>
          </w:p>
        </w:tc>
        <w:tc>
          <w:tcPr>
            <w:tcW w:w="1335" w:type="dxa"/>
            <w:tcPrChange w:id="1737" w:author="davidlgreene49@gmail.com" w:date="2025-06-13T10:50:00Z">
              <w:tcPr>
                <w:tcW w:w="1335" w:type="dxa"/>
              </w:tcPr>
            </w:tcPrChange>
          </w:tcPr>
          <w:p w14:paraId="5FA3DF8C" w14:textId="77777777" w:rsidR="00F710A6" w:rsidRDefault="00F710A6" w:rsidP="00FA2277">
            <w:r>
              <w:t>0.5434***</w:t>
            </w:r>
          </w:p>
        </w:tc>
        <w:tc>
          <w:tcPr>
            <w:tcW w:w="1336" w:type="dxa"/>
            <w:tcPrChange w:id="1738" w:author="davidlgreene49@gmail.com" w:date="2025-06-13T10:50:00Z">
              <w:tcPr>
                <w:tcW w:w="1336" w:type="dxa"/>
              </w:tcPr>
            </w:tcPrChange>
          </w:tcPr>
          <w:p w14:paraId="2CC3E3B0" w14:textId="77777777" w:rsidR="00F710A6" w:rsidRDefault="00F710A6" w:rsidP="00FA2277">
            <w:r>
              <w:t>0.0656</w:t>
            </w:r>
          </w:p>
        </w:tc>
        <w:tc>
          <w:tcPr>
            <w:tcW w:w="1458" w:type="dxa"/>
            <w:tcPrChange w:id="1739" w:author="davidlgreene49@gmail.com" w:date="2025-06-13T10:50:00Z">
              <w:tcPr>
                <w:tcW w:w="1336" w:type="dxa"/>
              </w:tcPr>
            </w:tcPrChange>
          </w:tcPr>
          <w:p w14:paraId="7202AB01" w14:textId="77777777" w:rsidR="00F710A6" w:rsidRDefault="00F710A6" w:rsidP="00FA2277">
            <w:r>
              <w:t>0.4669***</w:t>
            </w:r>
          </w:p>
        </w:tc>
        <w:tc>
          <w:tcPr>
            <w:tcW w:w="1350" w:type="dxa"/>
            <w:tcPrChange w:id="1740" w:author="davidlgreene49@gmail.com" w:date="2025-06-13T10:50:00Z">
              <w:tcPr>
                <w:tcW w:w="1336" w:type="dxa"/>
              </w:tcPr>
            </w:tcPrChange>
          </w:tcPr>
          <w:p w14:paraId="6B673DEC" w14:textId="77777777" w:rsidR="00F710A6" w:rsidRDefault="00F710A6" w:rsidP="00FA2277">
            <w:r>
              <w:t>0.9528***</w:t>
            </w:r>
          </w:p>
        </w:tc>
        <w:tc>
          <w:tcPr>
            <w:tcW w:w="1350" w:type="dxa"/>
            <w:tcPrChange w:id="1741" w:author="davidlgreene49@gmail.com" w:date="2025-06-13T10:50:00Z">
              <w:tcPr>
                <w:tcW w:w="1336" w:type="dxa"/>
              </w:tcPr>
            </w:tcPrChange>
          </w:tcPr>
          <w:p w14:paraId="72BF6A9C" w14:textId="77777777" w:rsidR="00F710A6" w:rsidRDefault="00F710A6" w:rsidP="00FA2277">
            <w:r>
              <w:t>1.2708***</w:t>
            </w:r>
          </w:p>
        </w:tc>
      </w:tr>
      <w:tr w:rsidR="00F710A6" w14:paraId="78C23EDB" w14:textId="77777777" w:rsidTr="00F710A6">
        <w:trPr>
          <w:jc w:val="center"/>
          <w:trPrChange w:id="1742" w:author="davidlgreene49@gmail.com" w:date="2025-06-13T10:50:00Z">
            <w:trPr>
              <w:gridAfter w:val="0"/>
              <w:jc w:val="center"/>
            </w:trPr>
          </w:trPrChange>
        </w:trPr>
        <w:tc>
          <w:tcPr>
            <w:tcW w:w="1356" w:type="dxa"/>
            <w:tcPrChange w:id="1743" w:author="davidlgreene49@gmail.com" w:date="2025-06-13T10:50:00Z">
              <w:tcPr>
                <w:tcW w:w="1356" w:type="dxa"/>
              </w:tcPr>
            </w:tcPrChange>
          </w:tcPr>
          <w:p w14:paraId="5DEF3496" w14:textId="77777777" w:rsidR="00F710A6" w:rsidRPr="008D6A7E" w:rsidRDefault="00F710A6" w:rsidP="00FA2277">
            <w:pPr>
              <w:rPr>
                <w:i/>
                <w:iCs/>
              </w:rPr>
            </w:pPr>
            <w:r w:rsidRPr="008D6A7E">
              <w:rPr>
                <w:i/>
                <w:iCs/>
              </w:rPr>
              <w:t>Density</w:t>
            </w:r>
          </w:p>
        </w:tc>
        <w:tc>
          <w:tcPr>
            <w:tcW w:w="1335" w:type="dxa"/>
            <w:tcPrChange w:id="1744" w:author="davidlgreene49@gmail.com" w:date="2025-06-13T10:50:00Z">
              <w:tcPr>
                <w:tcW w:w="1335" w:type="dxa"/>
              </w:tcPr>
            </w:tcPrChange>
          </w:tcPr>
          <w:p w14:paraId="3CC13B67" w14:textId="77777777" w:rsidR="00F710A6" w:rsidRPr="00B9517A" w:rsidRDefault="00F710A6" w:rsidP="00FA2277">
            <w:pPr>
              <w:rPr>
                <w:i/>
                <w:iCs/>
              </w:rPr>
            </w:pPr>
            <w:r w:rsidRPr="00B9517A">
              <w:rPr>
                <w:i/>
                <w:iCs/>
              </w:rPr>
              <w:t>0.00108***</w:t>
            </w:r>
          </w:p>
        </w:tc>
        <w:tc>
          <w:tcPr>
            <w:tcW w:w="1336" w:type="dxa"/>
            <w:tcPrChange w:id="1745" w:author="davidlgreene49@gmail.com" w:date="2025-06-13T10:50:00Z">
              <w:tcPr>
                <w:tcW w:w="1336" w:type="dxa"/>
              </w:tcPr>
            </w:tcPrChange>
          </w:tcPr>
          <w:p w14:paraId="5C10C13F" w14:textId="77777777" w:rsidR="00F710A6" w:rsidRPr="00B9517A" w:rsidRDefault="00F710A6" w:rsidP="00FA2277">
            <w:pPr>
              <w:rPr>
                <w:i/>
                <w:iCs/>
              </w:rPr>
            </w:pPr>
            <w:r w:rsidRPr="00B9517A">
              <w:rPr>
                <w:i/>
                <w:iCs/>
              </w:rPr>
              <w:t>0.00102***</w:t>
            </w:r>
          </w:p>
        </w:tc>
        <w:tc>
          <w:tcPr>
            <w:tcW w:w="1458" w:type="dxa"/>
            <w:tcPrChange w:id="1746" w:author="davidlgreene49@gmail.com" w:date="2025-06-13T10:50:00Z">
              <w:tcPr>
                <w:tcW w:w="1336" w:type="dxa"/>
              </w:tcPr>
            </w:tcPrChange>
          </w:tcPr>
          <w:p w14:paraId="09D27E22" w14:textId="77777777" w:rsidR="00F710A6" w:rsidRPr="00B9517A" w:rsidRDefault="00F710A6" w:rsidP="00FA2277">
            <w:pPr>
              <w:rPr>
                <w:i/>
                <w:iCs/>
              </w:rPr>
            </w:pPr>
            <w:r w:rsidRPr="00B9517A">
              <w:rPr>
                <w:i/>
                <w:iCs/>
              </w:rPr>
              <w:t>-0.0001***</w:t>
            </w:r>
          </w:p>
        </w:tc>
        <w:tc>
          <w:tcPr>
            <w:tcW w:w="1350" w:type="dxa"/>
            <w:tcPrChange w:id="1747" w:author="davidlgreene49@gmail.com" w:date="2025-06-13T10:50:00Z">
              <w:tcPr>
                <w:tcW w:w="1336" w:type="dxa"/>
              </w:tcPr>
            </w:tcPrChange>
          </w:tcPr>
          <w:p w14:paraId="6B3D9592" w14:textId="77777777" w:rsidR="00F710A6" w:rsidRPr="00B9517A" w:rsidRDefault="00F710A6" w:rsidP="00FA2277">
            <w:pPr>
              <w:rPr>
                <w:i/>
                <w:iCs/>
              </w:rPr>
            </w:pPr>
            <w:r w:rsidRPr="00B9517A">
              <w:rPr>
                <w:i/>
                <w:iCs/>
              </w:rPr>
              <w:t>0.00268***</w:t>
            </w:r>
          </w:p>
        </w:tc>
        <w:tc>
          <w:tcPr>
            <w:tcW w:w="1350" w:type="dxa"/>
            <w:tcPrChange w:id="1748" w:author="davidlgreene49@gmail.com" w:date="2025-06-13T10:50:00Z">
              <w:tcPr>
                <w:tcW w:w="1336" w:type="dxa"/>
              </w:tcPr>
            </w:tcPrChange>
          </w:tcPr>
          <w:p w14:paraId="349FFD39" w14:textId="77777777" w:rsidR="00F710A6" w:rsidRPr="00B9517A" w:rsidRDefault="00F710A6" w:rsidP="00FA2277">
            <w:pPr>
              <w:rPr>
                <w:i/>
                <w:iCs/>
              </w:rPr>
            </w:pPr>
            <w:r w:rsidRPr="00B9517A">
              <w:rPr>
                <w:i/>
                <w:iCs/>
              </w:rPr>
              <w:t>0.00129***</w:t>
            </w:r>
          </w:p>
        </w:tc>
      </w:tr>
      <w:tr w:rsidR="00F710A6" w14:paraId="70E148AA" w14:textId="77777777" w:rsidTr="00F710A6">
        <w:trPr>
          <w:jc w:val="center"/>
          <w:trPrChange w:id="1749" w:author="davidlgreene49@gmail.com" w:date="2025-06-13T10:50:00Z">
            <w:trPr>
              <w:gridAfter w:val="0"/>
              <w:jc w:val="center"/>
            </w:trPr>
          </w:trPrChange>
        </w:trPr>
        <w:tc>
          <w:tcPr>
            <w:tcW w:w="1356" w:type="dxa"/>
            <w:tcPrChange w:id="1750" w:author="davidlgreene49@gmail.com" w:date="2025-06-13T10:50:00Z">
              <w:tcPr>
                <w:tcW w:w="1356" w:type="dxa"/>
              </w:tcPr>
            </w:tcPrChange>
          </w:tcPr>
          <w:p w14:paraId="4EF25EE1" w14:textId="77777777" w:rsidR="00F710A6" w:rsidRDefault="00F710A6" w:rsidP="00FA2277">
            <w:r>
              <w:t>TN2015</w:t>
            </w:r>
          </w:p>
        </w:tc>
        <w:tc>
          <w:tcPr>
            <w:tcW w:w="1335" w:type="dxa"/>
            <w:tcPrChange w:id="1751" w:author="davidlgreene49@gmail.com" w:date="2025-06-13T10:50:00Z">
              <w:tcPr>
                <w:tcW w:w="1335" w:type="dxa"/>
              </w:tcPr>
            </w:tcPrChange>
          </w:tcPr>
          <w:p w14:paraId="432EB960" w14:textId="77777777" w:rsidR="00F710A6" w:rsidRDefault="00F710A6" w:rsidP="00FA2277">
            <w:r>
              <w:t>0.3320***</w:t>
            </w:r>
          </w:p>
        </w:tc>
        <w:tc>
          <w:tcPr>
            <w:tcW w:w="1336" w:type="dxa"/>
            <w:tcPrChange w:id="1752" w:author="davidlgreene49@gmail.com" w:date="2025-06-13T10:50:00Z">
              <w:tcPr>
                <w:tcW w:w="1336" w:type="dxa"/>
              </w:tcPr>
            </w:tcPrChange>
          </w:tcPr>
          <w:p w14:paraId="728A7755" w14:textId="77777777" w:rsidR="00F710A6" w:rsidRDefault="00F710A6" w:rsidP="00FA2277">
            <w:r>
              <w:t>0.3397***</w:t>
            </w:r>
          </w:p>
        </w:tc>
        <w:tc>
          <w:tcPr>
            <w:tcW w:w="1458" w:type="dxa"/>
            <w:tcPrChange w:id="1753" w:author="davidlgreene49@gmail.com" w:date="2025-06-13T10:50:00Z">
              <w:tcPr>
                <w:tcW w:w="1336" w:type="dxa"/>
              </w:tcPr>
            </w:tcPrChange>
          </w:tcPr>
          <w:p w14:paraId="4510E174" w14:textId="77777777" w:rsidR="00F710A6" w:rsidRDefault="00F710A6" w:rsidP="00FA2277">
            <w:r>
              <w:t>0.3368***</w:t>
            </w:r>
          </w:p>
        </w:tc>
        <w:tc>
          <w:tcPr>
            <w:tcW w:w="1350" w:type="dxa"/>
            <w:tcPrChange w:id="1754" w:author="davidlgreene49@gmail.com" w:date="2025-06-13T10:50:00Z">
              <w:tcPr>
                <w:tcW w:w="1336" w:type="dxa"/>
              </w:tcPr>
            </w:tcPrChange>
          </w:tcPr>
          <w:p w14:paraId="33A5F66F" w14:textId="77777777" w:rsidR="00F710A6" w:rsidRDefault="00F710A6" w:rsidP="00FA2277">
            <w:r>
              <w:t>0.3328***</w:t>
            </w:r>
          </w:p>
        </w:tc>
        <w:tc>
          <w:tcPr>
            <w:tcW w:w="1350" w:type="dxa"/>
            <w:tcPrChange w:id="1755" w:author="davidlgreene49@gmail.com" w:date="2025-06-13T10:50:00Z">
              <w:tcPr>
                <w:tcW w:w="1336" w:type="dxa"/>
              </w:tcPr>
            </w:tcPrChange>
          </w:tcPr>
          <w:p w14:paraId="00EBCB42" w14:textId="77777777" w:rsidR="00F710A6" w:rsidRDefault="00F710A6" w:rsidP="00FA2277">
            <w:r>
              <w:t>0.3323***</w:t>
            </w:r>
          </w:p>
        </w:tc>
      </w:tr>
      <w:tr w:rsidR="00F710A6" w14:paraId="0E5A06AB" w14:textId="77777777" w:rsidTr="00F710A6">
        <w:trPr>
          <w:jc w:val="center"/>
          <w:trPrChange w:id="1756" w:author="davidlgreene49@gmail.com" w:date="2025-06-13T10:50:00Z">
            <w:trPr>
              <w:gridAfter w:val="0"/>
              <w:jc w:val="center"/>
            </w:trPr>
          </w:trPrChange>
        </w:trPr>
        <w:tc>
          <w:tcPr>
            <w:tcW w:w="1356" w:type="dxa"/>
            <w:tcPrChange w:id="1757" w:author="davidlgreene49@gmail.com" w:date="2025-06-13T10:50:00Z">
              <w:tcPr>
                <w:tcW w:w="1356" w:type="dxa"/>
              </w:tcPr>
            </w:tcPrChange>
          </w:tcPr>
          <w:p w14:paraId="0DAD899D" w14:textId="77777777" w:rsidR="00F710A6" w:rsidRPr="00DE368B" w:rsidRDefault="00F710A6" w:rsidP="00FA2277">
            <w:pPr>
              <w:rPr>
                <w:vertAlign w:val="superscript"/>
              </w:rPr>
            </w:pPr>
            <w:r>
              <w:t>R</w:t>
            </w:r>
            <w:r>
              <w:rPr>
                <w:vertAlign w:val="superscript"/>
              </w:rPr>
              <w:t>2</w:t>
            </w:r>
          </w:p>
        </w:tc>
        <w:tc>
          <w:tcPr>
            <w:tcW w:w="1335" w:type="dxa"/>
            <w:tcPrChange w:id="1758" w:author="davidlgreene49@gmail.com" w:date="2025-06-13T10:50:00Z">
              <w:tcPr>
                <w:tcW w:w="1335" w:type="dxa"/>
              </w:tcPr>
            </w:tcPrChange>
          </w:tcPr>
          <w:p w14:paraId="5585019C" w14:textId="77777777" w:rsidR="00F710A6" w:rsidRDefault="00F710A6" w:rsidP="00FA2277">
            <w:pPr>
              <w:jc w:val="center"/>
            </w:pPr>
            <w:r>
              <w:t>0.7577</w:t>
            </w:r>
          </w:p>
        </w:tc>
        <w:tc>
          <w:tcPr>
            <w:tcW w:w="1336" w:type="dxa"/>
            <w:tcPrChange w:id="1759" w:author="davidlgreene49@gmail.com" w:date="2025-06-13T10:50:00Z">
              <w:tcPr>
                <w:tcW w:w="1336" w:type="dxa"/>
              </w:tcPr>
            </w:tcPrChange>
          </w:tcPr>
          <w:p w14:paraId="6A9B92A3" w14:textId="77777777" w:rsidR="00F710A6" w:rsidRDefault="00F710A6" w:rsidP="00FA2277">
            <w:pPr>
              <w:jc w:val="center"/>
            </w:pPr>
            <w:r>
              <w:t>0.7420</w:t>
            </w:r>
          </w:p>
        </w:tc>
        <w:tc>
          <w:tcPr>
            <w:tcW w:w="1458" w:type="dxa"/>
            <w:tcPrChange w:id="1760" w:author="davidlgreene49@gmail.com" w:date="2025-06-13T10:50:00Z">
              <w:tcPr>
                <w:tcW w:w="1336" w:type="dxa"/>
              </w:tcPr>
            </w:tcPrChange>
          </w:tcPr>
          <w:p w14:paraId="6D5576AA" w14:textId="77777777" w:rsidR="00F710A6" w:rsidRDefault="00F710A6" w:rsidP="00FA2277">
            <w:pPr>
              <w:jc w:val="center"/>
            </w:pPr>
            <w:r>
              <w:t>0.7230</w:t>
            </w:r>
          </w:p>
        </w:tc>
        <w:tc>
          <w:tcPr>
            <w:tcW w:w="1350" w:type="dxa"/>
            <w:tcPrChange w:id="1761" w:author="davidlgreene49@gmail.com" w:date="2025-06-13T10:50:00Z">
              <w:tcPr>
                <w:tcW w:w="1336" w:type="dxa"/>
              </w:tcPr>
            </w:tcPrChange>
          </w:tcPr>
          <w:p w14:paraId="02B656D7" w14:textId="77777777" w:rsidR="00F710A6" w:rsidRDefault="00F710A6" w:rsidP="00FA2277">
            <w:pPr>
              <w:jc w:val="center"/>
            </w:pPr>
            <w:r>
              <w:t>0.6352</w:t>
            </w:r>
          </w:p>
        </w:tc>
        <w:tc>
          <w:tcPr>
            <w:tcW w:w="1350" w:type="dxa"/>
            <w:tcPrChange w:id="1762" w:author="davidlgreene49@gmail.com" w:date="2025-06-13T10:50:00Z">
              <w:tcPr>
                <w:tcW w:w="1336" w:type="dxa"/>
              </w:tcPr>
            </w:tcPrChange>
          </w:tcPr>
          <w:p w14:paraId="282E2BFB" w14:textId="77777777" w:rsidR="00F710A6" w:rsidRDefault="00F710A6" w:rsidP="00FA2277">
            <w:pPr>
              <w:jc w:val="center"/>
            </w:pPr>
            <w:r>
              <w:t>0.6606</w:t>
            </w:r>
          </w:p>
        </w:tc>
      </w:tr>
      <w:tr w:rsidR="00F710A6" w14:paraId="4B74CC14" w14:textId="77777777" w:rsidTr="00F710A6">
        <w:trPr>
          <w:jc w:val="center"/>
          <w:trPrChange w:id="1763" w:author="davidlgreene49@gmail.com" w:date="2025-06-13T10:50:00Z">
            <w:trPr>
              <w:gridAfter w:val="0"/>
              <w:jc w:val="center"/>
            </w:trPr>
          </w:trPrChange>
        </w:trPr>
        <w:tc>
          <w:tcPr>
            <w:tcW w:w="1356" w:type="dxa"/>
            <w:tcBorders>
              <w:bottom w:val="single" w:sz="4" w:space="0" w:color="auto"/>
            </w:tcBorders>
            <w:tcPrChange w:id="1764" w:author="davidlgreene49@gmail.com" w:date="2025-06-13T10:50:00Z">
              <w:tcPr>
                <w:tcW w:w="1356" w:type="dxa"/>
                <w:tcBorders>
                  <w:bottom w:val="single" w:sz="4" w:space="0" w:color="auto"/>
                </w:tcBorders>
              </w:tcPr>
            </w:tcPrChange>
          </w:tcPr>
          <w:p w14:paraId="2EBE875E" w14:textId="77777777" w:rsidR="00F710A6" w:rsidRDefault="00F710A6" w:rsidP="00FA2277">
            <w:r>
              <w:t>RMSE</w:t>
            </w:r>
          </w:p>
        </w:tc>
        <w:tc>
          <w:tcPr>
            <w:tcW w:w="1335" w:type="dxa"/>
            <w:tcBorders>
              <w:bottom w:val="single" w:sz="4" w:space="0" w:color="auto"/>
            </w:tcBorders>
            <w:tcPrChange w:id="1765" w:author="davidlgreene49@gmail.com" w:date="2025-06-13T10:50:00Z">
              <w:tcPr>
                <w:tcW w:w="1335" w:type="dxa"/>
                <w:tcBorders>
                  <w:bottom w:val="single" w:sz="4" w:space="0" w:color="auto"/>
                </w:tcBorders>
              </w:tcPr>
            </w:tcPrChange>
          </w:tcPr>
          <w:p w14:paraId="5E5BF24B" w14:textId="77777777" w:rsidR="00F710A6" w:rsidRDefault="00F710A6" w:rsidP="00FA2277">
            <w:pPr>
              <w:jc w:val="center"/>
            </w:pPr>
            <w:r>
              <w:t>0.04079</w:t>
            </w:r>
          </w:p>
        </w:tc>
        <w:tc>
          <w:tcPr>
            <w:tcW w:w="1336" w:type="dxa"/>
            <w:tcBorders>
              <w:bottom w:val="single" w:sz="4" w:space="0" w:color="auto"/>
            </w:tcBorders>
            <w:tcPrChange w:id="1766" w:author="davidlgreene49@gmail.com" w:date="2025-06-13T10:50:00Z">
              <w:tcPr>
                <w:tcW w:w="1336" w:type="dxa"/>
                <w:tcBorders>
                  <w:bottom w:val="single" w:sz="4" w:space="0" w:color="auto"/>
                </w:tcBorders>
              </w:tcPr>
            </w:tcPrChange>
          </w:tcPr>
          <w:p w14:paraId="086B1C96" w14:textId="77777777" w:rsidR="00F710A6" w:rsidRDefault="00F710A6" w:rsidP="00FA2277">
            <w:pPr>
              <w:jc w:val="center"/>
            </w:pPr>
            <w:r>
              <w:t>0.04209</w:t>
            </w:r>
          </w:p>
        </w:tc>
        <w:tc>
          <w:tcPr>
            <w:tcW w:w="1458" w:type="dxa"/>
            <w:tcBorders>
              <w:bottom w:val="single" w:sz="4" w:space="0" w:color="auto"/>
            </w:tcBorders>
            <w:tcPrChange w:id="1767" w:author="davidlgreene49@gmail.com" w:date="2025-06-13T10:50:00Z">
              <w:tcPr>
                <w:tcW w:w="1336" w:type="dxa"/>
                <w:tcBorders>
                  <w:bottom w:val="single" w:sz="4" w:space="0" w:color="auto"/>
                </w:tcBorders>
              </w:tcPr>
            </w:tcPrChange>
          </w:tcPr>
          <w:p w14:paraId="10346B34" w14:textId="77777777" w:rsidR="00F710A6" w:rsidRDefault="00F710A6" w:rsidP="00FA2277">
            <w:pPr>
              <w:jc w:val="center"/>
            </w:pPr>
            <w:r>
              <w:t>0.04355</w:t>
            </w:r>
          </w:p>
        </w:tc>
        <w:tc>
          <w:tcPr>
            <w:tcW w:w="1350" w:type="dxa"/>
            <w:tcBorders>
              <w:bottom w:val="single" w:sz="4" w:space="0" w:color="auto"/>
            </w:tcBorders>
            <w:tcPrChange w:id="1768" w:author="davidlgreene49@gmail.com" w:date="2025-06-13T10:50:00Z">
              <w:tcPr>
                <w:tcW w:w="1336" w:type="dxa"/>
                <w:tcBorders>
                  <w:bottom w:val="single" w:sz="4" w:space="0" w:color="auto"/>
                </w:tcBorders>
              </w:tcPr>
            </w:tcPrChange>
          </w:tcPr>
          <w:p w14:paraId="46017305" w14:textId="77777777" w:rsidR="00F710A6" w:rsidRDefault="00F710A6" w:rsidP="00FA2277">
            <w:pPr>
              <w:jc w:val="center"/>
            </w:pPr>
            <w:r>
              <w:t>0.05000</w:t>
            </w:r>
          </w:p>
        </w:tc>
        <w:tc>
          <w:tcPr>
            <w:tcW w:w="1350" w:type="dxa"/>
            <w:tcBorders>
              <w:bottom w:val="single" w:sz="4" w:space="0" w:color="auto"/>
            </w:tcBorders>
            <w:tcPrChange w:id="1769" w:author="davidlgreene49@gmail.com" w:date="2025-06-13T10:50:00Z">
              <w:tcPr>
                <w:tcW w:w="1336" w:type="dxa"/>
                <w:tcBorders>
                  <w:bottom w:val="single" w:sz="4" w:space="0" w:color="auto"/>
                </w:tcBorders>
              </w:tcPr>
            </w:tcPrChange>
          </w:tcPr>
          <w:p w14:paraId="40A66B72" w14:textId="77777777" w:rsidR="00F710A6" w:rsidRDefault="00F710A6" w:rsidP="00FA2277">
            <w:pPr>
              <w:jc w:val="center"/>
            </w:pPr>
            <w:r>
              <w:t>0.04826</w:t>
            </w:r>
          </w:p>
        </w:tc>
      </w:tr>
      <w:tr w:rsidR="00F710A6" w:rsidRPr="002B73C3" w14:paraId="7A557C14" w14:textId="77777777" w:rsidTr="00F710A6">
        <w:trPr>
          <w:jc w:val="center"/>
          <w:trPrChange w:id="1770" w:author="davidlgreene49@gmail.com" w:date="2025-06-13T10:50:00Z">
            <w:trPr>
              <w:gridAfter w:val="0"/>
              <w:jc w:val="center"/>
            </w:trPr>
          </w:trPrChange>
        </w:trPr>
        <w:tc>
          <w:tcPr>
            <w:tcW w:w="8185" w:type="dxa"/>
            <w:gridSpan w:val="6"/>
            <w:shd w:val="clear" w:color="auto" w:fill="D9D9D9" w:themeFill="background1" w:themeFillShade="D9"/>
            <w:tcPrChange w:id="1771" w:author="davidlgreene49@gmail.com" w:date="2025-06-13T10:50:00Z">
              <w:tcPr>
                <w:tcW w:w="8035" w:type="dxa"/>
                <w:gridSpan w:val="6"/>
                <w:shd w:val="clear" w:color="auto" w:fill="D9D9D9" w:themeFill="background1" w:themeFillShade="D9"/>
              </w:tcPr>
            </w:tcPrChange>
          </w:tcPr>
          <w:p w14:paraId="5AC60909" w14:textId="77777777" w:rsidR="00F710A6" w:rsidRPr="00B96D9F" w:rsidRDefault="00F710A6" w:rsidP="00FA2277">
            <w:pPr>
              <w:jc w:val="center"/>
              <w:rPr>
                <w:b/>
                <w:bCs/>
              </w:rPr>
            </w:pPr>
            <w:r w:rsidRPr="00B96D9F">
              <w:rPr>
                <w:b/>
                <w:bCs/>
              </w:rPr>
              <w:t>Pickups</w:t>
            </w:r>
          </w:p>
        </w:tc>
      </w:tr>
      <w:tr w:rsidR="00F710A6" w14:paraId="1487C5D5" w14:textId="77777777" w:rsidTr="00F710A6">
        <w:trPr>
          <w:jc w:val="center"/>
          <w:trPrChange w:id="1772" w:author="davidlgreene49@gmail.com" w:date="2025-06-13T10:50:00Z">
            <w:trPr>
              <w:gridAfter w:val="0"/>
              <w:jc w:val="center"/>
            </w:trPr>
          </w:trPrChange>
        </w:trPr>
        <w:tc>
          <w:tcPr>
            <w:tcW w:w="1356" w:type="dxa"/>
            <w:tcPrChange w:id="1773" w:author="davidlgreene49@gmail.com" w:date="2025-06-13T10:50:00Z">
              <w:tcPr>
                <w:tcW w:w="1356" w:type="dxa"/>
              </w:tcPr>
            </w:tcPrChange>
          </w:tcPr>
          <w:p w14:paraId="3C85F4FD" w14:textId="77777777" w:rsidR="00F710A6" w:rsidRDefault="00F710A6" w:rsidP="00FA2277">
            <w:r>
              <w:t>Employment</w:t>
            </w:r>
          </w:p>
        </w:tc>
        <w:tc>
          <w:tcPr>
            <w:tcW w:w="1335" w:type="dxa"/>
            <w:tcPrChange w:id="1774" w:author="davidlgreene49@gmail.com" w:date="2025-06-13T10:50:00Z">
              <w:tcPr>
                <w:tcW w:w="1335" w:type="dxa"/>
              </w:tcPr>
            </w:tcPrChange>
          </w:tcPr>
          <w:p w14:paraId="7A147323" w14:textId="77777777" w:rsidR="00F710A6" w:rsidRDefault="00F710A6" w:rsidP="00FA2277">
            <w:pPr>
              <w:jc w:val="center"/>
            </w:pPr>
            <w:r>
              <w:t>0.5191***</w:t>
            </w:r>
          </w:p>
        </w:tc>
        <w:tc>
          <w:tcPr>
            <w:tcW w:w="1336" w:type="dxa"/>
            <w:tcPrChange w:id="1775" w:author="davidlgreene49@gmail.com" w:date="2025-06-13T10:50:00Z">
              <w:tcPr>
                <w:tcW w:w="1336" w:type="dxa"/>
              </w:tcPr>
            </w:tcPrChange>
          </w:tcPr>
          <w:p w14:paraId="7D91EEC3" w14:textId="77777777" w:rsidR="00F710A6" w:rsidRDefault="00F710A6" w:rsidP="00FA2277">
            <w:pPr>
              <w:jc w:val="center"/>
            </w:pPr>
            <w:r>
              <w:t>-0.1207***</w:t>
            </w:r>
          </w:p>
        </w:tc>
        <w:tc>
          <w:tcPr>
            <w:tcW w:w="1458" w:type="dxa"/>
            <w:tcPrChange w:id="1776" w:author="davidlgreene49@gmail.com" w:date="2025-06-13T10:50:00Z">
              <w:tcPr>
                <w:tcW w:w="1336" w:type="dxa"/>
              </w:tcPr>
            </w:tcPrChange>
          </w:tcPr>
          <w:p w14:paraId="6281A227" w14:textId="77777777" w:rsidR="00F710A6" w:rsidRDefault="00F710A6" w:rsidP="00FA2277">
            <w:pPr>
              <w:jc w:val="center"/>
            </w:pPr>
            <w:r>
              <w:t>0.7288***</w:t>
            </w:r>
          </w:p>
        </w:tc>
        <w:tc>
          <w:tcPr>
            <w:tcW w:w="1350" w:type="dxa"/>
            <w:tcPrChange w:id="1777" w:author="davidlgreene49@gmail.com" w:date="2025-06-13T10:50:00Z">
              <w:tcPr>
                <w:tcW w:w="1336" w:type="dxa"/>
              </w:tcPr>
            </w:tcPrChange>
          </w:tcPr>
          <w:p w14:paraId="2236A0FD" w14:textId="77777777" w:rsidR="00F710A6" w:rsidRDefault="00F710A6" w:rsidP="00FA2277">
            <w:pPr>
              <w:jc w:val="center"/>
            </w:pPr>
            <w:r>
              <w:t>0.5397***</w:t>
            </w:r>
          </w:p>
        </w:tc>
        <w:tc>
          <w:tcPr>
            <w:tcW w:w="1350" w:type="dxa"/>
            <w:tcPrChange w:id="1778" w:author="davidlgreene49@gmail.com" w:date="2025-06-13T10:50:00Z">
              <w:tcPr>
                <w:tcW w:w="1336" w:type="dxa"/>
              </w:tcPr>
            </w:tcPrChange>
          </w:tcPr>
          <w:p w14:paraId="24CAD630" w14:textId="77777777" w:rsidR="00F710A6" w:rsidRDefault="00F710A6" w:rsidP="00FA2277">
            <w:pPr>
              <w:jc w:val="center"/>
            </w:pPr>
            <w:r>
              <w:t>3.7680***</w:t>
            </w:r>
          </w:p>
        </w:tc>
      </w:tr>
      <w:tr w:rsidR="00F710A6" w14:paraId="6ABE9110" w14:textId="77777777" w:rsidTr="00F710A6">
        <w:trPr>
          <w:jc w:val="center"/>
          <w:trPrChange w:id="1779" w:author="davidlgreene49@gmail.com" w:date="2025-06-13T10:50:00Z">
            <w:trPr>
              <w:gridAfter w:val="0"/>
              <w:jc w:val="center"/>
            </w:trPr>
          </w:trPrChange>
        </w:trPr>
        <w:tc>
          <w:tcPr>
            <w:tcW w:w="1356" w:type="dxa"/>
            <w:tcPrChange w:id="1780" w:author="davidlgreene49@gmail.com" w:date="2025-06-13T10:50:00Z">
              <w:tcPr>
                <w:tcW w:w="1356" w:type="dxa"/>
              </w:tcPr>
            </w:tcPrChange>
          </w:tcPr>
          <w:p w14:paraId="37BD406A" w14:textId="77777777" w:rsidR="00F710A6" w:rsidRDefault="00F710A6" w:rsidP="00FA2277">
            <w:r>
              <w:t>Pop &gt; 16</w:t>
            </w:r>
          </w:p>
        </w:tc>
        <w:tc>
          <w:tcPr>
            <w:tcW w:w="1335" w:type="dxa"/>
            <w:tcPrChange w:id="1781" w:author="davidlgreene49@gmail.com" w:date="2025-06-13T10:50:00Z">
              <w:tcPr>
                <w:tcW w:w="1335" w:type="dxa"/>
              </w:tcPr>
            </w:tcPrChange>
          </w:tcPr>
          <w:p w14:paraId="725CF9A6" w14:textId="77777777" w:rsidR="00F710A6" w:rsidRDefault="00F710A6" w:rsidP="00FA2277">
            <w:pPr>
              <w:jc w:val="center"/>
            </w:pPr>
            <w:r>
              <w:t>0.00578*</w:t>
            </w:r>
          </w:p>
        </w:tc>
        <w:tc>
          <w:tcPr>
            <w:tcW w:w="1336" w:type="dxa"/>
            <w:tcPrChange w:id="1782" w:author="davidlgreene49@gmail.com" w:date="2025-06-13T10:50:00Z">
              <w:tcPr>
                <w:tcW w:w="1336" w:type="dxa"/>
              </w:tcPr>
            </w:tcPrChange>
          </w:tcPr>
          <w:p w14:paraId="73E238A8" w14:textId="77777777" w:rsidR="00F710A6" w:rsidRDefault="00F710A6" w:rsidP="00FA2277">
            <w:pPr>
              <w:jc w:val="center"/>
            </w:pPr>
            <w:r>
              <w:t>0.00021</w:t>
            </w:r>
          </w:p>
        </w:tc>
        <w:tc>
          <w:tcPr>
            <w:tcW w:w="1458" w:type="dxa"/>
            <w:tcPrChange w:id="1783" w:author="davidlgreene49@gmail.com" w:date="2025-06-13T10:50:00Z">
              <w:tcPr>
                <w:tcW w:w="1336" w:type="dxa"/>
              </w:tcPr>
            </w:tcPrChange>
          </w:tcPr>
          <w:p w14:paraId="48A47FD7" w14:textId="77777777" w:rsidR="00F710A6" w:rsidRDefault="00F710A6" w:rsidP="00FA2277">
            <w:pPr>
              <w:jc w:val="center"/>
            </w:pPr>
            <w:r>
              <w:t>0.01220***</w:t>
            </w:r>
          </w:p>
        </w:tc>
        <w:tc>
          <w:tcPr>
            <w:tcW w:w="1350" w:type="dxa"/>
            <w:tcPrChange w:id="1784" w:author="davidlgreene49@gmail.com" w:date="2025-06-13T10:50:00Z">
              <w:tcPr>
                <w:tcW w:w="1336" w:type="dxa"/>
              </w:tcPr>
            </w:tcPrChange>
          </w:tcPr>
          <w:p w14:paraId="69C929DA" w14:textId="77777777" w:rsidR="00F710A6" w:rsidRDefault="00F710A6" w:rsidP="00FA2277">
            <w:pPr>
              <w:jc w:val="center"/>
            </w:pPr>
            <w:r>
              <w:t>0.00606</w:t>
            </w:r>
          </w:p>
        </w:tc>
        <w:tc>
          <w:tcPr>
            <w:tcW w:w="1350" w:type="dxa"/>
            <w:tcPrChange w:id="1785" w:author="davidlgreene49@gmail.com" w:date="2025-06-13T10:50:00Z">
              <w:tcPr>
                <w:tcW w:w="1336" w:type="dxa"/>
              </w:tcPr>
            </w:tcPrChange>
          </w:tcPr>
          <w:p w14:paraId="65578CB9" w14:textId="77777777" w:rsidR="00F710A6" w:rsidRDefault="00F710A6" w:rsidP="00FA2277">
            <w:pPr>
              <w:jc w:val="center"/>
            </w:pPr>
            <w:r>
              <w:t>0.02178*</w:t>
            </w:r>
          </w:p>
        </w:tc>
      </w:tr>
      <w:tr w:rsidR="00F710A6" w14:paraId="6FA0A88D" w14:textId="77777777" w:rsidTr="00F710A6">
        <w:trPr>
          <w:jc w:val="center"/>
          <w:trPrChange w:id="1786" w:author="davidlgreene49@gmail.com" w:date="2025-06-13T10:50:00Z">
            <w:trPr>
              <w:gridAfter w:val="0"/>
              <w:jc w:val="center"/>
            </w:trPr>
          </w:trPrChange>
        </w:trPr>
        <w:tc>
          <w:tcPr>
            <w:tcW w:w="1356" w:type="dxa"/>
            <w:tcPrChange w:id="1787" w:author="davidlgreene49@gmail.com" w:date="2025-06-13T10:50:00Z">
              <w:tcPr>
                <w:tcW w:w="1356" w:type="dxa"/>
              </w:tcPr>
            </w:tcPrChange>
          </w:tcPr>
          <w:p w14:paraId="2BCFF652" w14:textId="77777777" w:rsidR="00F710A6" w:rsidRPr="008D6A7E" w:rsidRDefault="00F710A6" w:rsidP="00FA2277">
            <w:pPr>
              <w:rPr>
                <w:i/>
                <w:iCs/>
              </w:rPr>
            </w:pPr>
            <w:r w:rsidRPr="008D6A7E">
              <w:rPr>
                <w:i/>
                <w:iCs/>
              </w:rPr>
              <w:t>Density</w:t>
            </w:r>
          </w:p>
        </w:tc>
        <w:tc>
          <w:tcPr>
            <w:tcW w:w="1335" w:type="dxa"/>
            <w:tcPrChange w:id="1788" w:author="davidlgreene49@gmail.com" w:date="2025-06-13T10:50:00Z">
              <w:tcPr>
                <w:tcW w:w="1335" w:type="dxa"/>
              </w:tcPr>
            </w:tcPrChange>
          </w:tcPr>
          <w:p w14:paraId="642963A8" w14:textId="77777777" w:rsidR="00F710A6" w:rsidRPr="00B9517A" w:rsidRDefault="00F710A6" w:rsidP="00FA2277">
            <w:pPr>
              <w:jc w:val="center"/>
              <w:rPr>
                <w:i/>
                <w:iCs/>
              </w:rPr>
            </w:pPr>
            <w:r w:rsidRPr="00B9517A">
              <w:rPr>
                <w:i/>
                <w:iCs/>
              </w:rPr>
              <w:t>0.00080***</w:t>
            </w:r>
          </w:p>
        </w:tc>
        <w:tc>
          <w:tcPr>
            <w:tcW w:w="1336" w:type="dxa"/>
            <w:tcPrChange w:id="1789" w:author="davidlgreene49@gmail.com" w:date="2025-06-13T10:50:00Z">
              <w:tcPr>
                <w:tcW w:w="1336" w:type="dxa"/>
              </w:tcPr>
            </w:tcPrChange>
          </w:tcPr>
          <w:p w14:paraId="22E102E4" w14:textId="77777777" w:rsidR="00F710A6" w:rsidRPr="00B9517A" w:rsidRDefault="00F710A6" w:rsidP="00FA2277">
            <w:pPr>
              <w:jc w:val="center"/>
              <w:rPr>
                <w:i/>
                <w:iCs/>
              </w:rPr>
            </w:pPr>
            <w:r w:rsidRPr="00B9517A">
              <w:rPr>
                <w:i/>
                <w:iCs/>
              </w:rPr>
              <w:t>0.00076***</w:t>
            </w:r>
          </w:p>
        </w:tc>
        <w:tc>
          <w:tcPr>
            <w:tcW w:w="1458" w:type="dxa"/>
            <w:tcPrChange w:id="1790" w:author="davidlgreene49@gmail.com" w:date="2025-06-13T10:50:00Z">
              <w:tcPr>
                <w:tcW w:w="1336" w:type="dxa"/>
              </w:tcPr>
            </w:tcPrChange>
          </w:tcPr>
          <w:p w14:paraId="2D38BD05" w14:textId="77777777" w:rsidR="00F710A6" w:rsidRPr="00B9517A" w:rsidRDefault="00F710A6" w:rsidP="00FA2277">
            <w:pPr>
              <w:jc w:val="center"/>
              <w:rPr>
                <w:i/>
                <w:iCs/>
              </w:rPr>
            </w:pPr>
            <w:r>
              <w:rPr>
                <w:i/>
                <w:iCs/>
              </w:rPr>
              <w:t>-0.00006***</w:t>
            </w:r>
          </w:p>
        </w:tc>
        <w:tc>
          <w:tcPr>
            <w:tcW w:w="1350" w:type="dxa"/>
            <w:tcPrChange w:id="1791" w:author="davidlgreene49@gmail.com" w:date="2025-06-13T10:50:00Z">
              <w:tcPr>
                <w:tcW w:w="1336" w:type="dxa"/>
              </w:tcPr>
            </w:tcPrChange>
          </w:tcPr>
          <w:p w14:paraId="74B83AA3" w14:textId="77777777" w:rsidR="00F710A6" w:rsidRPr="00B9517A" w:rsidRDefault="00F710A6" w:rsidP="00FA2277">
            <w:pPr>
              <w:jc w:val="center"/>
              <w:rPr>
                <w:i/>
                <w:iCs/>
              </w:rPr>
            </w:pPr>
            <w:r>
              <w:rPr>
                <w:i/>
                <w:iCs/>
              </w:rPr>
              <w:t>0.00124***</w:t>
            </w:r>
          </w:p>
        </w:tc>
        <w:tc>
          <w:tcPr>
            <w:tcW w:w="1350" w:type="dxa"/>
            <w:tcPrChange w:id="1792" w:author="davidlgreene49@gmail.com" w:date="2025-06-13T10:50:00Z">
              <w:tcPr>
                <w:tcW w:w="1336" w:type="dxa"/>
              </w:tcPr>
            </w:tcPrChange>
          </w:tcPr>
          <w:p w14:paraId="5AAE668A" w14:textId="77777777" w:rsidR="00F710A6" w:rsidRPr="00B9517A" w:rsidRDefault="00F710A6" w:rsidP="00FA2277">
            <w:pPr>
              <w:jc w:val="center"/>
              <w:rPr>
                <w:i/>
                <w:iCs/>
              </w:rPr>
            </w:pPr>
            <w:r>
              <w:rPr>
                <w:i/>
                <w:iCs/>
              </w:rPr>
              <w:t>0.00101***</w:t>
            </w:r>
          </w:p>
        </w:tc>
      </w:tr>
      <w:tr w:rsidR="00F710A6" w14:paraId="158C128A" w14:textId="77777777" w:rsidTr="00F710A6">
        <w:trPr>
          <w:jc w:val="center"/>
          <w:trPrChange w:id="1793" w:author="davidlgreene49@gmail.com" w:date="2025-06-13T10:50:00Z">
            <w:trPr>
              <w:gridAfter w:val="0"/>
              <w:jc w:val="center"/>
            </w:trPr>
          </w:trPrChange>
        </w:trPr>
        <w:tc>
          <w:tcPr>
            <w:tcW w:w="1356" w:type="dxa"/>
            <w:tcPrChange w:id="1794" w:author="davidlgreene49@gmail.com" w:date="2025-06-13T10:50:00Z">
              <w:tcPr>
                <w:tcW w:w="1356" w:type="dxa"/>
              </w:tcPr>
            </w:tcPrChange>
          </w:tcPr>
          <w:p w14:paraId="016F230F" w14:textId="77777777" w:rsidR="00F710A6" w:rsidRDefault="00F710A6" w:rsidP="00FA2277">
            <w:r>
              <w:t>TN2015</w:t>
            </w:r>
          </w:p>
        </w:tc>
        <w:tc>
          <w:tcPr>
            <w:tcW w:w="1335" w:type="dxa"/>
            <w:tcPrChange w:id="1795" w:author="davidlgreene49@gmail.com" w:date="2025-06-13T10:50:00Z">
              <w:tcPr>
                <w:tcW w:w="1335" w:type="dxa"/>
              </w:tcPr>
            </w:tcPrChange>
          </w:tcPr>
          <w:p w14:paraId="1FA0B76A" w14:textId="77777777" w:rsidR="00F710A6" w:rsidRDefault="00F710A6" w:rsidP="00FA2277">
            <w:pPr>
              <w:jc w:val="center"/>
            </w:pPr>
            <w:r>
              <w:t>0.3012***</w:t>
            </w:r>
          </w:p>
        </w:tc>
        <w:tc>
          <w:tcPr>
            <w:tcW w:w="1336" w:type="dxa"/>
            <w:tcPrChange w:id="1796" w:author="davidlgreene49@gmail.com" w:date="2025-06-13T10:50:00Z">
              <w:tcPr>
                <w:tcW w:w="1336" w:type="dxa"/>
              </w:tcPr>
            </w:tcPrChange>
          </w:tcPr>
          <w:p w14:paraId="73A9237D" w14:textId="77777777" w:rsidR="00F710A6" w:rsidRDefault="00F710A6" w:rsidP="00FA2277">
            <w:pPr>
              <w:jc w:val="center"/>
            </w:pPr>
            <w:r>
              <w:t>0.3012***</w:t>
            </w:r>
          </w:p>
        </w:tc>
        <w:tc>
          <w:tcPr>
            <w:tcW w:w="1458" w:type="dxa"/>
            <w:tcPrChange w:id="1797" w:author="davidlgreene49@gmail.com" w:date="2025-06-13T10:50:00Z">
              <w:tcPr>
                <w:tcW w:w="1336" w:type="dxa"/>
              </w:tcPr>
            </w:tcPrChange>
          </w:tcPr>
          <w:p w14:paraId="3AC370C7" w14:textId="77777777" w:rsidR="00F710A6" w:rsidRDefault="00F710A6" w:rsidP="00FA2277">
            <w:pPr>
              <w:jc w:val="center"/>
            </w:pPr>
            <w:r>
              <w:t>0.3055***</w:t>
            </w:r>
          </w:p>
        </w:tc>
        <w:tc>
          <w:tcPr>
            <w:tcW w:w="1350" w:type="dxa"/>
            <w:tcPrChange w:id="1798" w:author="davidlgreene49@gmail.com" w:date="2025-06-13T10:50:00Z">
              <w:tcPr>
                <w:tcW w:w="1336" w:type="dxa"/>
              </w:tcPr>
            </w:tcPrChange>
          </w:tcPr>
          <w:p w14:paraId="76CA55FC" w14:textId="77777777" w:rsidR="00F710A6" w:rsidRDefault="00F710A6" w:rsidP="00FA2277">
            <w:pPr>
              <w:jc w:val="center"/>
            </w:pPr>
            <w:r>
              <w:t>0.3013***</w:t>
            </w:r>
          </w:p>
        </w:tc>
        <w:tc>
          <w:tcPr>
            <w:tcW w:w="1350" w:type="dxa"/>
            <w:tcPrChange w:id="1799" w:author="davidlgreene49@gmail.com" w:date="2025-06-13T10:50:00Z">
              <w:tcPr>
                <w:tcW w:w="1336" w:type="dxa"/>
              </w:tcPr>
            </w:tcPrChange>
          </w:tcPr>
          <w:p w14:paraId="4B51A0A1" w14:textId="77777777" w:rsidR="00F710A6" w:rsidRDefault="00F710A6" w:rsidP="00FA2277">
            <w:pPr>
              <w:jc w:val="center"/>
            </w:pPr>
            <w:r>
              <w:t>0.3035***</w:t>
            </w:r>
          </w:p>
        </w:tc>
      </w:tr>
      <w:tr w:rsidR="00F710A6" w14:paraId="7DA27A97" w14:textId="77777777" w:rsidTr="00F710A6">
        <w:trPr>
          <w:jc w:val="center"/>
          <w:trPrChange w:id="1800" w:author="davidlgreene49@gmail.com" w:date="2025-06-13T10:50:00Z">
            <w:trPr>
              <w:gridAfter w:val="0"/>
              <w:jc w:val="center"/>
            </w:trPr>
          </w:trPrChange>
        </w:trPr>
        <w:tc>
          <w:tcPr>
            <w:tcW w:w="1356" w:type="dxa"/>
            <w:tcPrChange w:id="1801" w:author="davidlgreene49@gmail.com" w:date="2025-06-13T10:50:00Z">
              <w:tcPr>
                <w:tcW w:w="1356" w:type="dxa"/>
              </w:tcPr>
            </w:tcPrChange>
          </w:tcPr>
          <w:p w14:paraId="39AFE7A3" w14:textId="77777777" w:rsidR="00F710A6" w:rsidRPr="00DE368B" w:rsidRDefault="00F710A6" w:rsidP="00FA2277">
            <w:pPr>
              <w:rPr>
                <w:vertAlign w:val="superscript"/>
              </w:rPr>
            </w:pPr>
            <w:r>
              <w:t>R</w:t>
            </w:r>
            <w:r>
              <w:rPr>
                <w:vertAlign w:val="superscript"/>
              </w:rPr>
              <w:t>2</w:t>
            </w:r>
          </w:p>
        </w:tc>
        <w:tc>
          <w:tcPr>
            <w:tcW w:w="1335" w:type="dxa"/>
            <w:tcPrChange w:id="1802" w:author="davidlgreene49@gmail.com" w:date="2025-06-13T10:50:00Z">
              <w:tcPr>
                <w:tcW w:w="1335" w:type="dxa"/>
              </w:tcPr>
            </w:tcPrChange>
          </w:tcPr>
          <w:p w14:paraId="2C563833" w14:textId="77777777" w:rsidR="00F710A6" w:rsidRDefault="00F710A6" w:rsidP="00FA2277">
            <w:pPr>
              <w:jc w:val="center"/>
            </w:pPr>
            <w:r>
              <w:t>0.9184</w:t>
            </w:r>
          </w:p>
        </w:tc>
        <w:tc>
          <w:tcPr>
            <w:tcW w:w="1336" w:type="dxa"/>
            <w:tcPrChange w:id="1803" w:author="davidlgreene49@gmail.com" w:date="2025-06-13T10:50:00Z">
              <w:tcPr>
                <w:tcW w:w="1336" w:type="dxa"/>
              </w:tcPr>
            </w:tcPrChange>
          </w:tcPr>
          <w:p w14:paraId="02B6CA28" w14:textId="77777777" w:rsidR="00F710A6" w:rsidRDefault="00F710A6" w:rsidP="00FA2277">
            <w:pPr>
              <w:jc w:val="center"/>
            </w:pPr>
            <w:r>
              <w:t>0.9141</w:t>
            </w:r>
          </w:p>
        </w:tc>
        <w:tc>
          <w:tcPr>
            <w:tcW w:w="1458" w:type="dxa"/>
            <w:tcPrChange w:id="1804" w:author="davidlgreene49@gmail.com" w:date="2025-06-13T10:50:00Z">
              <w:tcPr>
                <w:tcW w:w="1336" w:type="dxa"/>
              </w:tcPr>
            </w:tcPrChange>
          </w:tcPr>
          <w:p w14:paraId="39761AE7" w14:textId="77777777" w:rsidR="00F710A6" w:rsidRDefault="00F710A6" w:rsidP="00FA2277">
            <w:pPr>
              <w:jc w:val="center"/>
            </w:pPr>
            <w:r>
              <w:t>0.9073</w:t>
            </w:r>
          </w:p>
        </w:tc>
        <w:tc>
          <w:tcPr>
            <w:tcW w:w="1350" w:type="dxa"/>
            <w:tcPrChange w:id="1805" w:author="davidlgreene49@gmail.com" w:date="2025-06-13T10:50:00Z">
              <w:tcPr>
                <w:tcW w:w="1336" w:type="dxa"/>
              </w:tcPr>
            </w:tcPrChange>
          </w:tcPr>
          <w:p w14:paraId="02F2D682" w14:textId="77777777" w:rsidR="00F710A6" w:rsidRDefault="00F710A6" w:rsidP="00FA2277">
            <w:pPr>
              <w:jc w:val="center"/>
            </w:pPr>
            <w:r>
              <w:t>0.9023</w:t>
            </w:r>
          </w:p>
        </w:tc>
        <w:tc>
          <w:tcPr>
            <w:tcW w:w="1350" w:type="dxa"/>
            <w:tcPrChange w:id="1806" w:author="davidlgreene49@gmail.com" w:date="2025-06-13T10:50:00Z">
              <w:tcPr>
                <w:tcW w:w="1336" w:type="dxa"/>
              </w:tcPr>
            </w:tcPrChange>
          </w:tcPr>
          <w:p w14:paraId="391BE164" w14:textId="77777777" w:rsidR="00F710A6" w:rsidRDefault="00F710A6" w:rsidP="00FA2277">
            <w:pPr>
              <w:jc w:val="center"/>
            </w:pPr>
            <w:r>
              <w:t>0.5907</w:t>
            </w:r>
          </w:p>
        </w:tc>
      </w:tr>
      <w:tr w:rsidR="00F710A6" w14:paraId="0263BF7D" w14:textId="77777777" w:rsidTr="00F710A6">
        <w:trPr>
          <w:jc w:val="center"/>
          <w:trPrChange w:id="1807" w:author="davidlgreene49@gmail.com" w:date="2025-06-13T10:50:00Z">
            <w:trPr>
              <w:gridAfter w:val="0"/>
              <w:jc w:val="center"/>
            </w:trPr>
          </w:trPrChange>
        </w:trPr>
        <w:tc>
          <w:tcPr>
            <w:tcW w:w="1356" w:type="dxa"/>
            <w:tcPrChange w:id="1808" w:author="davidlgreene49@gmail.com" w:date="2025-06-13T10:50:00Z">
              <w:tcPr>
                <w:tcW w:w="1356" w:type="dxa"/>
              </w:tcPr>
            </w:tcPrChange>
          </w:tcPr>
          <w:p w14:paraId="5D45EBB7" w14:textId="77777777" w:rsidR="00F710A6" w:rsidRDefault="00F710A6" w:rsidP="00FA2277">
            <w:r>
              <w:t>RMSE</w:t>
            </w:r>
          </w:p>
        </w:tc>
        <w:tc>
          <w:tcPr>
            <w:tcW w:w="1335" w:type="dxa"/>
            <w:tcPrChange w:id="1809" w:author="davidlgreene49@gmail.com" w:date="2025-06-13T10:50:00Z">
              <w:tcPr>
                <w:tcW w:w="1335" w:type="dxa"/>
              </w:tcPr>
            </w:tcPrChange>
          </w:tcPr>
          <w:p w14:paraId="5E70A4DE" w14:textId="77777777" w:rsidR="00F710A6" w:rsidRDefault="00F710A6" w:rsidP="00FA2277">
            <w:pPr>
              <w:jc w:val="center"/>
            </w:pPr>
            <w:r>
              <w:t>0.03477</w:t>
            </w:r>
          </w:p>
        </w:tc>
        <w:tc>
          <w:tcPr>
            <w:tcW w:w="1336" w:type="dxa"/>
            <w:tcPrChange w:id="1810" w:author="davidlgreene49@gmail.com" w:date="2025-06-13T10:50:00Z">
              <w:tcPr>
                <w:tcW w:w="1336" w:type="dxa"/>
              </w:tcPr>
            </w:tcPrChange>
          </w:tcPr>
          <w:p w14:paraId="2271CD3D" w14:textId="77777777" w:rsidR="00F710A6" w:rsidRDefault="00F710A6" w:rsidP="00FA2277">
            <w:pPr>
              <w:jc w:val="center"/>
            </w:pPr>
            <w:r>
              <w:t>0.03565</w:t>
            </w:r>
          </w:p>
        </w:tc>
        <w:tc>
          <w:tcPr>
            <w:tcW w:w="1458" w:type="dxa"/>
            <w:tcPrChange w:id="1811" w:author="davidlgreene49@gmail.com" w:date="2025-06-13T10:50:00Z">
              <w:tcPr>
                <w:tcW w:w="1336" w:type="dxa"/>
              </w:tcPr>
            </w:tcPrChange>
          </w:tcPr>
          <w:p w14:paraId="02DB68EB" w14:textId="77777777" w:rsidR="00F710A6" w:rsidRDefault="00F710A6" w:rsidP="00FA2277">
            <w:pPr>
              <w:jc w:val="center"/>
            </w:pPr>
            <w:r>
              <w:t>0.03700</w:t>
            </w:r>
          </w:p>
        </w:tc>
        <w:tc>
          <w:tcPr>
            <w:tcW w:w="1350" w:type="dxa"/>
            <w:tcPrChange w:id="1812" w:author="davidlgreene49@gmail.com" w:date="2025-06-13T10:50:00Z">
              <w:tcPr>
                <w:tcW w:w="1336" w:type="dxa"/>
              </w:tcPr>
            </w:tcPrChange>
          </w:tcPr>
          <w:p w14:paraId="3654A4FC" w14:textId="77777777" w:rsidR="00F710A6" w:rsidRDefault="00F710A6" w:rsidP="00FA2277">
            <w:pPr>
              <w:jc w:val="center"/>
            </w:pPr>
            <w:r>
              <w:t>0.03799</w:t>
            </w:r>
          </w:p>
        </w:tc>
        <w:tc>
          <w:tcPr>
            <w:tcW w:w="1350" w:type="dxa"/>
            <w:tcPrChange w:id="1813" w:author="davidlgreene49@gmail.com" w:date="2025-06-13T10:50:00Z">
              <w:tcPr>
                <w:tcW w:w="1336" w:type="dxa"/>
              </w:tcPr>
            </w:tcPrChange>
          </w:tcPr>
          <w:p w14:paraId="684A386E" w14:textId="77777777" w:rsidR="00F710A6" w:rsidRDefault="00F710A6" w:rsidP="00FA2277">
            <w:pPr>
              <w:jc w:val="center"/>
            </w:pPr>
            <w:r>
              <w:t>0.07781</w:t>
            </w:r>
          </w:p>
        </w:tc>
      </w:tr>
    </w:tbl>
    <w:p w14:paraId="0BA40BF8" w14:textId="77777777" w:rsidR="00F710A6" w:rsidRPr="00885916" w:rsidRDefault="00F710A6" w:rsidP="00B96D9F">
      <w:pPr>
        <w:jc w:val="center"/>
      </w:pPr>
    </w:p>
    <w:p w14:paraId="55CD0EA1" w14:textId="3036D93F" w:rsidR="006174F8" w:rsidRDefault="00D0103F" w:rsidP="001300F3">
      <w:r>
        <w:t>Note: RMSE – root mean square error</w:t>
      </w:r>
      <w:r w:rsidR="002B73C3">
        <w:t>; FE – fixed effects.</w:t>
      </w:r>
    </w:p>
    <w:p w14:paraId="23142DD4" w14:textId="488DE36A" w:rsidR="00FC134B" w:rsidRDefault="00D2514C" w:rsidP="001300F3">
      <w:r>
        <w:t>The result</w:t>
      </w:r>
      <w:ins w:id="1814" w:author="Greene, David" w:date="2025-06-16T11:45:00Z">
        <w:r w:rsidR="001333F0">
          <w:t>ing models reflect</w:t>
        </w:r>
      </w:ins>
      <w:del w:id="1815" w:author="Greene, David" w:date="2025-06-16T11:45:00Z">
        <w:r w:rsidDel="001333F0">
          <w:delText>s</w:delText>
        </w:r>
      </w:del>
      <w:r>
        <w:t xml:space="preserve"> </w:t>
      </w:r>
      <w:del w:id="1816" w:author="Greene, David" w:date="2025-06-16T11:45:00Z">
        <w:r w:rsidDel="001333F0">
          <w:delText>ind</w:delText>
        </w:r>
      </w:del>
      <w:del w:id="1817" w:author="Greene, David" w:date="2025-06-16T11:46:00Z">
        <w:r w:rsidDel="001333F0">
          <w:delText xml:space="preserve">icate </w:delText>
        </w:r>
      </w:del>
      <w:r>
        <w:t xml:space="preserve">important differences in net survival rates across states that could be </w:t>
      </w:r>
      <w:r w:rsidR="006220DD">
        <w:t>us</w:t>
      </w:r>
      <w:r>
        <w:t xml:space="preserve">ed </w:t>
      </w:r>
      <w:r w:rsidR="006220DD">
        <w:t>t</w:t>
      </w:r>
      <w:r>
        <w:t xml:space="preserve">o </w:t>
      </w:r>
      <w:ins w:id="1818" w:author="Greene, David" w:date="2025-06-16T11:43:00Z">
        <w:r w:rsidR="001333F0">
          <w:t>estimate future vehicle migrations</w:t>
        </w:r>
      </w:ins>
      <w:del w:id="1819" w:author="Greene, David" w:date="2025-06-16T11:42:00Z">
        <w:r w:rsidR="006220DD" w:rsidDel="004628C3">
          <w:delText>construct</w:delText>
        </w:r>
        <w:r w:rsidDel="004628C3">
          <w:delText xml:space="preserve"> a state-level used vehicle model</w:delText>
        </w:r>
      </w:del>
      <w:r>
        <w:t xml:space="preserve">. </w:t>
      </w:r>
      <w:ins w:id="1820" w:author="Greene, David" w:date="2025-06-16T11:48:00Z">
        <w:r w:rsidR="001333F0">
          <w:t>E</w:t>
        </w:r>
      </w:ins>
      <w:del w:id="1821" w:author="Greene, David" w:date="2025-06-16T11:48:00Z">
        <w:r w:rsidR="001452EF" w:rsidDel="001333F0">
          <w:delText>The e</w:delText>
        </w:r>
      </w:del>
      <w:r w:rsidR="001452EF">
        <w:t xml:space="preserve">stimated state </w:t>
      </w:r>
      <w:r>
        <w:t xml:space="preserve">net </w:t>
      </w:r>
      <w:r w:rsidR="001452EF">
        <w:t>survival functions</w:t>
      </w:r>
      <w:r w:rsidR="002A7901">
        <w:t xml:space="preserve"> </w:t>
      </w:r>
      <w:del w:id="1822" w:author="Greene, David" w:date="2025-06-16T11:48:00Z">
        <w:r w:rsidR="003A3642" w:rsidDel="001333F0">
          <w:delText xml:space="preserve">by vehicle type </w:delText>
        </w:r>
      </w:del>
      <w:r w:rsidR="003A3642">
        <w:t>for</w:t>
      </w:r>
      <w:ins w:id="1823" w:author="Greene, David" w:date="2025-06-16T11:43:00Z">
        <w:r w:rsidR="001333F0">
          <w:t xml:space="preserve"> the fi</w:t>
        </w:r>
      </w:ins>
      <w:ins w:id="1824" w:author="Greene, David" w:date="2025-06-16T12:00:00Z">
        <w:r w:rsidR="00662B52">
          <w:t>fteen</w:t>
        </w:r>
      </w:ins>
      <w:ins w:id="1825" w:author="Greene, David" w:date="2025-06-16T11:43:00Z">
        <w:r w:rsidR="001333F0">
          <w:t xml:space="preserve"> most populous states</w:t>
        </w:r>
      </w:ins>
      <w:del w:id="1826" w:author="Greene, David" w:date="2025-06-16T11:43:00Z">
        <w:r w:rsidR="003A3642" w:rsidDel="001333F0">
          <w:delText xml:space="preserve"> Alabama, Alaska, Arizona, Arkansas and California</w:delText>
        </w:r>
      </w:del>
      <w:r w:rsidR="008367CA">
        <w:t xml:space="preserve"> in 202</w:t>
      </w:r>
      <w:ins w:id="1827" w:author="Greene, David" w:date="2025-06-16T12:00:00Z">
        <w:r w:rsidR="00662B52">
          <w:t>4</w:t>
        </w:r>
      </w:ins>
      <w:del w:id="1828" w:author="Greene, David" w:date="2025-06-16T12:00:00Z">
        <w:r w:rsidR="008367CA" w:rsidDel="00662B52">
          <w:delText>2</w:delText>
        </w:r>
      </w:del>
      <w:r w:rsidR="001452EF">
        <w:t xml:space="preserve"> are illustrated in </w:t>
      </w:r>
      <w:r w:rsidR="004C712F">
        <w:t>F</w:t>
      </w:r>
      <w:r w:rsidR="001452EF">
        <w:t xml:space="preserve">igures </w:t>
      </w:r>
      <w:r w:rsidR="004C712F">
        <w:t>6</w:t>
      </w:r>
      <w:ins w:id="1829" w:author="Greene, David" w:date="2025-06-16T12:00:00Z">
        <w:r w:rsidR="00662B52">
          <w:t>-8</w:t>
        </w:r>
      </w:ins>
      <w:del w:id="1830" w:author="Greene, David" w:date="2025-06-16T11:58:00Z">
        <w:r w:rsidR="003A3642" w:rsidDel="00662B52">
          <w:delText>-</w:delText>
        </w:r>
        <w:r w:rsidR="004C712F" w:rsidDel="00662B52">
          <w:delText>8</w:delText>
        </w:r>
      </w:del>
      <w:ins w:id="1831" w:author="Greene, David" w:date="2025-06-16T11:48:00Z">
        <w:r w:rsidR="001333F0">
          <w:t xml:space="preserve">, </w:t>
        </w:r>
      </w:ins>
      <w:ins w:id="1832" w:author="Greene, David" w:date="2025-06-16T12:01:00Z">
        <w:r w:rsidR="00662B52">
          <w:t>showing the</w:t>
        </w:r>
      </w:ins>
      <w:ins w:id="1833" w:author="Greene, David" w:date="2025-06-16T11:48:00Z">
        <w:r w:rsidR="001333F0">
          <w:t xml:space="preserve"> passenger car</w:t>
        </w:r>
      </w:ins>
      <w:ins w:id="1834" w:author="Greene, David" w:date="2025-06-16T12:01:00Z">
        <w:r w:rsidR="00662B52">
          <w:t xml:space="preserve"> functions for the top 5</w:t>
        </w:r>
      </w:ins>
      <w:ins w:id="1835" w:author="Greene, David" w:date="2025-06-16T11:48:00Z">
        <w:r w:rsidR="001333F0">
          <w:t>, SUVs and vans</w:t>
        </w:r>
      </w:ins>
      <w:ins w:id="1836" w:author="Greene, David" w:date="2025-06-16T12:01:00Z">
        <w:r w:rsidR="00662B52">
          <w:t xml:space="preserve"> for the next 5,</w:t>
        </w:r>
      </w:ins>
      <w:ins w:id="1837" w:author="Greene, David" w:date="2025-06-16T11:48:00Z">
        <w:r w:rsidR="001333F0">
          <w:t xml:space="preserve"> and</w:t>
        </w:r>
      </w:ins>
      <w:ins w:id="1838" w:author="Greene, David" w:date="2025-06-16T11:49:00Z">
        <w:r w:rsidR="001333F0">
          <w:t xml:space="preserve"> pickups</w:t>
        </w:r>
      </w:ins>
      <w:ins w:id="1839" w:author="Greene, David" w:date="2025-06-16T12:01:00Z">
        <w:r w:rsidR="00662B52">
          <w:t xml:space="preserve"> for 11 to 15</w:t>
        </w:r>
      </w:ins>
      <w:r w:rsidR="00A7767D">
        <w:t>.</w:t>
      </w:r>
      <w:del w:id="1840" w:author="Greene, David" w:date="2025-06-16T11:46:00Z">
        <w:r w:rsidR="00E17224" w:rsidDel="001333F0">
          <w:delText xml:space="preserve"> </w:delText>
        </w:r>
      </w:del>
      <w:del w:id="1841" w:author="Greene, David" w:date="2025-06-16T11:45:00Z">
        <w:r w:rsidR="00E17224" w:rsidDel="001333F0">
          <w:delText>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delText>
        </w:r>
      </w:del>
      <w:del w:id="1842" w:author="Greene, David" w:date="2025-06-16T11:44:00Z">
        <w:r w:rsidR="006B1A73" w:rsidDel="001333F0">
          <w:rPr>
            <w:rStyle w:val="FootnoteReference"/>
          </w:rPr>
          <w:footnoteReference w:id="21"/>
        </w:r>
      </w:del>
      <w:del w:id="1845" w:author="Greene, David" w:date="2025-06-16T11:45:00Z">
        <w:r w:rsidR="002A7901" w:rsidDel="001333F0">
          <w:delText xml:space="preserve"> </w:delText>
        </w:r>
      </w:del>
      <w:ins w:id="1846" w:author="Greene, David" w:date="2025-06-16T11:45:00Z">
        <w:r w:rsidR="001333F0">
          <w:rPr>
            <w:rStyle w:val="FootnoteReference"/>
          </w:rPr>
          <w:footnoteReference w:id="22"/>
        </w:r>
      </w:ins>
      <w:del w:id="1848" w:author="Greene, David" w:date="2025-06-16T11:47:00Z">
        <w:r w:rsidR="008367CA" w:rsidDel="001333F0">
          <w:delText xml:space="preserve">Each </w:delText>
        </w:r>
        <w:r w:rsidR="00FB4C57" w:rsidDel="001333F0">
          <w:delText>f</w:delText>
        </w:r>
        <w:r w:rsidR="008367CA" w:rsidDel="001333F0">
          <w:delText xml:space="preserve">igure shows </w:delText>
        </w:r>
      </w:del>
      <w:del w:id="1849" w:author="Greene, David" w:date="2025-06-16T11:46:00Z">
        <w:r w:rsidR="008367CA" w:rsidDel="001333F0">
          <w:delText>five states, in alphabetical order by state</w:delText>
        </w:r>
        <w:r w:rsidR="003A3642" w:rsidDel="001333F0">
          <w:delText xml:space="preserve"> postal code</w:delText>
        </w:r>
        <w:r w:rsidR="008367CA" w:rsidDel="001333F0">
          <w:delText xml:space="preserve"> abbreviation.</w:delText>
        </w:r>
      </w:del>
      <w:r w:rsidR="003A3642">
        <w:t xml:space="preserve"> The graphs show </w:t>
      </w:r>
      <w:ins w:id="1850" w:author="Greene, David" w:date="2025-06-16T12:02:00Z">
        <w:r w:rsidR="00662B52">
          <w:t>estimated</w:t>
        </w:r>
      </w:ins>
      <w:del w:id="1851" w:author="Greene, David" w:date="2025-06-16T12:01:00Z">
        <w:r w:rsidR="003A3642" w:rsidDel="00662B52">
          <w:delText>both</w:delText>
        </w:r>
      </w:del>
      <w:r w:rsidR="003A3642">
        <w:t xml:space="preserve"> </w:t>
      </w:r>
      <w:del w:id="1852" w:author="Greene, David" w:date="2025-06-16T12:02:00Z">
        <w:r w:rsidR="003A3642" w:rsidDel="00662B52">
          <w:delText xml:space="preserve">the </w:delText>
        </w:r>
      </w:del>
      <w:r w:rsidR="003A3642">
        <w:t>annual</w:t>
      </w:r>
      <w:ins w:id="1853" w:author="Greene, David" w:date="2025-06-16T12:02:00Z">
        <w:r w:rsidR="00662B52">
          <w:t xml:space="preserve"> net</w:t>
        </w:r>
      </w:ins>
      <w:r w:rsidR="003A3642">
        <w:t xml:space="preserve"> survival rates and cumulative</w:t>
      </w:r>
      <w:ins w:id="1854" w:author="Greene, David" w:date="2025-06-16T12:02:00Z">
        <w:r w:rsidR="00662B52">
          <w:t xml:space="preserve"> net</w:t>
        </w:r>
      </w:ins>
      <w:r w:rsidR="003A3642">
        <w:t xml:space="preserve"> survival, the cumulative product of the annual rates.</w:t>
      </w:r>
      <w:r w:rsidR="008367CA">
        <w:t xml:space="preserve"> </w:t>
      </w:r>
      <w:moveToRangeStart w:id="1855" w:author="Greene, David" w:date="2025-06-16T11:49:00Z" w:name="move200967008"/>
      <w:moveTo w:id="1856" w:author="Greene, David" w:date="2025-06-16T11:49:00Z">
        <w:r w:rsidR="001333F0">
          <w:t xml:space="preserve">The cumulative curves must be interpreted with caution because they assume that the conditions existing in the year in question will continue indefinitely, which is </w:t>
        </w:r>
        <w:del w:id="1857" w:author="Greene, David" w:date="2025-06-16T12:02:00Z">
          <w:r w:rsidR="001333F0" w:rsidDel="00662B52">
            <w:delText xml:space="preserve">obviously </w:delText>
          </w:r>
        </w:del>
        <w:r w:rsidR="001333F0">
          <w:t>not the case</w:t>
        </w:r>
      </w:moveTo>
      <w:ins w:id="1858" w:author="Greene, David" w:date="2025-06-16T12:02:00Z">
        <w:r w:rsidR="00662B52">
          <w:t xml:space="preserve"> in general</w:t>
        </w:r>
      </w:ins>
      <w:moveTo w:id="1859" w:author="Greene, David" w:date="2025-06-16T11:49:00Z">
        <w:r w:rsidR="001333F0">
          <w:t xml:space="preserve">. </w:t>
        </w:r>
      </w:moveTo>
      <w:moveToRangeEnd w:id="1855"/>
      <w:r w:rsidR="002A7901">
        <w:t xml:space="preserve">While many states’ functions are similar, </w:t>
      </w:r>
      <w:r w:rsidR="003A3642">
        <w:t>some</w:t>
      </w:r>
      <w:r w:rsidR="002A7901">
        <w:t xml:space="preserve"> important differences</w:t>
      </w:r>
      <w:r w:rsidR="003A3642">
        <w:t xml:space="preserve"> are evident</w:t>
      </w:r>
      <w:r w:rsidR="002A7901">
        <w:t xml:space="preserve">. </w:t>
      </w:r>
      <w:r w:rsidR="008367CA">
        <w:t>Some</w:t>
      </w:r>
      <w:ins w:id="1860" w:author="Greene, David" w:date="2025-06-16T12:03:00Z">
        <w:r w:rsidR="00662B52">
          <w:t xml:space="preserve"> states</w:t>
        </w:r>
      </w:ins>
      <w:r w:rsidR="008367CA">
        <w:t xml:space="preserve"> </w:t>
      </w:r>
      <w:del w:id="1861" w:author="Greene, David" w:date="2025-06-16T11:53:00Z">
        <w:r w:rsidR="008367CA" w:rsidDel="001333F0">
          <w:delText xml:space="preserve">states </w:delText>
        </w:r>
      </w:del>
      <w:r w:rsidR="008367CA">
        <w:t xml:space="preserve">appear to be </w:t>
      </w:r>
      <w:r w:rsidR="008367CA">
        <w:lastRenderedPageBreak/>
        <w:t>importers of younger used vehicles</w:t>
      </w:r>
      <w:ins w:id="1862" w:author="Greene, David" w:date="2025-06-16T11:53:00Z">
        <w:r w:rsidR="00662B52">
          <w:t xml:space="preserve"> (e.g., Georgia and North Carolina</w:t>
        </w:r>
      </w:ins>
      <w:ins w:id="1863" w:author="Greene, David" w:date="2025-06-16T11:57:00Z">
        <w:r w:rsidR="00662B52">
          <w:t>, Figure 7,</w:t>
        </w:r>
      </w:ins>
      <w:ins w:id="1864" w:author="Greene, David" w:date="2025-06-16T11:53:00Z">
        <w:r w:rsidR="00662B52">
          <w:t xml:space="preserve"> and Tennessee and Virginia</w:t>
        </w:r>
      </w:ins>
      <w:ins w:id="1865" w:author="Greene, David" w:date="2025-06-16T11:58:00Z">
        <w:r w:rsidR="00662B52">
          <w:t>, Figure 8</w:t>
        </w:r>
      </w:ins>
      <w:ins w:id="1866" w:author="Greene, David" w:date="2025-06-16T11:53:00Z">
        <w:r w:rsidR="00662B52">
          <w:t>)</w:t>
        </w:r>
      </w:ins>
      <w:r w:rsidR="008367CA">
        <w:t xml:space="preserve">, with </w:t>
      </w:r>
      <w:ins w:id="1867" w:author="Greene, David" w:date="2025-06-16T12:03:00Z">
        <w:r w:rsidR="00586F09">
          <w:t xml:space="preserve">net </w:t>
        </w:r>
      </w:ins>
      <w:r w:rsidR="008367CA">
        <w:t xml:space="preserve">survival rates close to or exceeding 1.0, while other states appear to be exporters with unrealistically low </w:t>
      </w:r>
      <w:ins w:id="1868" w:author="Greene, David" w:date="2025-06-16T12:03:00Z">
        <w:r w:rsidR="00586F09">
          <w:t xml:space="preserve">net </w:t>
        </w:r>
      </w:ins>
      <w:r w:rsidR="008367CA">
        <w:t xml:space="preserve">survival rates for </w:t>
      </w:r>
      <w:ins w:id="1869" w:author="Greene, David" w:date="2025-06-16T12:03:00Z">
        <w:r w:rsidR="00586F09">
          <w:t>2</w:t>
        </w:r>
      </w:ins>
      <w:del w:id="1870" w:author="Greene, David" w:date="2025-06-16T12:03:00Z">
        <w:r w:rsidR="008367CA" w:rsidDel="00586F09">
          <w:delText>3</w:delText>
        </w:r>
      </w:del>
      <w:r w:rsidR="008367CA">
        <w:t>-10-year-old cars</w:t>
      </w:r>
      <w:ins w:id="1871" w:author="Greene, David" w:date="2025-06-16T11:54:00Z">
        <w:r w:rsidR="00662B52">
          <w:t xml:space="preserve"> (e.g., New York fo</w:t>
        </w:r>
      </w:ins>
      <w:ins w:id="1872" w:author="Greene, David" w:date="2025-06-16T11:55:00Z">
        <w:r w:rsidR="00662B52">
          <w:t>r cars</w:t>
        </w:r>
      </w:ins>
      <w:ins w:id="1873" w:author="Greene, David" w:date="2025-06-16T11:56:00Z">
        <w:r w:rsidR="00662B52">
          <w:t>, Figure 6)</w:t>
        </w:r>
      </w:ins>
      <w:r w:rsidR="008367CA">
        <w:t>.</w:t>
      </w:r>
      <w:r w:rsidR="003A3642">
        <w:t xml:space="preserve"> The cumulative rates </w:t>
      </w:r>
      <w:ins w:id="1874" w:author="Greene, David" w:date="2025-06-16T12:04:00Z">
        <w:r w:rsidR="00586F09">
          <w:t>better illustrate tendencies to import or export</w:t>
        </w:r>
      </w:ins>
      <w:del w:id="1875" w:author="Greene, David" w:date="2025-06-16T12:04:00Z">
        <w:r w:rsidR="003A3642" w:rsidDel="00586F09">
          <w:delText>give a clearer picture of how man</w:delText>
        </w:r>
        <w:r w:rsidR="00630470" w:rsidDel="00586F09">
          <w:delText>y</w:delText>
        </w:r>
      </w:del>
      <w:r w:rsidR="003A3642">
        <w:t xml:space="preserve"> vehicles</w:t>
      </w:r>
      <w:del w:id="1876" w:author="Greene, David" w:date="2025-06-16T12:04:00Z">
        <w:r w:rsidR="003A3642" w:rsidDel="00586F09">
          <w:delText xml:space="preserve"> are </w:delText>
        </w:r>
        <w:r w:rsidR="00FC134B" w:rsidDel="00586F09">
          <w:delText>being imported or exported by a state</w:delText>
        </w:r>
      </w:del>
      <w:r w:rsidR="00FC134B">
        <w:t>.</w:t>
      </w:r>
      <w:r w:rsidR="00E17224">
        <w:t xml:space="preserve"> </w:t>
      </w:r>
      <w:moveFromRangeStart w:id="1877" w:author="Greene, David" w:date="2025-06-16T11:49:00Z" w:name="move200967008"/>
      <w:moveFrom w:id="1878" w:author="Greene, David" w:date="2025-06-16T11:49:00Z">
        <w:r w:rsidR="00E17224" w:rsidDel="001333F0">
          <w:t>The cumulative curves must be interpreted with caution because they assume that the conditions existing in the year in question will continue indefinitely, which is obviously not the case.</w:t>
        </w:r>
        <w:r w:rsidR="00FC134B" w:rsidDel="001333F0">
          <w:t xml:space="preserve"> </w:t>
        </w:r>
      </w:moveFrom>
      <w:moveFromRangeEnd w:id="1877"/>
      <w:r w:rsidR="00E17224">
        <w:t>W</w:t>
      </w:r>
      <w:r w:rsidR="00FC134B">
        <w:t>hile there are some kinks in the annual rates, the effects are smoothed out considerably in the cumulative curves. Detailed examination of the state data indicates that the kinks in the estimated curves are not artifacts of the estimation but reflect the empirical data.</w:t>
      </w:r>
      <w:r w:rsidR="001452EF">
        <w:t xml:space="preserve"> </w:t>
      </w:r>
      <w:ins w:id="1879" w:author="Greene, David" w:date="2025-06-16T12:59:00Z">
        <w:r w:rsidR="008251E4">
          <w:t>Estimated net survival curves</w:t>
        </w:r>
      </w:ins>
      <w:ins w:id="1880" w:author="Greene, David" w:date="2025-06-16T13:00:00Z">
        <w:r w:rsidR="008251E4">
          <w:t xml:space="preserve"> for 2016</w:t>
        </w:r>
      </w:ins>
      <w:ins w:id="1881" w:author="Greene, David" w:date="2025-06-16T12:59:00Z">
        <w:r w:rsidR="008251E4">
          <w:t xml:space="preserve"> for the states ranked 16-30</w:t>
        </w:r>
        <w:r w:rsidR="008251E4" w:rsidRPr="008251E4">
          <w:rPr>
            <w:vertAlign w:val="superscript"/>
            <w:rPrChange w:id="1882" w:author="Greene, David" w:date="2025-06-16T12:59:00Z">
              <w:rPr/>
            </w:rPrChange>
          </w:rPr>
          <w:t>th</w:t>
        </w:r>
        <w:r w:rsidR="008251E4">
          <w:t xml:space="preserve"> in population are compared </w:t>
        </w:r>
      </w:ins>
      <w:ins w:id="1883" w:author="Greene, David" w:date="2025-06-16T13:00:00Z">
        <w:r w:rsidR="008251E4">
          <w:t>in Figures 9-11.</w:t>
        </w:r>
      </w:ins>
      <w:ins w:id="1884" w:author="Greene, David" w:date="2025-06-16T13:02:00Z">
        <w:r w:rsidR="006C7694">
          <w:t xml:space="preserve"> In general, </w:t>
        </w:r>
      </w:ins>
      <w:ins w:id="1885" w:author="Greene, David" w:date="2025-06-16T13:03:00Z">
        <w:r w:rsidR="006C7694">
          <w:t xml:space="preserve">states in the northeastern U.S. tend to be net vehicle exporters, while states in the south and mountain west tend to be net importers. </w:t>
        </w:r>
      </w:ins>
    </w:p>
    <w:p w14:paraId="481377C5" w14:textId="6F218E71" w:rsidR="009748B3" w:rsidRDefault="002A7901" w:rsidP="001300F3">
      <w:r>
        <w:t>For most states,</w:t>
      </w:r>
      <w:r w:rsidR="00FC134B">
        <w:t xml:space="preserve"> annual</w:t>
      </w:r>
      <w:r>
        <w:t xml:space="preserve"> survival rates begin between 0.95 and 1.00 for </w:t>
      </w:r>
      <w:r w:rsidR="00FC134B">
        <w:t>2</w:t>
      </w:r>
      <w:r w:rsidR="006220DD">
        <w:t>-</w:t>
      </w:r>
      <w:r>
        <w:t>year</w:t>
      </w:r>
      <w:r w:rsidR="006220DD">
        <w:t>-</w:t>
      </w:r>
      <w:r>
        <w:t xml:space="preserve">old vehicles and decline relatively slowly until about </w:t>
      </w:r>
      <w:r w:rsidR="007227BB">
        <w:t xml:space="preserve">10 </w:t>
      </w:r>
      <w:r>
        <w:t>years of age, after which survival rates decrease more rapidly. The decline slows approaching 20 years and reverses, increasing after about 22 years. Increasing survival rates (decreasing scrappage rates) for older vehicles w</w:t>
      </w:r>
      <w:r w:rsidR="00FC134B">
        <w:t>ere</w:t>
      </w:r>
      <w:r>
        <w:t xml:space="preserve"> observed at the national level by Greene and Leard (2024</w:t>
      </w:r>
      <w:r w:rsidR="001C520E">
        <w:t>a</w:t>
      </w:r>
      <w:r>
        <w:t xml:space="preserve">). The consistency in this pattern across states is </w:t>
      </w:r>
      <w:r w:rsidR="001C520E">
        <w:t>partly</w:t>
      </w:r>
      <w:r>
        <w:t xml:space="preserve"> attributable to the age fixed effects of the imposed model structure. </w:t>
      </w:r>
      <w:r w:rsidR="001C520E">
        <w:t>However,</w:t>
      </w:r>
      <w:r>
        <w:t xml:space="preserve"> the model allows state-specific effects of the log</w:t>
      </w:r>
      <w:r w:rsidR="00E17224">
        <w:t>arithm</w:t>
      </w:r>
      <w:r>
        <w:t xml:space="preserve"> of age</w:t>
      </w:r>
      <w:r w:rsidR="001C520E">
        <w:t xml:space="preserve"> that can shorten or lengthen the time when survival rates begin to increase</w:t>
      </w:r>
      <w:r>
        <w:t>.</w:t>
      </w:r>
    </w:p>
    <w:p w14:paraId="4EC0B2BB" w14:textId="32B4C7EA" w:rsidR="009825A8" w:rsidRDefault="007859FA" w:rsidP="001300F3">
      <w:del w:id="1886" w:author="Greene, David" w:date="2025-06-16T13:07:00Z">
        <w:r w:rsidDel="006C7694">
          <w:delText xml:space="preserve">Annual and cumulative net survival curves for </w:delText>
        </w:r>
      </w:del>
      <w:del w:id="1887" w:author="Greene, David" w:date="2025-06-16T12:51:00Z">
        <w:r w:rsidDel="008251E4">
          <w:delText>five states</w:delText>
        </w:r>
      </w:del>
      <w:del w:id="1888" w:author="Greene, David" w:date="2025-06-16T13:07:00Z">
        <w:r w:rsidDel="006C7694">
          <w:delText xml:space="preserve"> </w:delText>
        </w:r>
      </w:del>
      <w:del w:id="1889" w:author="Greene, David" w:date="2025-06-16T12:52:00Z">
        <w:r w:rsidR="002B73C3" w:rsidDel="008251E4">
          <w:delText>with differing survival rates</w:delText>
        </w:r>
        <w:r w:rsidR="009825A8" w:rsidDel="008251E4">
          <w:delText xml:space="preserve"> </w:delText>
        </w:r>
      </w:del>
      <w:del w:id="1890" w:author="Greene, David" w:date="2025-06-16T13:07:00Z">
        <w:r w:rsidR="009825A8" w:rsidDel="006C7694">
          <w:delText xml:space="preserve">are compared for the three vehicle types </w:delText>
        </w:r>
      </w:del>
      <w:del w:id="1891" w:author="Greene, David" w:date="2025-06-16T12:52:00Z">
        <w:r w:rsidR="009825A8" w:rsidDel="008251E4">
          <w:delText>and</w:delText>
        </w:r>
      </w:del>
      <w:del w:id="1892" w:author="Greene, David" w:date="2025-06-16T13:07:00Z">
        <w:r w:rsidR="009825A8" w:rsidDel="006C7694">
          <w:delText xml:space="preserve"> years 2022 and 201</w:delText>
        </w:r>
      </w:del>
      <w:del w:id="1893" w:author="Greene, David" w:date="2025-06-16T12:52:00Z">
        <w:r w:rsidR="009825A8" w:rsidDel="008251E4">
          <w:delText>8 in</w:delText>
        </w:r>
      </w:del>
      <w:del w:id="1894" w:author="Greene, David" w:date="2025-06-16T13:07:00Z">
        <w:r w:rsidR="009825A8" w:rsidDel="006C7694">
          <w:delText xml:space="preserve"> Figures </w:delText>
        </w:r>
      </w:del>
      <w:del w:id="1895" w:author="Greene, David" w:date="2025-06-16T12:53:00Z">
        <w:r w:rsidR="004C712F" w:rsidDel="008251E4">
          <w:delText>6</w:delText>
        </w:r>
      </w:del>
      <w:del w:id="1896" w:author="Greene, David" w:date="2025-06-16T13:07:00Z">
        <w:r w:rsidR="009825A8" w:rsidDel="006C7694">
          <w:delText>-1</w:delText>
        </w:r>
        <w:r w:rsidR="004C712F" w:rsidDel="006C7694">
          <w:delText>1</w:delText>
        </w:r>
        <w:r w:rsidR="009825A8" w:rsidDel="006C7694">
          <w:delText xml:space="preserve">. </w:delText>
        </w:r>
      </w:del>
      <w:r w:rsidR="009825A8">
        <w:t>Cumulative net survival rates are the cumulative product from 2</w:t>
      </w:r>
      <w:r w:rsidR="00630470">
        <w:t>,</w:t>
      </w:r>
      <w:r w:rsidR="009825A8">
        <w:t xml:space="preserve"> to 40 years of annual survival rates</w:t>
      </w:r>
      <w:r w:rsidR="00F2174D">
        <w:t>, assuming the conditions in 2022</w:t>
      </w:r>
      <w:ins w:id="1897" w:author="Greene, David" w:date="2025-06-16T12:53:00Z">
        <w:r w:rsidR="008251E4">
          <w:t xml:space="preserve"> or 2016</w:t>
        </w:r>
      </w:ins>
      <w:r w:rsidR="00F2174D">
        <w:t xml:space="preserve"> continued</w:t>
      </w:r>
      <w:r w:rsidR="009825A8">
        <w:t>.</w:t>
      </w:r>
      <w:r w:rsidR="00F2174D">
        <w:t xml:space="preserve"> In that sense, they are hypothetical because when conditions change in 2023, annual net survival will change, altering the cumulative rates in that year.</w:t>
      </w:r>
      <w:r w:rsidR="006645C5">
        <w:t xml:space="preserve"> The cumulative curves represent what would happen if the given year’s rates persisted for 40 years, but in </w:t>
      </w:r>
      <w:r w:rsidR="000E79E7">
        <w:t>reality,</w:t>
      </w:r>
      <w:r w:rsidR="006645C5">
        <w:t xml:space="preserve"> they will </w:t>
      </w:r>
      <w:r w:rsidR="00E17224">
        <w:t>change</w:t>
      </w:r>
      <w:r w:rsidR="006645C5">
        <w:t>.</w:t>
      </w:r>
      <w:r w:rsidR="009825A8">
        <w:t xml:space="preserve"> </w:t>
      </w:r>
      <w:ins w:id="1898" w:author="Greene, David" w:date="2025-06-16T13:09:00Z">
        <w:r w:rsidR="006C7694">
          <w:t>Net survival rates even a small amount greater than 1.0, if they persist, can imply a large immigration of newer used vehicles into a s</w:t>
        </w:r>
      </w:ins>
      <w:ins w:id="1899" w:author="Greene, David" w:date="2025-06-16T13:10:00Z">
        <w:r w:rsidR="006C7694">
          <w:t>tate</w:t>
        </w:r>
      </w:ins>
      <w:ins w:id="1900" w:author="Greene, David" w:date="2025-06-16T13:11:00Z">
        <w:r w:rsidR="005450D7">
          <w:t>. For example, note</w:t>
        </w:r>
      </w:ins>
      <w:ins w:id="1901" w:author="Greene, David" w:date="2025-06-16T13:10:00Z">
        <w:r w:rsidR="006C7694">
          <w:t xml:space="preserve"> SUVs and vans </w:t>
        </w:r>
        <w:r w:rsidR="005450D7">
          <w:t>in</w:t>
        </w:r>
        <w:r w:rsidR="006C7694">
          <w:t xml:space="preserve"> Georgia and North Carolina</w:t>
        </w:r>
      </w:ins>
      <w:ins w:id="1902" w:author="Greene, David" w:date="2025-06-16T13:11:00Z">
        <w:r w:rsidR="005450D7">
          <w:t xml:space="preserve"> in Figure</w:t>
        </w:r>
      </w:ins>
      <w:ins w:id="1903" w:author="Greene, David" w:date="2025-06-16T13:13:00Z">
        <w:r w:rsidR="005450D7">
          <w:t xml:space="preserve"> 7</w:t>
        </w:r>
      </w:ins>
      <w:ins w:id="1904" w:author="Greene, David" w:date="2025-06-16T13:11:00Z">
        <w:r w:rsidR="005450D7">
          <w:t xml:space="preserve"> and</w:t>
        </w:r>
      </w:ins>
      <w:ins w:id="1905" w:author="Greene, David" w:date="2025-06-16T13:13:00Z">
        <w:r w:rsidR="005450D7">
          <w:t xml:space="preserve"> pickups in</w:t>
        </w:r>
      </w:ins>
      <w:ins w:id="1906" w:author="Greene, David" w:date="2025-06-16T13:11:00Z">
        <w:r w:rsidR="005450D7">
          <w:t xml:space="preserve"> W</w:t>
        </w:r>
      </w:ins>
      <w:ins w:id="1907" w:author="Greene, David" w:date="2025-06-16T13:12:00Z">
        <w:r w:rsidR="005450D7">
          <w:t>ashington, Tennessee and Virginia</w:t>
        </w:r>
      </w:ins>
      <w:ins w:id="1908" w:author="Greene, David" w:date="2025-06-16T13:13:00Z">
        <w:r w:rsidR="005450D7">
          <w:t xml:space="preserve"> in Figure 8.</w:t>
        </w:r>
      </w:ins>
      <w:ins w:id="1909" w:author="Greene, David" w:date="2025-06-16T13:15:00Z">
        <w:r w:rsidR="005450D7">
          <w:t xml:space="preserve"> Similar</w:t>
        </w:r>
      </w:ins>
      <w:ins w:id="1910" w:author="Greene, David" w:date="2025-06-16T13:16:00Z">
        <w:r w:rsidR="005450D7">
          <w:t xml:space="preserve"> patterns can be seen for South Carolina, Alabama and Colorado in Figure 10 and </w:t>
        </w:r>
      </w:ins>
      <w:ins w:id="1911" w:author="Greene, David" w:date="2025-06-16T13:17:00Z">
        <w:r w:rsidR="005450D7">
          <w:t>Kentucky, Oregon and Utah in Figure 11.</w:t>
        </w:r>
      </w:ins>
      <w:del w:id="1912" w:author="Greene, David" w:date="2025-06-16T13:08:00Z">
        <w:r w:rsidR="009825A8" w:rsidDel="006C7694">
          <w:delText>In 2022, t</w:delText>
        </w:r>
        <w:r w:rsidR="001C520E" w:rsidDel="006C7694">
          <w:delText>he annual passenger car net survival curve for</w:delText>
        </w:r>
        <w:r w:rsidR="009825A8" w:rsidDel="006C7694">
          <w:delText xml:space="preserve"> </w:delText>
        </w:r>
        <w:r w:rsidR="005B19FE" w:rsidDel="006C7694">
          <w:delText>c</w:delText>
        </w:r>
        <w:r w:rsidR="009825A8" w:rsidDel="006C7694">
          <w:delText>ars in</w:delText>
        </w:r>
        <w:r w:rsidR="001C520E" w:rsidDel="006C7694">
          <w:delText xml:space="preserve"> Alabama is slightly above 1.0 for </w:delText>
        </w:r>
        <w:r w:rsidR="009825A8" w:rsidDel="006C7694">
          <w:delText>ages 2 to 5, implying</w:delText>
        </w:r>
        <w:r w:rsidR="001C520E" w:rsidDel="006C7694">
          <w:delText xml:space="preserve"> a net i</w:delText>
        </w:r>
        <w:r w:rsidR="00630470" w:rsidDel="006C7694">
          <w:delText>m</w:delText>
        </w:r>
        <w:r w:rsidR="001C520E" w:rsidDel="006C7694">
          <w:delText>migration of cars</w:delText>
        </w:r>
        <w:r w:rsidR="009825A8" w:rsidDel="006C7694">
          <w:delText xml:space="preserve"> of relatively new used cars into the state</w:delText>
        </w:r>
        <w:r w:rsidR="006809AC" w:rsidDel="006C7694">
          <w:delText xml:space="preserve"> (Figure </w:delText>
        </w:r>
        <w:r w:rsidR="004C712F" w:rsidDel="006C7694">
          <w:delText>6</w:delText>
        </w:r>
        <w:r w:rsidR="006809AC" w:rsidDel="006C7694">
          <w:delText>)</w:delText>
        </w:r>
        <w:r w:rsidDel="006C7694">
          <w:delText>.</w:delText>
        </w:r>
        <w:r w:rsidR="001C520E" w:rsidDel="006C7694">
          <w:delText xml:space="preserve"> The effect is amplified in Alabama’s cumulative net survival curve as the </w:delText>
        </w:r>
        <w:r w:rsidR="009825A8" w:rsidDel="006C7694">
          <w:delText>immigration of</w:delText>
        </w:r>
        <w:r w:rsidR="001C520E" w:rsidDel="006C7694">
          <w:delText xml:space="preserve"> vehicles accumulate</w:delText>
        </w:r>
        <w:r w:rsidR="009825A8" w:rsidDel="006C7694">
          <w:delText>s</w:delText>
        </w:r>
        <w:r w:rsidR="001C520E" w:rsidDel="006C7694">
          <w:delText xml:space="preserve"> in the on-road stock</w:delText>
        </w:r>
        <w:r w:rsidR="009825A8" w:rsidDel="006C7694">
          <w:delText>, reaching about 6 percent above initial new car sales</w:delText>
        </w:r>
        <w:r w:rsidR="001C520E" w:rsidDel="006C7694">
          <w:delText xml:space="preserve">. </w:delText>
        </w:r>
        <w:r w:rsidR="00E17224" w:rsidDel="006C7694">
          <w:delText>Again, n</w:delText>
        </w:r>
        <w:r w:rsidR="009825A8" w:rsidDel="006C7694">
          <w:delText>ote that the</w:delText>
        </w:r>
        <w:r w:rsidR="006809AC" w:rsidDel="006C7694">
          <w:delText xml:space="preserve"> cumulative</w:delText>
        </w:r>
        <w:r w:rsidR="009825A8" w:rsidDel="006C7694">
          <w:delText xml:space="preserve"> curves describe </w:delText>
        </w:r>
        <w:r w:rsidR="006645C5" w:rsidDel="006C7694">
          <w:delText>what would happen</w:delText>
        </w:r>
        <w:r w:rsidR="009825A8" w:rsidDel="006C7694">
          <w:delText xml:space="preserve"> in Alabama </w:delText>
        </w:r>
        <w:r w:rsidR="006645C5" w:rsidDel="006C7694">
          <w:delText xml:space="preserve">if the rates </w:delText>
        </w:r>
        <w:r w:rsidR="009825A8" w:rsidDel="006C7694">
          <w:delText>in calendar year 2022</w:delText>
        </w:r>
        <w:r w:rsidR="006645C5" w:rsidDel="006C7694">
          <w:delText xml:space="preserve"> persisted indefinitely, but</w:delText>
        </w:r>
        <w:r w:rsidR="006809AC" w:rsidDel="006C7694">
          <w:delText xml:space="preserve"> </w:delText>
        </w:r>
        <w:r w:rsidR="006645C5" w:rsidDel="006C7694">
          <w:delText xml:space="preserve">in fact they </w:delText>
        </w:r>
        <w:r w:rsidR="006809AC" w:rsidDel="006C7694">
          <w:delText>will change in the future.</w:delText>
        </w:r>
      </w:del>
    </w:p>
    <w:p w14:paraId="27A88310" w14:textId="164C6B15" w:rsidR="001C520E" w:rsidDel="005450D7" w:rsidRDefault="001C520E" w:rsidP="001300F3">
      <w:pPr>
        <w:rPr>
          <w:del w:id="1913" w:author="Greene, David" w:date="2025-06-16T13:13:00Z"/>
        </w:rPr>
      </w:pPr>
      <w:del w:id="1914" w:author="Greene, David" w:date="2025-06-16T13:13:00Z">
        <w:r w:rsidDel="005450D7">
          <w:delText xml:space="preserve">In contrast, California’s </w:delText>
        </w:r>
        <w:r w:rsidR="009825A8" w:rsidDel="005450D7">
          <w:delText xml:space="preserve">2022 </w:delText>
        </w:r>
        <w:r w:rsidDel="005450D7">
          <w:delText>annual net survival curve</w:delText>
        </w:r>
        <w:r w:rsidR="009825A8" w:rsidDel="005450D7">
          <w:delText xml:space="preserve"> for </w:delText>
        </w:r>
        <w:r w:rsidR="009D28C1" w:rsidDel="005450D7">
          <w:delText>c</w:delText>
        </w:r>
        <w:r w:rsidR="009825A8" w:rsidDel="005450D7">
          <w:delText>ars</w:delText>
        </w:r>
        <w:r w:rsidDel="005450D7">
          <w:delText xml:space="preserve"> is lower than the other states </w:delText>
        </w:r>
        <w:r w:rsidR="00674461" w:rsidDel="005450D7">
          <w:delText>until age 6, when it begins to cross over the other states’ curves</w:delText>
        </w:r>
        <w:r w:rsidDel="005450D7">
          <w:delText>. Its cumulative curve is substantially below the others as the</w:delText>
        </w:r>
        <w:r w:rsidR="00674461" w:rsidDel="005450D7">
          <w:delText xml:space="preserve"> effect of the</w:delText>
        </w:r>
        <w:r w:rsidDel="005450D7">
          <w:delText xml:space="preserve"> outflow of new</w:delText>
        </w:r>
        <w:r w:rsidR="00630470" w:rsidDel="005450D7">
          <w:delText>e</w:delText>
        </w:r>
        <w:r w:rsidDel="005450D7">
          <w:delText xml:space="preserve">r used vehicles </w:delText>
        </w:r>
        <w:r w:rsidR="00674461" w:rsidDel="005450D7">
          <w:delText>accumulates. By</w:delText>
        </w:r>
        <w:r w:rsidR="00F2174D" w:rsidDel="005450D7">
          <w:delText xml:space="preserve"> age 17, California’s cumulative survival curve is above the other states’, implying that cars last longer in Cal</w:delText>
        </w:r>
        <w:r w:rsidR="00630470" w:rsidDel="005450D7">
          <w:delText>i</w:delText>
        </w:r>
        <w:r w:rsidR="00F2174D" w:rsidDel="005450D7">
          <w:delText>fornia or that there is a net immigration of older cars to Califor</w:delText>
        </w:r>
        <w:r w:rsidR="00630470" w:rsidDel="005450D7">
          <w:delText>n</w:delText>
        </w:r>
        <w:r w:rsidR="00F2174D" w:rsidDel="005450D7">
          <w:delText>ia, or both.</w:delText>
        </w:r>
        <w:r w:rsidR="004E6318" w:rsidDel="005450D7">
          <w:delText xml:space="preserve"> </w:delText>
        </w:r>
        <w:r w:rsidR="007E689D" w:rsidDel="005450D7">
          <w:delText>As age increases, the cumulative survival curves of the other four states tend to converge somewhat, while California’s crosses over the</w:delText>
        </w:r>
        <w:r w:rsidR="00F2174D" w:rsidDel="005450D7">
          <w:delText xml:space="preserve"> others</w:delText>
        </w:r>
        <w:r w:rsidR="007E689D" w:rsidDel="005450D7">
          <w:delText xml:space="preserve"> and diverges. </w:delText>
        </w:r>
      </w:del>
    </w:p>
    <w:p w14:paraId="1C864AE0" w14:textId="4BFFE58A" w:rsidR="0090663A" w:rsidDel="005450D7" w:rsidRDefault="0090663A" w:rsidP="001300F3">
      <w:pPr>
        <w:rPr>
          <w:del w:id="1915" w:author="Greene, David" w:date="2025-06-16T13:14:00Z"/>
        </w:rPr>
      </w:pPr>
      <w:del w:id="1916" w:author="Greene, David" w:date="2025-06-16T13:14:00Z">
        <w:r w:rsidDel="005450D7">
          <w:lastRenderedPageBreak/>
          <w:delText xml:space="preserve">The same states’ 2018, pre-pandemic curves for passenger cars </w:delText>
        </w:r>
        <w:r w:rsidR="009748B3" w:rsidDel="005450D7">
          <w:delText>are similar to the 2022 curves</w:delText>
        </w:r>
        <w:r w:rsidDel="005450D7">
          <w:delText>.</w:delText>
        </w:r>
        <w:r w:rsidR="009748B3" w:rsidDel="005450D7">
          <w:delText xml:space="preserve"> Survival rates for all states are slightly higher, but the difference is not obvious to the eye.</w:delText>
        </w:r>
      </w:del>
    </w:p>
    <w:p w14:paraId="5A5BEFF3" w14:textId="125BF585" w:rsidR="006220DD" w:rsidRDefault="006809AC" w:rsidP="00DE368B">
      <w:pPr>
        <w:jc w:val="center"/>
        <w:rPr>
          <w:ins w:id="1917" w:author="davidlgreene49@gmail.com" w:date="2025-06-13T14:48:00Z"/>
        </w:rPr>
      </w:pPr>
      <w:del w:id="1918" w:author="davidlgreene49@gmail.com" w:date="2025-06-13T14:48:00Z">
        <w:r w:rsidDel="00F42AB1">
          <w:rPr>
            <w:noProof/>
          </w:rPr>
          <w:drawing>
            <wp:inline distT="0" distB="0" distL="0" distR="0" wp14:anchorId="32C58AA0" wp14:editId="5A8806AF">
              <wp:extent cx="5476875" cy="3559315"/>
              <wp:effectExtent l="0" t="0" r="0" b="3175"/>
              <wp:docPr id="170183381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3812" name="Picture 2" descr="A graph of different colored line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1006" cy="3581496"/>
                      </a:xfrm>
                      <a:prstGeom prst="rect">
                        <a:avLst/>
                      </a:prstGeom>
                      <a:noFill/>
                    </pic:spPr>
                  </pic:pic>
                </a:graphicData>
              </a:graphic>
            </wp:inline>
          </w:drawing>
        </w:r>
      </w:del>
    </w:p>
    <w:p w14:paraId="59260C9B" w14:textId="354AE76C" w:rsidR="00F42AB1" w:rsidRDefault="00F42AB1" w:rsidP="00DE368B">
      <w:pPr>
        <w:jc w:val="center"/>
      </w:pPr>
      <w:ins w:id="1919" w:author="davidlgreene49@gmail.com" w:date="2025-06-13T14:48:00Z">
        <w:r>
          <w:rPr>
            <w:noProof/>
          </w:rPr>
          <w:drawing>
            <wp:inline distT="0" distB="0" distL="0" distR="0" wp14:anchorId="0D9B2AE8" wp14:editId="289E4349">
              <wp:extent cx="5486400" cy="3411688"/>
              <wp:effectExtent l="0" t="0" r="0" b="0"/>
              <wp:docPr id="198890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6690" cy="3461616"/>
                      </a:xfrm>
                      <a:prstGeom prst="rect">
                        <a:avLst/>
                      </a:prstGeom>
                      <a:noFill/>
                    </pic:spPr>
                  </pic:pic>
                </a:graphicData>
              </a:graphic>
            </wp:inline>
          </w:drawing>
        </w:r>
      </w:ins>
    </w:p>
    <w:p w14:paraId="09884EB6" w14:textId="0C288562" w:rsidR="007859FA" w:rsidRDefault="006220DD" w:rsidP="006220DD">
      <w:pPr>
        <w:jc w:val="center"/>
      </w:pPr>
      <w:r>
        <w:t xml:space="preserve">Figure </w:t>
      </w:r>
      <w:r w:rsidR="004C712F">
        <w:t>6</w:t>
      </w:r>
      <w:r>
        <w:t xml:space="preserve">. Predicted Annual </w:t>
      </w:r>
      <w:r w:rsidR="003A3642">
        <w:t xml:space="preserve">and Cumulative </w:t>
      </w:r>
      <w:r>
        <w:t>Survival Rates by Age</w:t>
      </w:r>
      <w:r w:rsidR="006809AC">
        <w:t xml:space="preserve"> for Five States</w:t>
      </w:r>
      <w:r>
        <w:t>: Cars 2022</w:t>
      </w:r>
    </w:p>
    <w:p w14:paraId="6B1AA789" w14:textId="01B9F3A3" w:rsidR="007859FA" w:rsidRDefault="007859FA" w:rsidP="006220DD">
      <w:pPr>
        <w:jc w:val="center"/>
      </w:pPr>
    </w:p>
    <w:p w14:paraId="6E0F2D60" w14:textId="44E483BE" w:rsidR="006220DD" w:rsidRDefault="007859FA" w:rsidP="006220DD">
      <w:pPr>
        <w:jc w:val="center"/>
        <w:rPr>
          <w:ins w:id="1920" w:author="davidlgreene49@gmail.com" w:date="2025-06-13T14:50:00Z"/>
        </w:rPr>
      </w:pPr>
      <w:del w:id="1921" w:author="davidlgreene49@gmail.com" w:date="2025-06-13T14:50:00Z">
        <w:r w:rsidDel="00F42AB1">
          <w:rPr>
            <w:noProof/>
          </w:rPr>
          <w:lastRenderedPageBreak/>
          <w:drawing>
            <wp:inline distT="0" distB="0" distL="0" distR="0" wp14:anchorId="595CF27F" wp14:editId="7397FBA8">
              <wp:extent cx="5495925" cy="3571694"/>
              <wp:effectExtent l="0" t="0" r="0" b="0"/>
              <wp:docPr id="78890733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7336" name="Picture 1" descr="A graph of different colored lines&#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33409" cy="3596054"/>
                      </a:xfrm>
                      <a:prstGeom prst="rect">
                        <a:avLst/>
                      </a:prstGeom>
                      <a:noFill/>
                    </pic:spPr>
                  </pic:pic>
                </a:graphicData>
              </a:graphic>
            </wp:inline>
          </w:drawing>
        </w:r>
      </w:del>
    </w:p>
    <w:p w14:paraId="41FA6B5C" w14:textId="30D60A81" w:rsidR="00F42AB1" w:rsidRDefault="00F42AB1" w:rsidP="006220DD">
      <w:pPr>
        <w:jc w:val="center"/>
      </w:pPr>
      <w:ins w:id="1922" w:author="davidlgreene49@gmail.com" w:date="2025-06-13T14:50:00Z">
        <w:r>
          <w:rPr>
            <w:noProof/>
          </w:rPr>
          <w:drawing>
            <wp:inline distT="0" distB="0" distL="0" distR="0" wp14:anchorId="1E8FC3A4" wp14:editId="6438D6DE">
              <wp:extent cx="5552764" cy="3568700"/>
              <wp:effectExtent l="0" t="0" r="0" b="0"/>
              <wp:docPr id="1118389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5342" cy="3583211"/>
                      </a:xfrm>
                      <a:prstGeom prst="rect">
                        <a:avLst/>
                      </a:prstGeom>
                      <a:noFill/>
                    </pic:spPr>
                  </pic:pic>
                </a:graphicData>
              </a:graphic>
            </wp:inline>
          </w:drawing>
        </w:r>
      </w:ins>
    </w:p>
    <w:p w14:paraId="11F25918" w14:textId="399CDF5D" w:rsidR="006220DD" w:rsidRDefault="006220DD" w:rsidP="006220DD">
      <w:pPr>
        <w:jc w:val="center"/>
      </w:pPr>
      <w:bookmarkStart w:id="1923" w:name="_Hlk185507784"/>
      <w:r>
        <w:t xml:space="preserve">Figure </w:t>
      </w:r>
      <w:r w:rsidR="004C712F">
        <w:t>7</w:t>
      </w:r>
      <w:r>
        <w:t>. Predicted Annual</w:t>
      </w:r>
      <w:r w:rsidR="006B2DE1">
        <w:t xml:space="preserve"> and Cumulative Net</w:t>
      </w:r>
      <w:r>
        <w:t xml:space="preserve"> Survival Rates by Age</w:t>
      </w:r>
      <w:r w:rsidR="0090663A">
        <w:t xml:space="preserve"> for Five States</w:t>
      </w:r>
      <w:r>
        <w:t xml:space="preserve">: </w:t>
      </w:r>
      <w:ins w:id="1924" w:author="davidlgreene49@gmail.com" w:date="2025-06-13T14:51:00Z">
        <w:r w:rsidR="00F42AB1">
          <w:t>SUVs</w:t>
        </w:r>
      </w:ins>
      <w:ins w:id="1925" w:author="davidlgreene49@gmail.com" w:date="2025-06-13T14:53:00Z">
        <w:r w:rsidR="00F42AB1">
          <w:t xml:space="preserve"> and Vans</w:t>
        </w:r>
      </w:ins>
      <w:del w:id="1926" w:author="davidlgreene49@gmail.com" w:date="2025-06-13T14:50:00Z">
        <w:r w:rsidR="0090663A" w:rsidDel="00F42AB1">
          <w:delText>Cars</w:delText>
        </w:r>
      </w:del>
      <w:r w:rsidR="0090663A">
        <w:t xml:space="preserve"> 20</w:t>
      </w:r>
      <w:ins w:id="1927" w:author="davidlgreene49@gmail.com" w:date="2025-06-13T14:51:00Z">
        <w:r w:rsidR="00F42AB1">
          <w:t>22</w:t>
        </w:r>
      </w:ins>
      <w:del w:id="1928" w:author="davidlgreene49@gmail.com" w:date="2025-06-13T14:51:00Z">
        <w:r w:rsidR="0090663A" w:rsidDel="00F42AB1">
          <w:delText>18</w:delText>
        </w:r>
      </w:del>
    </w:p>
    <w:bookmarkEnd w:id="1923"/>
    <w:p w14:paraId="1D2C80CA" w14:textId="6F064F3D" w:rsidR="00F40E36" w:rsidDel="005450D7" w:rsidRDefault="009748B3" w:rsidP="009748B3">
      <w:pPr>
        <w:rPr>
          <w:del w:id="1929" w:author="Greene, David" w:date="2025-06-16T13:18:00Z"/>
          <w:noProof/>
        </w:rPr>
      </w:pPr>
      <w:del w:id="1930" w:author="Greene, David" w:date="2025-06-16T13:18:00Z">
        <w:r w:rsidDel="005450D7">
          <w:lastRenderedPageBreak/>
          <w:delText xml:space="preserve">Estimated </w:delText>
        </w:r>
        <w:r w:rsidR="00F40E36" w:rsidDel="005450D7">
          <w:delText xml:space="preserve">net </w:delText>
        </w:r>
        <w:r w:rsidDel="005450D7">
          <w:delText>survival curves for SUVs</w:delText>
        </w:r>
        <w:r w:rsidR="00834AA1" w:rsidDel="005450D7">
          <w:delText xml:space="preserve"> and vans</w:delText>
        </w:r>
        <w:r w:rsidR="00F40E36" w:rsidDel="005450D7">
          <w:delText xml:space="preserve"> in the same five states</w:delText>
        </w:r>
        <w:r w:rsidDel="005450D7">
          <w:delText xml:space="preserve"> indicate a greater inflow of newer used SUVs</w:delText>
        </w:r>
        <w:r w:rsidR="00834AA1" w:rsidDel="005450D7">
          <w:delText xml:space="preserve"> and vans</w:delText>
        </w:r>
        <w:r w:rsidDel="005450D7">
          <w:delText xml:space="preserve"> to Alabama</w:delText>
        </w:r>
        <w:r w:rsidR="00F40E36" w:rsidDel="005450D7">
          <w:delText>,</w:delText>
        </w:r>
        <w:r w:rsidDel="005450D7">
          <w:delText xml:space="preserve"> Arizona</w:delText>
        </w:r>
        <w:r w:rsidR="00F40E36" w:rsidDel="005450D7">
          <w:delText>, and Arkansas. T</w:delText>
        </w:r>
        <w:r w:rsidDel="005450D7">
          <w:delText>he differences between</w:delText>
        </w:r>
        <w:r w:rsidR="00503E76" w:rsidDel="005450D7">
          <w:delText xml:space="preserve"> 2018 </w:delText>
        </w:r>
        <w:r w:rsidR="00885851" w:rsidDel="005450D7">
          <w:delText xml:space="preserve">and 2022 </w:delText>
        </w:r>
        <w:r w:rsidR="00503E76" w:rsidDel="005450D7">
          <w:delText>are greater</w:delText>
        </w:r>
        <w:r w:rsidR="00F40E36" w:rsidDel="005450D7">
          <w:delText>. There is a greater immigration of SUVs</w:delText>
        </w:r>
        <w:r w:rsidR="00834AA1" w:rsidDel="005450D7">
          <w:delText xml:space="preserve"> and vans</w:delText>
        </w:r>
        <w:r w:rsidR="00F40E36" w:rsidDel="005450D7">
          <w:delText xml:space="preserve"> in 2018</w:delText>
        </w:r>
        <w:r w:rsidR="00D74E43" w:rsidDel="005450D7">
          <w:delText>, with net survival rates greater than 1.0 persisting to age 10 in Alabama and Arizona. Although cumulative net survival rates in the five states tend to converge in 2022 as the SUVs</w:delText>
        </w:r>
        <w:r w:rsidR="00834AA1" w:rsidDel="005450D7">
          <w:delText xml:space="preserve"> and vans</w:delText>
        </w:r>
        <w:r w:rsidR="00D74E43" w:rsidDel="005450D7">
          <w:delText xml:space="preserve"> age, that is not the case for the 2018 curves. Again, the cumulative survival curves are constructed by assuming that the annual net survival rates will persist, which is not </w:delText>
        </w:r>
        <w:r w:rsidR="006645C5" w:rsidDel="005450D7">
          <w:delText>realistic</w:delText>
        </w:r>
        <w:r w:rsidR="00D74E43" w:rsidDel="005450D7">
          <w:delText>.</w:delText>
        </w:r>
      </w:del>
    </w:p>
    <w:p w14:paraId="528DC652" w14:textId="45BA1F4D" w:rsidR="004C712F" w:rsidRDefault="00F40E36" w:rsidP="00F40E36">
      <w:pPr>
        <w:jc w:val="center"/>
        <w:rPr>
          <w:ins w:id="1931" w:author="davidlgreene49@gmail.com" w:date="2025-06-13T14:52:00Z"/>
        </w:rPr>
      </w:pPr>
      <w:del w:id="1932" w:author="davidlgreene49@gmail.com" w:date="2025-06-13T14:52:00Z">
        <w:r w:rsidDel="00F42AB1">
          <w:rPr>
            <w:noProof/>
          </w:rPr>
          <w:drawing>
            <wp:inline distT="0" distB="0" distL="0" distR="0" wp14:anchorId="69825235" wp14:editId="45B24CCB">
              <wp:extent cx="5467350" cy="3553123"/>
              <wp:effectExtent l="0" t="0" r="0" b="9525"/>
              <wp:docPr id="136086202"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202" name="Picture 4" descr="A graph of different colored line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91033" cy="3568514"/>
                      </a:xfrm>
                      <a:prstGeom prst="rect">
                        <a:avLst/>
                      </a:prstGeom>
                      <a:noFill/>
                    </pic:spPr>
                  </pic:pic>
                </a:graphicData>
              </a:graphic>
            </wp:inline>
          </w:drawing>
        </w:r>
      </w:del>
    </w:p>
    <w:p w14:paraId="0C09242F" w14:textId="341F6D2D" w:rsidR="00F42AB1" w:rsidRDefault="00F42AB1" w:rsidP="00F40E36">
      <w:pPr>
        <w:jc w:val="center"/>
      </w:pPr>
      <w:ins w:id="1933" w:author="davidlgreene49@gmail.com" w:date="2025-06-13T14:52:00Z">
        <w:r>
          <w:rPr>
            <w:noProof/>
          </w:rPr>
          <w:lastRenderedPageBreak/>
          <w:drawing>
            <wp:inline distT="0" distB="0" distL="0" distR="0" wp14:anchorId="1243126E" wp14:editId="1D75A7C7">
              <wp:extent cx="5478035" cy="3533775"/>
              <wp:effectExtent l="0" t="0" r="8890" b="0"/>
              <wp:docPr id="596670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04289" cy="3550711"/>
                      </a:xfrm>
                      <a:prstGeom prst="rect">
                        <a:avLst/>
                      </a:prstGeom>
                      <a:noFill/>
                    </pic:spPr>
                  </pic:pic>
                </a:graphicData>
              </a:graphic>
            </wp:inline>
          </w:drawing>
        </w:r>
      </w:ins>
    </w:p>
    <w:p w14:paraId="424E61FB" w14:textId="06AB8BE1" w:rsidR="00F40E36" w:rsidRDefault="00F40E36" w:rsidP="00F40E36">
      <w:pPr>
        <w:jc w:val="center"/>
      </w:pPr>
      <w:r>
        <w:t>Figure</w:t>
      </w:r>
      <w:r w:rsidR="004C712F">
        <w:t xml:space="preserve"> 8</w:t>
      </w:r>
      <w:r>
        <w:t xml:space="preserve">. Predicted Annual and Cumulative Net Survival Rates by Age for Five States: </w:t>
      </w:r>
      <w:ins w:id="1934" w:author="davidlgreene49@gmail.com" w:date="2025-06-13T14:53:00Z">
        <w:r w:rsidR="00F42AB1">
          <w:t>Pickups</w:t>
        </w:r>
      </w:ins>
      <w:ins w:id="1935" w:author="davidlgreene49@gmail.com" w:date="2025-06-13T15:08:00Z">
        <w:r w:rsidR="00360110">
          <w:t xml:space="preserve">   </w:t>
        </w:r>
      </w:ins>
      <w:del w:id="1936" w:author="davidlgreene49@gmail.com" w:date="2025-06-13T14:53:00Z">
        <w:r w:rsidDel="00F42AB1">
          <w:delText>SUVs</w:delText>
        </w:r>
        <w:r w:rsidR="00834AA1" w:rsidDel="00F42AB1">
          <w:delText xml:space="preserve"> and vans</w:delText>
        </w:r>
      </w:del>
      <w:r>
        <w:t xml:space="preserve"> 2022</w:t>
      </w:r>
    </w:p>
    <w:p w14:paraId="521C2D6B" w14:textId="17091807" w:rsidR="00774103" w:rsidRDefault="00F40E36" w:rsidP="00FB0687">
      <w:pPr>
        <w:jc w:val="center"/>
        <w:rPr>
          <w:ins w:id="1937" w:author="davidlgreene49@gmail.com" w:date="2025-06-13T15:09:00Z"/>
        </w:rPr>
      </w:pPr>
      <w:del w:id="1938" w:author="davidlgreene49@gmail.com" w:date="2025-06-13T15:09:00Z">
        <w:r w:rsidDel="00360110">
          <w:rPr>
            <w:noProof/>
          </w:rPr>
          <w:drawing>
            <wp:inline distT="0" distB="0" distL="0" distR="0" wp14:anchorId="09ACF8B8" wp14:editId="1C44FB9E">
              <wp:extent cx="5476875" cy="3559314"/>
              <wp:effectExtent l="0" t="0" r="0" b="3175"/>
              <wp:docPr id="123206609"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609" name="Picture 5" descr="A graph of different colored lines&#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10309" cy="3581042"/>
                      </a:xfrm>
                      <a:prstGeom prst="rect">
                        <a:avLst/>
                      </a:prstGeom>
                      <a:noFill/>
                    </pic:spPr>
                  </pic:pic>
                </a:graphicData>
              </a:graphic>
            </wp:inline>
          </w:drawing>
        </w:r>
      </w:del>
    </w:p>
    <w:p w14:paraId="3AF82810" w14:textId="064875BB" w:rsidR="00360110" w:rsidRDefault="00360110" w:rsidP="00FB0687">
      <w:pPr>
        <w:jc w:val="center"/>
      </w:pPr>
      <w:ins w:id="1939" w:author="davidlgreene49@gmail.com" w:date="2025-06-13T15:09:00Z">
        <w:r>
          <w:rPr>
            <w:noProof/>
          </w:rPr>
          <w:lastRenderedPageBreak/>
          <w:drawing>
            <wp:inline distT="0" distB="0" distL="0" distR="0" wp14:anchorId="0F87EBA0" wp14:editId="4B051009">
              <wp:extent cx="5514975" cy="3429458"/>
              <wp:effectExtent l="0" t="0" r="0" b="0"/>
              <wp:docPr id="638302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38196" cy="3443898"/>
                      </a:xfrm>
                      <a:prstGeom prst="rect">
                        <a:avLst/>
                      </a:prstGeom>
                      <a:noFill/>
                    </pic:spPr>
                  </pic:pic>
                </a:graphicData>
              </a:graphic>
            </wp:inline>
          </w:drawing>
        </w:r>
      </w:ins>
    </w:p>
    <w:p w14:paraId="213E65C9" w14:textId="7CD35145" w:rsidR="00F72E67" w:rsidRDefault="00F40E36" w:rsidP="00205B87">
      <w:pPr>
        <w:jc w:val="center"/>
      </w:pPr>
      <w:r>
        <w:t xml:space="preserve">Figure </w:t>
      </w:r>
      <w:r w:rsidR="004C712F">
        <w:t>9</w:t>
      </w:r>
      <w:r>
        <w:t xml:space="preserve">. Predicted Annual and Cumulative Net Survival Rates by Age for Five States: </w:t>
      </w:r>
      <w:ins w:id="1940" w:author="davidlgreene49@gmail.com" w:date="2025-06-13T15:10:00Z">
        <w:r w:rsidR="00360110">
          <w:t>Passenger Cars</w:t>
        </w:r>
      </w:ins>
      <w:del w:id="1941" w:author="davidlgreene49@gmail.com" w:date="2025-06-13T15:10:00Z">
        <w:r w:rsidDel="00360110">
          <w:delText>SUVs</w:delText>
        </w:r>
        <w:r w:rsidR="00834AA1" w:rsidDel="00360110">
          <w:delText xml:space="preserve"> and vans</w:delText>
        </w:r>
      </w:del>
      <w:r>
        <w:t xml:space="preserve"> 20</w:t>
      </w:r>
      <w:r w:rsidR="00947142">
        <w:t>1</w:t>
      </w:r>
      <w:ins w:id="1942" w:author="davidlgreene49@gmail.com" w:date="2025-06-13T15:10:00Z">
        <w:r w:rsidR="00360110">
          <w:t>6</w:t>
        </w:r>
      </w:ins>
      <w:del w:id="1943" w:author="davidlgreene49@gmail.com" w:date="2025-06-13T15:10:00Z">
        <w:r w:rsidR="00947142" w:rsidDel="00360110">
          <w:delText>8</w:delText>
        </w:r>
      </w:del>
    </w:p>
    <w:p w14:paraId="3B953EB7" w14:textId="38DD34F4" w:rsidR="006645C5" w:rsidRDefault="00F72E67" w:rsidP="00F72E67">
      <w:del w:id="1944" w:author="Greene, David" w:date="2025-06-16T13:19:00Z">
        <w:r w:rsidDel="005450D7">
          <w:delText xml:space="preserve">Pickup trucks are different. There are fewer of them. A larger fraction is used for commercial purposes including farming, but over time their popularity for everyday household transportation has increased, especially in southern and western states, where pickup trucks have traditionally been more popular. </w:delText>
        </w:r>
      </w:del>
      <w:r>
        <w:t>The sunbelt states have seen rapid population growth since 2010</w:t>
      </w:r>
      <w:r w:rsidR="008A1A84">
        <w:t>.</w:t>
      </w:r>
      <w:r>
        <w:t xml:space="preserve"> From 2010 to 2020, the populations of the Northeast and Midwest grew by 4.1% and 3.1%, respectively, while those of the West and South grew by 19.2% and 10.2%, respectively (U.S. Census, 2024). This continues a decades long pattern of migration that was interrupted by the COVID pandemic. Estimates for 20</w:t>
      </w:r>
      <w:ins w:id="1945" w:author="Greene, David" w:date="2025-06-16T13:29:00Z">
        <w:r w:rsidR="00C3234D">
          <w:t>18</w:t>
        </w:r>
      </w:ins>
      <w:del w:id="1946" w:author="Greene, David" w:date="2025-06-16T13:29:00Z">
        <w:r w:rsidDel="00C3234D">
          <w:delText>22</w:delText>
        </w:r>
      </w:del>
      <w:r>
        <w:t xml:space="preserve"> show New York and </w:t>
      </w:r>
      <w:ins w:id="1947" w:author="Greene, David" w:date="2025-06-16T13:29:00Z">
        <w:r w:rsidR="00C3234D">
          <w:t>New Jersey</w:t>
        </w:r>
      </w:ins>
      <w:del w:id="1948" w:author="Greene, David" w:date="2025-06-16T13:29:00Z">
        <w:r w:rsidDel="00C3234D">
          <w:delText>Illinois</w:delText>
        </w:r>
      </w:del>
      <w:r>
        <w:t xml:space="preserve"> as donor states for pickups</w:t>
      </w:r>
      <w:ins w:id="1949" w:author="Greene, David" w:date="2025-06-16T13:29:00Z">
        <w:r w:rsidR="00C3234D">
          <w:t xml:space="preserve"> with unusually </w:t>
        </w:r>
      </w:ins>
      <w:ins w:id="1950" w:author="Greene, David" w:date="2025-06-16T13:30:00Z">
        <w:r w:rsidR="00C3234D">
          <w:t xml:space="preserve">low net survival rates, and </w:t>
        </w:r>
      </w:ins>
      <w:ins w:id="1951" w:author="Greene, David" w:date="2025-06-16T13:31:00Z">
        <w:r w:rsidR="00C3234D">
          <w:t>Tennessee, South Carolina and Alabama as receivers with u</w:t>
        </w:r>
      </w:ins>
      <w:ins w:id="1952" w:author="Greene, David" w:date="2025-06-16T13:32:00Z">
        <w:r w:rsidR="00C3234D">
          <w:t>nusually high net survival rates.</w:t>
        </w:r>
      </w:ins>
      <w:del w:id="1953" w:author="Greene, David" w:date="2025-06-16T13:29:00Z">
        <w:r w:rsidDel="00C3234D">
          <w:delText>, with low net annual survival rates and correspondingly lower cumulative net survival rates.</w:delText>
        </w:r>
      </w:del>
      <w:r>
        <w:t xml:space="preserve"> </w:t>
      </w:r>
      <w:del w:id="1954" w:author="Greene, David" w:date="2025-06-16T13:29:00Z">
        <w:r w:rsidDel="00C3234D">
          <w:delText xml:space="preserve">These patterns can be seen in Figures </w:delText>
        </w:r>
        <w:r w:rsidR="004C712F" w:rsidDel="00C3234D">
          <w:delText>10</w:delText>
        </w:r>
        <w:r w:rsidDel="00C3234D">
          <w:delText xml:space="preserve"> and 1</w:delText>
        </w:r>
        <w:r w:rsidR="004C712F" w:rsidDel="00C3234D">
          <w:delText>1</w:delText>
        </w:r>
        <w:r w:rsidDel="00C3234D">
          <w:delText xml:space="preserve"> that illustrate net survival curves for Texas, Mississippi, Iowa, Illinois and New York for 2022 and 2018. Pickups emigrated from states like Illinois and especially New York and immigrate</w:delText>
        </w:r>
        <w:r w:rsidR="006645C5" w:rsidDel="00C3234D">
          <w:delText>d</w:delText>
        </w:r>
        <w:r w:rsidDel="00C3234D">
          <w:delText xml:space="preserve"> to sunbelt states like Mississippi and Texas, and agricultural states like Iowa. </w:delText>
        </w:r>
      </w:del>
    </w:p>
    <w:p w14:paraId="526644BC" w14:textId="7A9B3315" w:rsidR="00F72E67" w:rsidDel="003657F7" w:rsidRDefault="00F72E67" w:rsidP="00F72E67">
      <w:pPr>
        <w:rPr>
          <w:del w:id="1955" w:author="davidlgreene49@gmail.com" w:date="2025-06-17T08:37:00Z" w16du:dateUtc="2025-06-17T12:37:00Z"/>
        </w:rPr>
      </w:pPr>
      <w:del w:id="1956" w:author="davidlgreene49@gmail.com" w:date="2025-06-17T08:37:00Z" w16du:dateUtc="2025-06-17T12:37:00Z">
        <w:r w:rsidDel="003657F7">
          <w:delText>In Figure 1</w:delText>
        </w:r>
      </w:del>
      <w:ins w:id="1957" w:author="Greene, David" w:date="2025-06-16T13:32:00Z">
        <w:del w:id="1958" w:author="davidlgreene49@gmail.com" w:date="2025-06-17T08:37:00Z" w16du:dateUtc="2025-06-17T12:37:00Z">
          <w:r w:rsidR="00C3234D" w:rsidDel="003657F7">
            <w:delText>3</w:delText>
          </w:r>
        </w:del>
      </w:ins>
      <w:del w:id="1959" w:author="davidlgreene49@gmail.com" w:date="2025-06-17T08:37:00Z" w16du:dateUtc="2025-06-17T12:37:00Z">
        <w:r w:rsidR="00173296" w:rsidDel="003657F7">
          <w:delText>2</w:delText>
        </w:r>
        <w:r w:rsidDel="003657F7">
          <w:delText xml:space="preserve">, we show the 2018 pickup curves </w:delText>
        </w:r>
        <w:r w:rsidR="006645C5" w:rsidDel="003657F7">
          <w:delText>without the effects of</w:delText>
        </w:r>
        <w:r w:rsidDel="003657F7">
          <w:delText xml:space="preserve"> growth of employment and income </w:delText>
        </w:r>
        <w:commentRangeStart w:id="1960"/>
        <w:r w:rsidDel="003657F7">
          <w:delText>and</w:delText>
        </w:r>
        <w:commentRangeEnd w:id="1960"/>
        <w:r w:rsidR="00C3234D" w:rsidDel="003657F7">
          <w:rPr>
            <w:rStyle w:val="CommentReference"/>
          </w:rPr>
          <w:commentReference w:id="1960"/>
        </w:r>
        <w:r w:rsidR="006645C5" w:rsidDel="003657F7">
          <w:delText xml:space="preserve"> assuming</w:delText>
        </w:r>
        <w:r w:rsidDel="003657F7">
          <w:delText xml:space="preserve"> </w:delText>
        </w:r>
        <w:r w:rsidR="006645C5" w:rsidDel="003657F7">
          <w:delText>no</w:delText>
        </w:r>
        <w:r w:rsidDel="003657F7">
          <w:delText xml:space="preserve"> population migration. While there are still differences among the states due to state fixed effects and the interaction of state and the log of age, the differences are greatly diminished. Even without the demographic and economic effects, there are differences among states that cause differences in net survival rates. Some of the causes may be due to variables</w:delText>
        </w:r>
        <w:r w:rsidR="00205B87" w:rsidDel="003657F7">
          <w:delText xml:space="preserve"> including car owners’ preferences</w:delText>
        </w:r>
        <w:r w:rsidDel="003657F7">
          <w:delText xml:space="preserve"> that we did not include in our model that will change from year to year. However, due to the nature of fixed effects, it is likely that most are factors like population density or the state’s economic base that change slowly. In either case, </w:delText>
        </w:r>
        <w:r w:rsidR="008B17DE" w:rsidDel="003657F7">
          <w:delText>the marked changes in net survival rates indicate that</w:delText>
        </w:r>
        <w:r w:rsidR="006645C5" w:rsidDel="003657F7">
          <w:delText xml:space="preserve"> </w:delText>
        </w:r>
        <w:r w:rsidDel="003657F7">
          <w:lastRenderedPageBreak/>
          <w:delText xml:space="preserve">the included economic and demographic variables statistically explain a large fraction of the variation in state net survival rates.  </w:delText>
        </w:r>
      </w:del>
    </w:p>
    <w:p w14:paraId="24987E69" w14:textId="0C8A48CF" w:rsidR="00FB0687" w:rsidRDefault="00D85DB9" w:rsidP="006220DD">
      <w:pPr>
        <w:jc w:val="center"/>
        <w:rPr>
          <w:ins w:id="1961" w:author="davidlgreene49@gmail.com" w:date="2025-06-13T15:11:00Z"/>
        </w:rPr>
      </w:pPr>
      <w:del w:id="1962" w:author="davidlgreene49@gmail.com" w:date="2025-06-13T15:10:00Z">
        <w:r w:rsidDel="00360110">
          <w:rPr>
            <w:noProof/>
          </w:rPr>
          <w:drawing>
            <wp:inline distT="0" distB="0" distL="0" distR="0" wp14:anchorId="7D2B1ED1" wp14:editId="7D6C9E62">
              <wp:extent cx="5519429" cy="3555365"/>
              <wp:effectExtent l="0" t="0" r="5080" b="6985"/>
              <wp:docPr id="2123731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27513" cy="3560572"/>
                      </a:xfrm>
                      <a:prstGeom prst="rect">
                        <a:avLst/>
                      </a:prstGeom>
                      <a:noFill/>
                    </pic:spPr>
                  </pic:pic>
                </a:graphicData>
              </a:graphic>
            </wp:inline>
          </w:drawing>
        </w:r>
      </w:del>
    </w:p>
    <w:p w14:paraId="3D50F635" w14:textId="231CAB9A" w:rsidR="00360110" w:rsidRDefault="00360110" w:rsidP="006220DD">
      <w:pPr>
        <w:jc w:val="center"/>
      </w:pPr>
      <w:ins w:id="1963" w:author="davidlgreene49@gmail.com" w:date="2025-06-13T15:11:00Z">
        <w:r>
          <w:rPr>
            <w:noProof/>
          </w:rPr>
          <w:drawing>
            <wp:inline distT="0" distB="0" distL="0" distR="0" wp14:anchorId="5825D7BC" wp14:editId="5A9E13DB">
              <wp:extent cx="5505450" cy="3538291"/>
              <wp:effectExtent l="0" t="0" r="0" b="5080"/>
              <wp:docPr id="1944590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2589" cy="3549306"/>
                      </a:xfrm>
                      <a:prstGeom prst="rect">
                        <a:avLst/>
                      </a:prstGeom>
                      <a:noFill/>
                    </pic:spPr>
                  </pic:pic>
                </a:graphicData>
              </a:graphic>
            </wp:inline>
          </w:drawing>
        </w:r>
      </w:ins>
    </w:p>
    <w:p w14:paraId="13261938" w14:textId="56F5851C" w:rsidR="00FB0687" w:rsidRDefault="00FB0687" w:rsidP="00FB0687">
      <w:pPr>
        <w:jc w:val="center"/>
      </w:pPr>
      <w:r>
        <w:t xml:space="preserve">Figure </w:t>
      </w:r>
      <w:r w:rsidR="00173296">
        <w:t>10</w:t>
      </w:r>
      <w:r>
        <w:t xml:space="preserve">. Predicted Annual and Cumulative Net Survival Rates by Age for Five States: </w:t>
      </w:r>
      <w:ins w:id="1964" w:author="davidlgreene49@gmail.com" w:date="2025-06-13T15:11:00Z">
        <w:r w:rsidR="00360110">
          <w:t>SUVs and Vans</w:t>
        </w:r>
      </w:ins>
      <w:del w:id="1965" w:author="davidlgreene49@gmail.com" w:date="2025-06-13T15:11:00Z">
        <w:r w:rsidDel="00360110">
          <w:delText>Pickups</w:delText>
        </w:r>
      </w:del>
      <w:r>
        <w:t xml:space="preserve"> 20</w:t>
      </w:r>
      <w:ins w:id="1966" w:author="davidlgreene49@gmail.com" w:date="2025-06-13T15:11:00Z">
        <w:r w:rsidR="00360110">
          <w:t>16</w:t>
        </w:r>
      </w:ins>
      <w:del w:id="1967" w:author="davidlgreene49@gmail.com" w:date="2025-06-13T15:11:00Z">
        <w:r w:rsidDel="00360110">
          <w:delText>22</w:delText>
        </w:r>
      </w:del>
    </w:p>
    <w:p w14:paraId="7068887A" w14:textId="52718A5C" w:rsidR="00A0284B" w:rsidRDefault="00D85DB9" w:rsidP="006220DD">
      <w:pPr>
        <w:jc w:val="center"/>
        <w:rPr>
          <w:ins w:id="1968" w:author="davidlgreene49@gmail.com" w:date="2025-06-13T15:12:00Z"/>
        </w:rPr>
      </w:pPr>
      <w:del w:id="1969" w:author="davidlgreene49@gmail.com" w:date="2025-06-13T15:12:00Z">
        <w:r w:rsidDel="00360110">
          <w:rPr>
            <w:noProof/>
          </w:rPr>
          <w:lastRenderedPageBreak/>
          <w:drawing>
            <wp:inline distT="0" distB="0" distL="0" distR="0" wp14:anchorId="2EE4C4D7" wp14:editId="71A824F1">
              <wp:extent cx="5563789" cy="3583940"/>
              <wp:effectExtent l="0" t="0" r="0" b="0"/>
              <wp:docPr id="172816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71168" cy="3588693"/>
                      </a:xfrm>
                      <a:prstGeom prst="rect">
                        <a:avLst/>
                      </a:prstGeom>
                      <a:noFill/>
                    </pic:spPr>
                  </pic:pic>
                </a:graphicData>
              </a:graphic>
            </wp:inline>
          </w:drawing>
        </w:r>
      </w:del>
    </w:p>
    <w:p w14:paraId="4A9DA454" w14:textId="5D56C677" w:rsidR="00360110" w:rsidRDefault="00360110" w:rsidP="006220DD">
      <w:pPr>
        <w:jc w:val="center"/>
      </w:pPr>
      <w:ins w:id="1970" w:author="davidlgreene49@gmail.com" w:date="2025-06-13T15:12:00Z">
        <w:r>
          <w:rPr>
            <w:noProof/>
          </w:rPr>
          <w:drawing>
            <wp:inline distT="0" distB="0" distL="0" distR="0" wp14:anchorId="3554AADD" wp14:editId="60AD411F">
              <wp:extent cx="5562600" cy="3588325"/>
              <wp:effectExtent l="0" t="0" r="0" b="0"/>
              <wp:docPr id="2053573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3066" cy="3601527"/>
                      </a:xfrm>
                      <a:prstGeom prst="rect">
                        <a:avLst/>
                      </a:prstGeom>
                      <a:noFill/>
                    </pic:spPr>
                  </pic:pic>
                </a:graphicData>
              </a:graphic>
            </wp:inline>
          </w:drawing>
        </w:r>
      </w:ins>
    </w:p>
    <w:p w14:paraId="2B130197" w14:textId="25815BA9" w:rsidR="00D85DB9" w:rsidRDefault="00D85DB9" w:rsidP="00D85DB9">
      <w:pPr>
        <w:jc w:val="center"/>
      </w:pPr>
      <w:r>
        <w:t>Figure 1</w:t>
      </w:r>
      <w:r w:rsidR="00173296">
        <w:t>1</w:t>
      </w:r>
      <w:r>
        <w:t>. Predicted Annual and Cumulative Net Survival Rates by Age for Five States: Pickups 201</w:t>
      </w:r>
      <w:ins w:id="1971" w:author="davidlgreene49@gmail.com" w:date="2025-06-13T15:13:00Z">
        <w:r w:rsidR="00360110">
          <w:t>6</w:t>
        </w:r>
      </w:ins>
      <w:del w:id="1972" w:author="davidlgreene49@gmail.com" w:date="2025-06-13T15:13:00Z">
        <w:r w:rsidDel="00360110">
          <w:delText>8</w:delText>
        </w:r>
      </w:del>
    </w:p>
    <w:p w14:paraId="282DA07E" w14:textId="548479EB" w:rsidR="00F72E67" w:rsidRDefault="00C3234D" w:rsidP="00D85DB9">
      <w:pPr>
        <w:jc w:val="center"/>
        <w:rPr>
          <w:ins w:id="1973" w:author="Greene, David" w:date="2025-06-16T13:27:00Z"/>
        </w:rPr>
      </w:pPr>
      <w:ins w:id="1974" w:author="Greene, David" w:date="2025-06-16T13:26:00Z">
        <w:r>
          <w:rPr>
            <w:noProof/>
          </w:rPr>
          <w:lastRenderedPageBreak/>
          <w:drawing>
            <wp:inline distT="0" distB="0" distL="0" distR="0" wp14:anchorId="71FD5970" wp14:editId="6824A3D0">
              <wp:extent cx="5567615" cy="3591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4313" cy="3608782"/>
                      </a:xfrm>
                      <a:prstGeom prst="rect">
                        <a:avLst/>
                      </a:prstGeom>
                      <a:noFill/>
                    </pic:spPr>
                  </pic:pic>
                </a:graphicData>
              </a:graphic>
            </wp:inline>
          </w:drawing>
        </w:r>
      </w:ins>
      <w:del w:id="1975" w:author="davidlgreene49@gmail.com" w:date="2025-06-13T15:14:00Z">
        <w:r w:rsidR="00F72E67" w:rsidDel="00360110">
          <w:rPr>
            <w:noProof/>
          </w:rPr>
          <w:drawing>
            <wp:inline distT="0" distB="0" distL="0" distR="0" wp14:anchorId="41388311" wp14:editId="302720DE">
              <wp:extent cx="5610225" cy="361385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34276" cy="3629344"/>
                      </a:xfrm>
                      <a:prstGeom prst="rect">
                        <a:avLst/>
                      </a:prstGeom>
                      <a:noFill/>
                    </pic:spPr>
                  </pic:pic>
                </a:graphicData>
              </a:graphic>
            </wp:inline>
          </w:drawing>
        </w:r>
      </w:del>
    </w:p>
    <w:p w14:paraId="794621C8" w14:textId="56DB6D2E" w:rsidR="00C3234D" w:rsidRDefault="00C3234D" w:rsidP="00D85DB9">
      <w:pPr>
        <w:jc w:val="center"/>
        <w:rPr>
          <w:ins w:id="1976" w:author="davidlgreene49@gmail.com" w:date="2025-06-13T15:14:00Z"/>
        </w:rPr>
      </w:pPr>
      <w:ins w:id="1977" w:author="Greene, David" w:date="2025-06-16T13:27:00Z">
        <w:r>
          <w:t>Figure 12. Apparent Import and Export States for Pickup Trucks: 2018.</w:t>
        </w:r>
      </w:ins>
    </w:p>
    <w:p w14:paraId="3245627A" w14:textId="7C07FA63" w:rsidR="00360110" w:rsidRDefault="00360110" w:rsidP="00D85DB9">
      <w:pPr>
        <w:jc w:val="center"/>
      </w:pPr>
      <w:ins w:id="1978" w:author="davidlgreene49@gmail.com" w:date="2025-06-13T15:16:00Z">
        <w:r>
          <w:rPr>
            <w:noProof/>
          </w:rPr>
          <w:lastRenderedPageBreak/>
          <w:drawing>
            <wp:inline distT="0" distB="0" distL="0" distR="0" wp14:anchorId="2ACAFBBF" wp14:editId="26268E20">
              <wp:extent cx="5572125" cy="3464997"/>
              <wp:effectExtent l="0" t="0" r="0" b="2540"/>
              <wp:docPr id="156142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91151" cy="3476828"/>
                      </a:xfrm>
                      <a:prstGeom prst="rect">
                        <a:avLst/>
                      </a:prstGeom>
                      <a:noFill/>
                    </pic:spPr>
                  </pic:pic>
                </a:graphicData>
              </a:graphic>
            </wp:inline>
          </w:drawing>
        </w:r>
      </w:ins>
    </w:p>
    <w:p w14:paraId="68A0B394" w14:textId="15B56FA2" w:rsidR="00A8185A" w:rsidRDefault="00A8185A" w:rsidP="00A8185A">
      <w:pPr>
        <w:jc w:val="center"/>
      </w:pPr>
      <w:bookmarkStart w:id="1979" w:name="_Hlk200720336"/>
      <w:r>
        <w:t>Figure 1</w:t>
      </w:r>
      <w:ins w:id="1980" w:author="Greene, David" w:date="2025-06-16T13:26:00Z">
        <w:r w:rsidR="002732D0">
          <w:t>3</w:t>
        </w:r>
      </w:ins>
      <w:del w:id="1981" w:author="Greene, David" w:date="2025-06-16T13:26:00Z">
        <w:r w:rsidR="00173296" w:rsidDel="002732D0">
          <w:delText>2</w:delText>
        </w:r>
      </w:del>
      <w:r>
        <w:t>. Predicted Annual and Cumulative Net Survival Rates</w:t>
      </w:r>
      <w:ins w:id="1982" w:author="davidlgreene49@gmail.com" w:date="2025-06-13T15:17:00Z">
        <w:r w:rsidR="00360110">
          <w:t xml:space="preserve"> of Passenger Cars</w:t>
        </w:r>
      </w:ins>
      <w:r>
        <w:t xml:space="preserve"> </w:t>
      </w:r>
      <w:ins w:id="1983" w:author="davidlgreene49@gmail.com" w:date="2025-06-13T15:15:00Z">
        <w:r w:rsidR="00360110">
          <w:t xml:space="preserve">at the </w:t>
        </w:r>
        <w:proofErr w:type="spellStart"/>
        <w:r w:rsidR="00360110">
          <w:t>Hieght</w:t>
        </w:r>
        <w:proofErr w:type="spellEnd"/>
        <w:r w:rsidR="00360110">
          <w:t xml:space="preserve"> of the COVID Pandemic</w:t>
        </w:r>
      </w:ins>
      <w:ins w:id="1984" w:author="davidlgreene49@gmail.com" w:date="2025-06-13T15:17:00Z">
        <w:r w:rsidR="00360110">
          <w:t xml:space="preserve">: </w:t>
        </w:r>
      </w:ins>
      <w:del w:id="1985" w:author="davidlgreene49@gmail.com" w:date="2025-06-13T15:15:00Z">
        <w:r w:rsidDel="00360110">
          <w:delText>Assuming National Values of Economic and Demographic Variables</w:delText>
        </w:r>
      </w:del>
      <w:del w:id="1986" w:author="davidlgreene49@gmail.com" w:date="2025-06-13T15:17:00Z">
        <w:r w:rsidDel="00360110">
          <w:delText>: Pickups</w:delText>
        </w:r>
      </w:del>
      <w:r>
        <w:t xml:space="preserve"> 20</w:t>
      </w:r>
      <w:ins w:id="1987" w:author="davidlgreene49@gmail.com" w:date="2025-06-13T15:15:00Z">
        <w:r w:rsidR="00360110">
          <w:t>21</w:t>
        </w:r>
      </w:ins>
      <w:del w:id="1988" w:author="davidlgreene49@gmail.com" w:date="2025-06-13T15:15:00Z">
        <w:r w:rsidDel="00360110">
          <w:delText>18</w:delText>
        </w:r>
      </w:del>
    </w:p>
    <w:bookmarkEnd w:id="1979"/>
    <w:p w14:paraId="2A1AFE76" w14:textId="77777777" w:rsidR="00A8185A" w:rsidRDefault="00A8185A" w:rsidP="00D85DB9">
      <w:pPr>
        <w:jc w:val="center"/>
      </w:pPr>
    </w:p>
    <w:p w14:paraId="1318A9B7" w14:textId="0C7AB2B0" w:rsidR="008B17DE" w:rsidRDefault="008B17DE" w:rsidP="008B17DE">
      <w:del w:id="1989" w:author="Greene, David" w:date="2025-06-16T13:34:00Z">
        <w:r w:rsidDel="00C3234D">
          <w:delText xml:space="preserve">We reiterate that the cumulative survival curves are hypothetical and assume that the net annual survival rates in the years shown will persist of the lifetimes of the pickup trucks. In fact, economic conditions and demographic patterns will change. To illustrate this point, </w:delText>
        </w:r>
      </w:del>
      <w:r>
        <w:t>Figure</w:t>
      </w:r>
      <w:ins w:id="1990" w:author="Greene, David" w:date="2025-06-16T13:37:00Z">
        <w:r w:rsidR="00CE04A3">
          <w:t>s 14-16</w:t>
        </w:r>
      </w:ins>
      <w:del w:id="1991" w:author="Greene, David" w:date="2025-06-16T13:37:00Z">
        <w:r w:rsidDel="00CE04A3">
          <w:delText xml:space="preserve"> 1</w:delText>
        </w:r>
      </w:del>
      <w:del w:id="1992" w:author="Greene, David" w:date="2025-06-16T13:34:00Z">
        <w:r w:rsidDel="00C3234D">
          <w:delText>3</w:delText>
        </w:r>
      </w:del>
      <w:r>
        <w:t xml:space="preserve"> show</w:t>
      </w:r>
      <w:del w:id="1993" w:author="Greene, David" w:date="2025-06-16T13:37:00Z">
        <w:r w:rsidDel="00CE04A3">
          <w:delText>s that</w:delText>
        </w:r>
      </w:del>
      <w:r>
        <w:t xml:space="preserve"> estimated net survival curves for the same states</w:t>
      </w:r>
      <w:ins w:id="1994" w:author="Greene, David" w:date="2025-06-16T13:37:00Z">
        <w:r w:rsidR="00CE04A3">
          <w:t xml:space="preserve"> as Figures 6-8</w:t>
        </w:r>
      </w:ins>
      <w:ins w:id="1995" w:author="Greene, David" w:date="2025-06-16T13:38:00Z">
        <w:r w:rsidR="00CE04A3">
          <w:t>. but</w:t>
        </w:r>
      </w:ins>
      <w:r>
        <w:t xml:space="preserve"> for the peak pandemic year of 2021. The unprecedented changes caused by the glo</w:t>
      </w:r>
      <w:ins w:id="1996" w:author="Greene, David" w:date="2025-06-16T13:38:00Z">
        <w:r w:rsidR="00CE04A3">
          <w:t xml:space="preserve">bal pandemic </w:t>
        </w:r>
      </w:ins>
      <w:ins w:id="1997" w:author="Greene, David" w:date="2025-06-16T13:39:00Z">
        <w:r w:rsidR="00CE04A3">
          <w:t>had a much smaller effect on the net survival rates of older passenger cars than on SUVs, vans and pickups.</w:t>
        </w:r>
      </w:ins>
      <w:ins w:id="1998" w:author="Greene, David" w:date="2025-06-16T13:42:00Z">
        <w:r w:rsidR="00CE04A3">
          <w:t xml:space="preserve"> The drastic effects</w:t>
        </w:r>
      </w:ins>
      <w:ins w:id="1999" w:author="Greene, David" w:date="2025-06-16T13:44:00Z">
        <w:r w:rsidR="00CE04A3">
          <w:t xml:space="preserve"> of the pandemic</w:t>
        </w:r>
      </w:ins>
      <w:ins w:id="2000" w:author="Greene, David" w:date="2025-06-16T13:42:00Z">
        <w:r w:rsidR="00CE04A3">
          <w:t xml:space="preserve"> on older pickups may be due to their</w:t>
        </w:r>
      </w:ins>
      <w:ins w:id="2001" w:author="Greene, David" w:date="2025-06-16T13:43:00Z">
        <w:r w:rsidR="00CE04A3">
          <w:t xml:space="preserve"> higher use in commerce</w:t>
        </w:r>
      </w:ins>
      <w:ins w:id="2002" w:author="Greene, David" w:date="2025-06-16T13:44:00Z">
        <w:r w:rsidR="00CE04A3">
          <w:t>.</w:t>
        </w:r>
      </w:ins>
      <w:del w:id="2003" w:author="Greene, David" w:date="2025-06-16T13:38:00Z">
        <w:r w:rsidDel="00CE04A3">
          <w:delText xml:space="preserve">bal pandemic did not continue even into 2022. </w:delText>
        </w:r>
      </w:del>
    </w:p>
    <w:p w14:paraId="34337F6A" w14:textId="01F4D5ED" w:rsidR="008B17DE" w:rsidRDefault="00960BEA" w:rsidP="00360110">
      <w:pPr>
        <w:jc w:val="center"/>
        <w:rPr>
          <w:ins w:id="2004" w:author="davidlgreene49@gmail.com" w:date="2025-06-13T15:18:00Z"/>
        </w:rPr>
      </w:pPr>
      <w:ins w:id="2005" w:author="davidlgreene49@gmail.com" w:date="2025-06-13T15:19:00Z">
        <w:r>
          <w:rPr>
            <w:noProof/>
          </w:rPr>
          <w:lastRenderedPageBreak/>
          <w:drawing>
            <wp:inline distT="0" distB="0" distL="0" distR="0" wp14:anchorId="742683AA" wp14:editId="25180939">
              <wp:extent cx="5457825" cy="3507684"/>
              <wp:effectExtent l="0" t="0" r="0" b="0"/>
              <wp:docPr id="153098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3398" cy="3524120"/>
                      </a:xfrm>
                      <a:prstGeom prst="rect">
                        <a:avLst/>
                      </a:prstGeom>
                      <a:noFill/>
                    </pic:spPr>
                  </pic:pic>
                </a:graphicData>
              </a:graphic>
            </wp:inline>
          </w:drawing>
        </w:r>
      </w:ins>
    </w:p>
    <w:p w14:paraId="40E9F3A1" w14:textId="59259995" w:rsidR="00360110" w:rsidRPr="00360110" w:rsidRDefault="00360110" w:rsidP="00360110">
      <w:pPr>
        <w:jc w:val="center"/>
        <w:rPr>
          <w:ins w:id="2006" w:author="davidlgreene49@gmail.com" w:date="2025-06-13T15:18:00Z"/>
        </w:rPr>
      </w:pPr>
      <w:ins w:id="2007" w:author="davidlgreene49@gmail.com" w:date="2025-06-13T15:18:00Z">
        <w:r w:rsidRPr="00360110">
          <w:t>Figure 1</w:t>
        </w:r>
      </w:ins>
      <w:ins w:id="2008" w:author="davidlgreene49@gmail.com" w:date="2025-06-13T15:21:00Z">
        <w:r w:rsidR="00960BEA">
          <w:t>3</w:t>
        </w:r>
      </w:ins>
      <w:ins w:id="2009" w:author="davidlgreene49@gmail.com" w:date="2025-06-13T15:18:00Z">
        <w:r w:rsidRPr="00360110">
          <w:t xml:space="preserve">. Predicted Annual and Cumulative Net Survival Rates of </w:t>
        </w:r>
      </w:ins>
      <w:ins w:id="2010" w:author="davidlgreene49@gmail.com" w:date="2025-06-13T15:20:00Z">
        <w:r w:rsidR="00960BEA">
          <w:t>SUVs and Vans</w:t>
        </w:r>
      </w:ins>
      <w:ins w:id="2011" w:author="davidlgreene49@gmail.com" w:date="2025-06-13T15:18:00Z">
        <w:r w:rsidRPr="00360110">
          <w:t xml:space="preserve"> at the </w:t>
        </w:r>
        <w:proofErr w:type="spellStart"/>
        <w:r w:rsidRPr="00360110">
          <w:t>Hieght</w:t>
        </w:r>
        <w:proofErr w:type="spellEnd"/>
        <w:r w:rsidRPr="00360110">
          <w:t xml:space="preserve"> of the COVID Pandemic:  2021</w:t>
        </w:r>
      </w:ins>
    </w:p>
    <w:p w14:paraId="207898E1" w14:textId="5D0B2BC6" w:rsidR="00360110" w:rsidRDefault="00960BEA">
      <w:pPr>
        <w:jc w:val="center"/>
        <w:pPrChange w:id="2012" w:author="davidlgreene49@gmail.com" w:date="2025-06-13T15:18:00Z">
          <w:pPr/>
        </w:pPrChange>
      </w:pPr>
      <w:ins w:id="2013" w:author="davidlgreene49@gmail.com" w:date="2025-06-13T15:20:00Z">
        <w:r>
          <w:rPr>
            <w:noProof/>
          </w:rPr>
          <w:drawing>
            <wp:inline distT="0" distB="0" distL="0" distR="0" wp14:anchorId="1206CCBD" wp14:editId="62A312E0">
              <wp:extent cx="5705475" cy="3680491"/>
              <wp:effectExtent l="0" t="0" r="0" b="0"/>
              <wp:docPr id="1433158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19323" cy="3689424"/>
                      </a:xfrm>
                      <a:prstGeom prst="rect">
                        <a:avLst/>
                      </a:prstGeom>
                      <a:noFill/>
                    </pic:spPr>
                  </pic:pic>
                </a:graphicData>
              </a:graphic>
            </wp:inline>
          </w:drawing>
        </w:r>
      </w:ins>
    </w:p>
    <w:p w14:paraId="50CDEFE5" w14:textId="2513595E" w:rsidR="00960BEA" w:rsidRPr="00360110" w:rsidRDefault="00960BEA" w:rsidP="00960BEA">
      <w:pPr>
        <w:jc w:val="center"/>
        <w:rPr>
          <w:ins w:id="2014" w:author="davidlgreene49@gmail.com" w:date="2025-06-13T15:21:00Z"/>
        </w:rPr>
      </w:pPr>
      <w:ins w:id="2015" w:author="davidlgreene49@gmail.com" w:date="2025-06-13T15:21:00Z">
        <w:r w:rsidRPr="00360110">
          <w:lastRenderedPageBreak/>
          <w:t>Figure 1</w:t>
        </w:r>
        <w:r>
          <w:t>4</w:t>
        </w:r>
        <w:r w:rsidRPr="00360110">
          <w:t xml:space="preserve">. Predicted Annual and Cumulative Net Survival Rates of </w:t>
        </w:r>
        <w:r>
          <w:t>Pickups</w:t>
        </w:r>
        <w:r w:rsidRPr="00360110">
          <w:t xml:space="preserve"> at the </w:t>
        </w:r>
        <w:proofErr w:type="spellStart"/>
        <w:r w:rsidRPr="00360110">
          <w:t>Hieght</w:t>
        </w:r>
        <w:proofErr w:type="spellEnd"/>
        <w:r w:rsidRPr="00360110">
          <w:t xml:space="preserve"> of the COVID Pandemic:  2021</w:t>
        </w:r>
      </w:ins>
    </w:p>
    <w:p w14:paraId="7CC2B3E5" w14:textId="77777777" w:rsidR="00C12097" w:rsidRDefault="00C12097" w:rsidP="008B17DE">
      <w:pPr>
        <w:rPr>
          <w:ins w:id="2016" w:author="davidlgreene49@gmail.com" w:date="2025-06-13T15:20:00Z"/>
        </w:rPr>
      </w:pPr>
    </w:p>
    <w:p w14:paraId="6E5AAAFC" w14:textId="77777777" w:rsidR="00960BEA" w:rsidRDefault="00960BEA" w:rsidP="008B17DE">
      <w:pPr>
        <w:rPr>
          <w:ins w:id="2017" w:author="davidlgreene49@gmail.com" w:date="2025-06-13T15:20:00Z"/>
        </w:rPr>
      </w:pPr>
    </w:p>
    <w:p w14:paraId="25A1E392" w14:textId="77777777" w:rsidR="00960BEA" w:rsidRDefault="00960BEA" w:rsidP="008B17DE"/>
    <w:p w14:paraId="6084005C" w14:textId="1B7FA97C" w:rsidR="005D556F" w:rsidRDefault="005D556F" w:rsidP="005D556F">
      <w:pPr>
        <w:jc w:val="center"/>
      </w:pPr>
      <w:del w:id="2018" w:author="davidlgreene49@gmail.com" w:date="2025-06-13T15:22:00Z">
        <w:r w:rsidDel="00960BEA">
          <w:rPr>
            <w:noProof/>
          </w:rPr>
          <w:drawing>
            <wp:inline distT="0" distB="0" distL="0" distR="0" wp14:anchorId="07BF7EF5" wp14:editId="6384399C">
              <wp:extent cx="5593363" cy="3602990"/>
              <wp:effectExtent l="0" t="0" r="7620" b="0"/>
              <wp:docPr id="837753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05535" cy="3610830"/>
                      </a:xfrm>
                      <a:prstGeom prst="rect">
                        <a:avLst/>
                      </a:prstGeom>
                      <a:noFill/>
                    </pic:spPr>
                  </pic:pic>
                </a:graphicData>
              </a:graphic>
            </wp:inline>
          </w:drawing>
        </w:r>
      </w:del>
    </w:p>
    <w:p w14:paraId="450AF55E" w14:textId="32282F55" w:rsidR="005D556F" w:rsidDel="00960BEA" w:rsidRDefault="005D556F" w:rsidP="005D556F">
      <w:pPr>
        <w:jc w:val="center"/>
        <w:rPr>
          <w:del w:id="2019" w:author="davidlgreene49@gmail.com" w:date="2025-06-13T15:22:00Z"/>
        </w:rPr>
      </w:pPr>
      <w:del w:id="2020" w:author="davidlgreene49@gmail.com" w:date="2025-06-13T15:22:00Z">
        <w:r w:rsidDel="00960BEA">
          <w:delText>Figure 1</w:delText>
        </w:r>
        <w:r w:rsidR="00173296" w:rsidDel="00960BEA">
          <w:delText>3</w:delText>
        </w:r>
        <w:r w:rsidDel="00960BEA">
          <w:delText>. Predicted Annual and Cumulative Net Survival Rates by Age for Five States: Pickups 2021</w:delText>
        </w:r>
      </w:del>
    </w:p>
    <w:p w14:paraId="6E7E89CE" w14:textId="77777777" w:rsidR="00E22605" w:rsidRDefault="00E22605" w:rsidP="00E22605"/>
    <w:p w14:paraId="28C4A724" w14:textId="3468D6F0" w:rsidR="00774103" w:rsidRDefault="00F27A99" w:rsidP="00AB79AF">
      <w:pPr>
        <w:pStyle w:val="ListParagraph"/>
        <w:numPr>
          <w:ilvl w:val="0"/>
          <w:numId w:val="1"/>
        </w:numPr>
      </w:pPr>
      <w:r>
        <w:t xml:space="preserve">Discussion: </w:t>
      </w:r>
      <w:del w:id="2021" w:author="davidlgreene49@gmail.com" w:date="2025-06-17T08:38:00Z" w16du:dateUtc="2025-06-17T12:38:00Z">
        <w:r w:rsidR="00AB79AF" w:rsidDel="003657F7">
          <w:delText>Potential for State</w:delText>
        </w:r>
        <w:r w:rsidR="00D91721" w:rsidDel="003657F7">
          <w:delText>-</w:delText>
        </w:r>
        <w:r w:rsidR="00AB79AF" w:rsidDel="003657F7">
          <w:delText>Level Forecasting and Analysis</w:delText>
        </w:r>
      </w:del>
    </w:p>
    <w:p w14:paraId="0B2914C6" w14:textId="16EB7379" w:rsidR="003625DC" w:rsidDel="005D49BC" w:rsidRDefault="00AB79AF" w:rsidP="00AB79AF">
      <w:pPr>
        <w:rPr>
          <w:del w:id="2022" w:author="davidlgreene49@gmail.com" w:date="2025-06-17T08:52:00Z" w16du:dateUtc="2025-06-17T12:52:00Z"/>
        </w:rPr>
      </w:pPr>
      <w:del w:id="2023" w:author="davidlgreene49@gmail.com" w:date="2025-06-17T08:52:00Z" w16du:dateUtc="2025-06-17T12:52:00Z">
        <w:r w:rsidDel="005D49BC">
          <w:delText xml:space="preserve">The </w:delText>
        </w:r>
        <w:r w:rsidR="00C55BBC" w:rsidDel="005D49BC">
          <w:delText xml:space="preserve">three </w:delText>
        </w:r>
        <w:r w:rsidDel="005D49BC">
          <w:delText>state-level survival models</w:delText>
        </w:r>
        <w:r w:rsidR="00FA040C" w:rsidDel="005D49BC">
          <w:delText xml:space="preserve"> described above</w:delText>
        </w:r>
        <w:r w:rsidDel="005D49BC">
          <w:delText xml:space="preserve"> could be</w:delText>
        </w:r>
        <w:r w:rsidR="00B82EB4" w:rsidDel="005D49BC">
          <w:delText xml:space="preserve">come </w:delText>
        </w:r>
        <w:r w:rsidDel="005D49BC">
          <w:delText>build</w:delText>
        </w:r>
        <w:r w:rsidR="00B82EB4" w:rsidDel="005D49BC">
          <w:delText>ing blocks of</w:delText>
        </w:r>
        <w:r w:rsidDel="005D49BC">
          <w:delText xml:space="preserve"> a state</w:delText>
        </w:r>
        <w:r w:rsidR="00D91721" w:rsidDel="005D49BC">
          <w:delText>-</w:delText>
        </w:r>
        <w:r w:rsidDel="005D49BC">
          <w:delText xml:space="preserve">level </w:delText>
        </w:r>
        <w:r w:rsidR="008709E0" w:rsidDel="005D49BC">
          <w:delText>UVM</w:delText>
        </w:r>
        <w:r w:rsidR="00A72270" w:rsidDel="005D49BC">
          <w:delText>, given</w:delText>
        </w:r>
        <w:r w:rsidDel="005D49BC">
          <w:delText xml:space="preserve"> </w:delText>
        </w:r>
        <w:r w:rsidR="00A72270" w:rsidDel="005D49BC">
          <w:delText>s</w:delText>
        </w:r>
        <w:r w:rsidDel="005D49BC">
          <w:delText>tate</w:delText>
        </w:r>
        <w:r w:rsidR="00D91721" w:rsidDel="005D49BC">
          <w:delText>-</w:delText>
        </w:r>
        <w:r w:rsidDel="005D49BC">
          <w:delText>level data on vehicles in operation by age and vehicle type</w:delText>
        </w:r>
        <w:r w:rsidR="00CC544E" w:rsidDel="005D49BC">
          <w:delText xml:space="preserve"> for a base year,</w:delText>
        </w:r>
        <w:r w:rsidR="00A72270" w:rsidDel="005D49BC">
          <w:delText xml:space="preserve"> s</w:delText>
        </w:r>
        <w:r w:rsidR="00CC544E" w:rsidDel="005D49BC">
          <w:delText>tate</w:delText>
        </w:r>
        <w:r w:rsidR="00D91721" w:rsidDel="005D49BC">
          <w:delText>-</w:delText>
        </w:r>
        <w:r w:rsidR="00CC544E" w:rsidDel="005D49BC">
          <w:delText>level</w:delText>
        </w:r>
        <w:r w:rsidR="00733BA6" w:rsidDel="005D49BC">
          <w:delText xml:space="preserve"> demographic and economic</w:delText>
        </w:r>
        <w:r w:rsidR="00CC544E" w:rsidDel="005D49BC">
          <w:delText xml:space="preserve"> projections </w:delText>
        </w:r>
        <w:r w:rsidR="00A72270" w:rsidDel="005D49BC">
          <w:delText>for future years</w:delText>
        </w:r>
        <w:r w:rsidR="00733BA6" w:rsidDel="005D49BC">
          <w:delText>, and a method of estimating used vehicle prices and their effects on vehicle survival</w:delText>
        </w:r>
        <w:r w:rsidR="00E22605" w:rsidDel="005D49BC">
          <w:delText>, such as outlined in the Introduction</w:delText>
        </w:r>
        <w:r w:rsidR="00CC544E" w:rsidDel="005D49BC">
          <w:delText>.</w:delText>
        </w:r>
        <w:r w:rsidR="003625DC" w:rsidDel="005D49BC">
          <w:delText xml:space="preserve"> This section</w:delText>
        </w:r>
        <w:r w:rsidR="00A72270" w:rsidDel="005D49BC">
          <w:delText xml:space="preserve"> </w:delText>
        </w:r>
        <w:r w:rsidR="003625DC" w:rsidDel="005D49BC">
          <w:delText>describes how</w:delText>
        </w:r>
        <w:r w:rsidR="00733BA6" w:rsidDel="005D49BC">
          <w:delText xml:space="preserve"> such</w:delText>
        </w:r>
        <w:r w:rsidR="003625DC" w:rsidDel="005D49BC">
          <w:delText xml:space="preserve"> a model </w:delText>
        </w:r>
        <w:r w:rsidR="00733BA6" w:rsidDel="005D49BC">
          <w:delText>could be designed using</w:delText>
        </w:r>
        <w:r w:rsidR="003625DC" w:rsidDel="005D49BC">
          <w:delText xml:space="preserve"> the</w:delText>
        </w:r>
        <w:r w:rsidR="00E22605" w:rsidDel="005D49BC">
          <w:delText xml:space="preserve"> estimated</w:delText>
        </w:r>
        <w:r w:rsidR="003625DC" w:rsidDel="005D49BC">
          <w:delText xml:space="preserve"> state survival functions. Challenges to constructing a full state-level used vehicle model are discussed in the following section. </w:delText>
        </w:r>
      </w:del>
    </w:p>
    <w:p w14:paraId="315820F3" w14:textId="77777777" w:rsidR="005D49BC" w:rsidRDefault="005D49BC" w:rsidP="00AB79AF">
      <w:pPr>
        <w:rPr>
          <w:ins w:id="2024" w:author="davidlgreene49@gmail.com" w:date="2025-06-17T08:52:00Z" w16du:dateUtc="2025-06-17T12:52:00Z"/>
        </w:rPr>
      </w:pPr>
    </w:p>
    <w:p w14:paraId="7D9FD0AA" w14:textId="2FED9A3F" w:rsidR="005D49BC" w:rsidRDefault="005D49BC" w:rsidP="005D49BC">
      <w:pPr>
        <w:pStyle w:val="ListParagraph"/>
        <w:numPr>
          <w:ilvl w:val="0"/>
          <w:numId w:val="1"/>
        </w:numPr>
        <w:rPr>
          <w:ins w:id="2025" w:author="davidlgreene49@gmail.com" w:date="2025-06-17T08:52:00Z" w16du:dateUtc="2025-06-17T12:52:00Z"/>
        </w:rPr>
      </w:pPr>
      <w:ins w:id="2026" w:author="davidlgreene49@gmail.com" w:date="2025-06-17T08:52:00Z" w16du:dateUtc="2025-06-17T12:52:00Z">
        <w:r>
          <w:t>Limitations</w:t>
        </w:r>
      </w:ins>
    </w:p>
    <w:p w14:paraId="61E87F28" w14:textId="2F8988AA" w:rsidR="005D49BC" w:rsidRDefault="005D49BC" w:rsidP="005D49BC">
      <w:pPr>
        <w:rPr>
          <w:ins w:id="2027" w:author="davidlgreene49@gmail.com" w:date="2025-06-17T08:56:00Z" w16du:dateUtc="2025-06-17T12:56:00Z"/>
        </w:rPr>
      </w:pPr>
      <w:ins w:id="2028" w:author="davidlgreene49@gmail.com" w:date="2025-06-17T08:54:00Z" w16du:dateUtc="2025-06-17T12:54:00Z">
        <w:r w:rsidRPr="00205770">
          <w:t>The</w:t>
        </w:r>
        <w:r>
          <w:t xml:space="preserve"> chief limitation of our analysis is that the</w:t>
        </w:r>
        <w:r w:rsidRPr="00205770">
          <w:t xml:space="preserve"> da</w:t>
        </w:r>
      </w:ins>
      <w:ins w:id="2029" w:author="davidlgreene49@gmail.com" w:date="2025-06-17T08:55:00Z" w16du:dateUtc="2025-06-17T12:55:00Z">
        <w:r>
          <w:t xml:space="preserve">ta available to us </w:t>
        </w:r>
        <w:proofErr w:type="gramStart"/>
        <w:r>
          <w:t>do</w:t>
        </w:r>
      </w:ins>
      <w:proofErr w:type="gramEnd"/>
      <w:ins w:id="2030" w:author="davidlgreene49@gmail.com" w:date="2025-06-17T08:54:00Z" w16du:dateUtc="2025-06-17T12:54:00Z">
        <w:r w:rsidRPr="00205770">
          <w:t xml:space="preserve"> not </w:t>
        </w:r>
      </w:ins>
      <w:ins w:id="2031" w:author="davidlgreene49@gmail.com" w:date="2025-06-17T08:55:00Z" w16du:dateUtc="2025-06-17T12:55:00Z">
        <w:r>
          <w:t xml:space="preserve">allow us to distinguish between </w:t>
        </w:r>
      </w:ins>
      <w:ins w:id="2032" w:author="davidlgreene49@gmail.com" w:date="2025-06-17T08:54:00Z" w16du:dateUtc="2025-06-17T12:54:00Z">
        <w:r w:rsidRPr="00205770">
          <w:t>flows of used vehicles from one state to another</w:t>
        </w:r>
      </w:ins>
      <w:ins w:id="2033" w:author="davidlgreene49@gmail.com" w:date="2025-06-17T08:55:00Z" w16du:dateUtc="2025-06-17T12:55:00Z">
        <w:r>
          <w:t xml:space="preserve"> and</w:t>
        </w:r>
      </w:ins>
      <w:ins w:id="2034" w:author="davidlgreene49@gmail.com" w:date="2025-06-17T08:54:00Z" w16du:dateUtc="2025-06-17T12:54:00Z">
        <w:r w:rsidRPr="00205770">
          <w:t xml:space="preserve"> differences in scrappage rates</w:t>
        </w:r>
      </w:ins>
      <w:ins w:id="2035" w:author="davidlgreene49@gmail.com" w:date="2025-06-17T08:56:00Z" w16du:dateUtc="2025-06-17T12:56:00Z">
        <w:r>
          <w:t xml:space="preserve">. </w:t>
        </w:r>
        <w:proofErr w:type="gramStart"/>
        <w:r>
          <w:t>Instead</w:t>
        </w:r>
        <w:proofErr w:type="gramEnd"/>
        <w:r>
          <w:t xml:space="preserve"> we observe </w:t>
        </w:r>
        <w:r>
          <w:lastRenderedPageBreak/>
          <w:t>only</w:t>
        </w:r>
      </w:ins>
      <w:ins w:id="2036" w:author="davidlgreene49@gmail.com" w:date="2025-06-17T08:54:00Z" w16du:dateUtc="2025-06-17T12:54:00Z">
        <w:r w:rsidRPr="00205770">
          <w:t xml:space="preserve"> net survival rates.</w:t>
        </w:r>
        <w:r w:rsidRPr="00205770">
          <w:rPr>
            <w:rStyle w:val="FootnoteReference"/>
          </w:rPr>
          <w:footnoteReference w:id="23"/>
        </w:r>
        <w:r w:rsidRPr="00205770">
          <w:t xml:space="preserve"> If the patterns of flows are relatively stable over time, or if population and employment variables satisfactorily capture changes over time, the existing model formulation should produce reasonably accurate estimates of</w:t>
        </w:r>
        <w:r>
          <w:t xml:space="preserve"> future used vehicle migrations. However, it may also be desirable to impose some restrictions on the projected state flows to ensure that used vehicles are not newly created or excessively destroyed. For example, neglecting net </w:t>
        </w:r>
        <w:proofErr w:type="gramStart"/>
        <w:r>
          <w:t>exports  of</w:t>
        </w:r>
        <w:proofErr w:type="gramEnd"/>
        <w:r>
          <w:t xml:space="preserve"> used vehicles from the U.S., the sum of the total counts of state differences from national scrappage by vehicle type and year, must sum to zero. However, whether it is useful or important to constrain state net vehicle scrappage with a national function is not clear at present.</w:t>
        </w:r>
      </w:ins>
    </w:p>
    <w:p w14:paraId="08AB0F63" w14:textId="27ED30DC" w:rsidR="005D49BC" w:rsidRDefault="005D49BC" w:rsidP="005D49BC">
      <w:pPr>
        <w:rPr>
          <w:ins w:id="2039" w:author="davidlgreene49@gmail.com" w:date="2025-06-17T09:00:00Z" w16du:dateUtc="2025-06-17T13:00:00Z"/>
        </w:rPr>
      </w:pPr>
      <w:ins w:id="2040" w:author="davidlgreene49@gmail.com" w:date="2025-06-17T08:58:00Z" w16du:dateUtc="2025-06-17T12:58:00Z">
        <w:r>
          <w:t xml:space="preserve">Although our lasso analysis indicated that many factors affect </w:t>
        </w:r>
      </w:ins>
      <w:ins w:id="2041" w:author="davidlgreene49@gmail.com" w:date="2025-06-17T08:59:00Z" w16du:dateUtc="2025-06-17T12:59:00Z">
        <w:r>
          <w:t>state net survival rates, only a few could be included in our statistical model</w:t>
        </w:r>
      </w:ins>
      <w:ins w:id="2042" w:author="davidlgreene49@gmail.com" w:date="2025-06-17T09:00:00Z" w16du:dateUtc="2025-06-17T13:00:00Z">
        <w:r>
          <w:t xml:space="preserve">s of </w:t>
        </w:r>
      </w:ins>
      <w:ins w:id="2043" w:author="davidlgreene49@gmail.com" w:date="2025-06-17T09:04:00Z" w16du:dateUtc="2025-06-17T13:04:00Z">
        <w:r w:rsidR="00A208BA">
          <w:t>net surv</w:t>
        </w:r>
      </w:ins>
      <w:ins w:id="2044" w:author="davidlgreene49@gmail.com" w:date="2025-06-17T09:05:00Z" w16du:dateUtc="2025-06-17T13:05:00Z">
        <w:r w:rsidR="00A208BA">
          <w:t>ival. This is chiefly due to the inclusion of many fixed effects</w:t>
        </w:r>
      </w:ins>
      <w:ins w:id="2045" w:author="davidlgreene49@gmail.com" w:date="2025-06-17T09:08:00Z" w16du:dateUtc="2025-06-17T13:08:00Z">
        <w:r w:rsidR="00A208BA">
          <w:t xml:space="preserve"> that better represented stat</w:t>
        </w:r>
      </w:ins>
      <w:ins w:id="2046" w:author="davidlgreene49@gmail.com" w:date="2025-06-17T09:09:00Z" w16du:dateUtc="2025-06-17T13:09:00Z">
        <w:r w:rsidR="00A208BA">
          <w:t>e attributes that change slowly over time, but it is also likely due to correlations among the economic and demographic variables.</w:t>
        </w:r>
      </w:ins>
      <w:ins w:id="2047" w:author="davidlgreene49@gmail.com" w:date="2025-06-17T09:10:00Z" w16du:dateUtc="2025-06-17T13:10:00Z">
        <w:r w:rsidR="00A208BA">
          <w:t xml:space="preserve"> Although we tried using factor analysis of </w:t>
        </w:r>
      </w:ins>
      <w:ins w:id="2048" w:author="davidlgreene49@gmail.com" w:date="2025-06-17T09:11:00Z" w16du:dateUtc="2025-06-17T13:11:00Z">
        <w:r w:rsidR="00A208BA">
          <w:t xml:space="preserve">those variables, the resulting factors </w:t>
        </w:r>
      </w:ins>
      <w:ins w:id="2049" w:author="davidlgreene49@gmail.com" w:date="2025-06-17T09:12:00Z" w16du:dateUtc="2025-06-17T13:12:00Z">
        <w:r w:rsidR="002F5216">
          <w:t>did not</w:t>
        </w:r>
      </w:ins>
      <w:ins w:id="2050" w:author="davidlgreene49@gmail.com" w:date="2025-06-17T09:13:00Z" w16du:dateUtc="2025-06-17T13:13:00Z">
        <w:r w:rsidR="002F5216">
          <w:t xml:space="preserve"> appear to us to</w:t>
        </w:r>
      </w:ins>
      <w:ins w:id="2051" w:author="davidlgreene49@gmail.com" w:date="2025-06-17T09:12:00Z" w16du:dateUtc="2025-06-17T13:12:00Z">
        <w:r w:rsidR="002F5216">
          <w:t xml:space="preserve"> have </w:t>
        </w:r>
      </w:ins>
      <w:ins w:id="2052" w:author="davidlgreene49@gmail.com" w:date="2025-06-17T09:13:00Z" w16du:dateUtc="2025-06-17T13:13:00Z">
        <w:r w:rsidR="002F5216">
          <w:t>meaningful interpretations.</w:t>
        </w:r>
      </w:ins>
    </w:p>
    <w:p w14:paraId="039A5963" w14:textId="78185134" w:rsidR="005D49BC" w:rsidRDefault="005D49BC" w:rsidP="005D49BC">
      <w:pPr>
        <w:rPr>
          <w:ins w:id="2053" w:author="davidlgreene49@gmail.com" w:date="2025-06-17T08:52:00Z" w16du:dateUtc="2025-06-17T12:52:00Z"/>
        </w:rPr>
      </w:pPr>
      <w:ins w:id="2054" w:author="davidlgreene49@gmail.com" w:date="2025-06-17T09:00:00Z" w16du:dateUtc="2025-06-17T13:00:00Z">
        <w:r>
          <w:t xml:space="preserve">As noted above, our method does not fully support the use of measures of statistical significance for hypothesis testing in </w:t>
        </w:r>
        <w:proofErr w:type="spellStart"/>
        <w:proofErr w:type="gramStart"/>
        <w:r>
          <w:t>out</w:t>
        </w:r>
        <w:proofErr w:type="spellEnd"/>
        <w:proofErr w:type="gramEnd"/>
        <w:r>
          <w:t xml:space="preserve"> final models</w:t>
        </w:r>
      </w:ins>
      <w:ins w:id="2055" w:author="davidlgreene49@gmail.com" w:date="2025-06-17T09:06:00Z" w16du:dateUtc="2025-06-17T13:06:00Z">
        <w:r w:rsidR="00A208BA">
          <w:t>. In part, this is</w:t>
        </w:r>
      </w:ins>
      <w:ins w:id="2056" w:author="davidlgreene49@gmail.com" w:date="2025-06-17T09:01:00Z" w16du:dateUtc="2025-06-17T13:01:00Z">
        <w:r>
          <w:t xml:space="preserve"> because we used one year of summarized data in our lasso analysis</w:t>
        </w:r>
      </w:ins>
      <w:ins w:id="2057" w:author="davidlgreene49@gmail.com" w:date="2025-06-17T09:06:00Z" w16du:dateUtc="2025-06-17T13:06:00Z">
        <w:r w:rsidR="00A208BA">
          <w:t xml:space="preserve">. But it is also </w:t>
        </w:r>
      </w:ins>
      <w:ins w:id="2058" w:author="davidlgreene49@gmail.com" w:date="2025-06-17T09:01:00Z" w16du:dateUtc="2025-06-17T13:01:00Z">
        <w:r>
          <w:t xml:space="preserve">because </w:t>
        </w:r>
        <w:r w:rsidR="00A208BA">
          <w:t xml:space="preserve">we </w:t>
        </w:r>
      </w:ins>
      <w:ins w:id="2059" w:author="davidlgreene49@gmail.com" w:date="2025-06-17T09:03:00Z" w16du:dateUtc="2025-06-17T13:03:00Z">
        <w:r w:rsidR="00A208BA">
          <w:t xml:space="preserve">additionally </w:t>
        </w:r>
      </w:ins>
      <w:ins w:id="2060" w:author="davidlgreene49@gmail.com" w:date="2025-06-17T09:06:00Z" w16du:dateUtc="2025-06-17T13:06:00Z">
        <w:r w:rsidR="00A208BA">
          <w:t>eliminated</w:t>
        </w:r>
      </w:ins>
      <w:ins w:id="2061" w:author="davidlgreene49@gmail.com" w:date="2025-06-17T09:02:00Z" w16du:dateUtc="2025-06-17T13:02:00Z">
        <w:r w:rsidR="00A208BA">
          <w:t xml:space="preserve"> variables</w:t>
        </w:r>
      </w:ins>
      <w:ins w:id="2062" w:author="davidlgreene49@gmail.com" w:date="2025-06-17T09:06:00Z" w16du:dateUtc="2025-06-17T13:06:00Z">
        <w:r w:rsidR="00A208BA">
          <w:t xml:space="preserve"> with low p-values</w:t>
        </w:r>
      </w:ins>
      <w:ins w:id="2063" w:author="davidlgreene49@gmail.com" w:date="2025-06-17T09:07:00Z" w16du:dateUtc="2025-06-17T13:07:00Z">
        <w:r w:rsidR="00A208BA">
          <w:t xml:space="preserve"> and substituted</w:t>
        </w:r>
      </w:ins>
      <w:ins w:id="2064" w:author="davidlgreene49@gmail.com" w:date="2025-06-17T09:03:00Z" w16du:dateUtc="2025-06-17T13:03:00Z">
        <w:r w:rsidR="00A208BA">
          <w:t xml:space="preserve"> GDP for driv</w:t>
        </w:r>
      </w:ins>
      <w:ins w:id="2065" w:author="davidlgreene49@gmail.com" w:date="2025-06-17T09:04:00Z" w16du:dateUtc="2025-06-17T13:04:00Z">
        <w:r w:rsidR="00A208BA">
          <w:t>ing age population growth in the SUV model</w:t>
        </w:r>
      </w:ins>
      <w:ins w:id="2066" w:author="davidlgreene49@gmail.com" w:date="2025-06-17T09:07:00Z" w16du:dateUtc="2025-06-17T13:07:00Z">
        <w:r w:rsidR="00A208BA">
          <w:t xml:space="preserve"> because the latter had a </w:t>
        </w:r>
      </w:ins>
      <w:ins w:id="2067" w:author="davidlgreene49@gmail.com" w:date="2025-06-17T09:08:00Z" w16du:dateUtc="2025-06-17T13:08:00Z">
        <w:r w:rsidR="00A208BA">
          <w:t>high p-value</w:t>
        </w:r>
      </w:ins>
      <w:ins w:id="2068" w:author="davidlgreene49@gmail.com" w:date="2025-06-17T09:02:00Z" w16du:dateUtc="2025-06-17T13:02:00Z">
        <w:r w:rsidR="00A208BA">
          <w:t>.</w:t>
        </w:r>
      </w:ins>
      <w:ins w:id="2069" w:author="davidlgreene49@gmail.com" w:date="2025-06-17T09:08:00Z" w16du:dateUtc="2025-06-17T13:08:00Z">
        <w:r w:rsidR="00A208BA">
          <w:t xml:space="preserve"> </w:t>
        </w:r>
      </w:ins>
      <w:ins w:id="2070" w:author="davidlgreene49@gmail.com" w:date="2025-06-17T09:02:00Z" w16du:dateUtc="2025-06-17T13:02:00Z">
        <w:r w:rsidR="00A208BA">
          <w:t xml:space="preserve"> </w:t>
        </w:r>
      </w:ins>
    </w:p>
    <w:p w14:paraId="52B9C458" w14:textId="77777777" w:rsidR="007A31D9" w:rsidRDefault="002F5216" w:rsidP="00AB79AF">
      <w:pPr>
        <w:rPr>
          <w:ins w:id="2071" w:author="davidlgreene49@gmail.com" w:date="2025-06-17T09:23:00Z" w16du:dateUtc="2025-06-17T13:23:00Z"/>
        </w:rPr>
      </w:pPr>
      <w:ins w:id="2072" w:author="davidlgreene49@gmail.com" w:date="2025-06-17T09:14:00Z" w16du:dateUtc="2025-06-17T13:14:00Z">
        <w:r>
          <w:t>The fact that</w:t>
        </w:r>
      </w:ins>
      <w:del w:id="2073" w:author="davidlgreene49@gmail.com" w:date="2025-06-17T09:14:00Z" w16du:dateUtc="2025-06-17T13:14:00Z">
        <w:r w:rsidR="00032D5E" w:rsidDel="002F5216">
          <w:delText>Because</w:delText>
        </w:r>
      </w:del>
      <w:r w:rsidR="00032D5E">
        <w:t xml:space="preserve"> the state survival models contain numerous fixed effects</w:t>
      </w:r>
      <w:ins w:id="2074" w:author="davidlgreene49@gmail.com" w:date="2025-06-17T09:14:00Z" w16du:dateUtc="2025-06-17T13:14:00Z">
        <w:r>
          <w:t xml:space="preserve"> limits their usefulness</w:t>
        </w:r>
      </w:ins>
      <w:del w:id="2075" w:author="davidlgreene49@gmail.com" w:date="2025-06-17T09:14:00Z" w16du:dateUtc="2025-06-17T13:14:00Z">
        <w:r w:rsidR="00032D5E" w:rsidDel="002F5216">
          <w:delText>, it is necessary to decide which fixed effects will be used</w:delText>
        </w:r>
      </w:del>
      <w:r w:rsidR="00032D5E">
        <w:t xml:space="preserve"> for</w:t>
      </w:r>
      <w:ins w:id="2076" w:author="davidlgreene49@gmail.com" w:date="2025-06-17T09:15:00Z" w16du:dateUtc="2025-06-17T13:15:00Z">
        <w:r>
          <w:t xml:space="preserve"> long-run</w:t>
        </w:r>
      </w:ins>
      <w:r w:rsidR="00032D5E">
        <w:t xml:space="preserve"> forecasting. The state and age fixed effects represent the average fixed effects over the period on which the model was estimated (2016-2022). This is also true of state and log of age interaction coefficients, as well as the coefficients of </w:t>
      </w:r>
      <w:r w:rsidR="000223AD">
        <w:t xml:space="preserve">employment, price and state migrations. </w:t>
      </w:r>
      <w:del w:id="2077" w:author="davidlgreene49@gmail.com" w:date="2025-06-17T09:15:00Z" w16du:dateUtc="2025-06-17T13:15:00Z">
        <w:r w:rsidR="000223AD" w:rsidDel="002F5216">
          <w:delText xml:space="preserve">All these coefficients are assumed to be constant during the forecast period. </w:delText>
        </w:r>
      </w:del>
      <w:r w:rsidR="000223AD">
        <w:t xml:space="preserve">The COVID </w:t>
      </w:r>
      <w:proofErr w:type="spellStart"/>
      <w:r w:rsidR="000223AD">
        <w:t>effects</w:t>
      </w:r>
      <w:del w:id="2078" w:author="davidlgreene49@gmail.com" w:date="2025-06-17T09:16:00Z" w16du:dateUtc="2025-06-17T13:16:00Z">
        <w:r w:rsidR="000223AD" w:rsidDel="002F5216">
          <w:delText xml:space="preserve">, on the other hand, </w:delText>
        </w:r>
      </w:del>
      <w:r w:rsidR="000223AD">
        <w:t>should</w:t>
      </w:r>
      <w:proofErr w:type="spellEnd"/>
      <w:r w:rsidR="000223AD">
        <w:t xml:space="preserve"> be omitted, assuming a future pandemic is not being forecasted. The year fixed effects, however, represent the impacts of </w:t>
      </w:r>
      <w:del w:id="2079" w:author="davidlgreene49@gmail.com" w:date="2025-06-17T09:16:00Z" w16du:dateUtc="2025-06-17T13:16:00Z">
        <w:r w:rsidR="000223AD" w:rsidDel="002F5216">
          <w:delText>unobserved</w:delText>
        </w:r>
      </w:del>
      <w:ins w:id="2080" w:author="davidlgreene49@gmail.com" w:date="2025-06-17T09:16:00Z" w16du:dateUtc="2025-06-17T13:16:00Z">
        <w:r>
          <w:t>temporal</w:t>
        </w:r>
      </w:ins>
      <w:r w:rsidR="000223AD">
        <w:t xml:space="preserve"> factors</w:t>
      </w:r>
      <w:ins w:id="2081" w:author="davidlgreene49@gmail.com" w:date="2025-06-17T09:16:00Z" w16du:dateUtc="2025-06-17T13:16:00Z">
        <w:r>
          <w:t xml:space="preserve"> not fully reflected in the included variables</w:t>
        </w:r>
      </w:ins>
      <w:r w:rsidR="000223AD">
        <w:t xml:space="preserve">. Because of this, it </w:t>
      </w:r>
      <w:del w:id="2082" w:author="davidlgreene49@gmail.com" w:date="2025-06-17T09:17:00Z" w16du:dateUtc="2025-06-17T13:17:00Z">
        <w:r w:rsidR="000223AD" w:rsidDel="002F5216">
          <w:delText>is</w:delText>
        </w:r>
      </w:del>
      <w:ins w:id="2083" w:author="davidlgreene49@gmail.com" w:date="2025-06-17T09:17:00Z" w16du:dateUtc="2025-06-17T13:17:00Z">
        <w:r>
          <w:t>would</w:t>
        </w:r>
      </w:ins>
      <w:r w:rsidR="000223AD">
        <w:t xml:space="preserve"> not necessari</w:t>
      </w:r>
      <w:r w:rsidR="002F6E25">
        <w:t>l</w:t>
      </w:r>
      <w:r w:rsidR="000223AD">
        <w:t>y</w:t>
      </w:r>
      <w:ins w:id="2084" w:author="davidlgreene49@gmail.com" w:date="2025-06-17T09:17:00Z" w16du:dateUtc="2025-06-17T13:17:00Z">
        <w:r>
          <w:t xml:space="preserve"> be</w:t>
        </w:r>
      </w:ins>
      <w:r w:rsidR="000223AD">
        <w:t xml:space="preserve"> best to use the year effect of the final year, 2022, although that is a plausible assumption. One alternative would be to average the year fixed effects, omitting the COVID year of 2021. </w:t>
      </w:r>
      <w:del w:id="2085" w:author="davidlgreene49@gmail.com" w:date="2025-06-17T09:20:00Z" w16du:dateUtc="2025-06-17T13:20:00Z">
        <w:r w:rsidR="000223AD" w:rsidDel="002F5216">
          <w:delText>Once that is decided, the resulting coefficient values constitute the base year survival model.</w:delText>
        </w:r>
      </w:del>
      <w:ins w:id="2086" w:author="davidlgreene49@gmail.com" w:date="2025-06-17T09:20:00Z" w16du:dateUtc="2025-06-17T13:20:00Z">
        <w:r>
          <w:t xml:space="preserve">      </w:t>
        </w:r>
      </w:ins>
    </w:p>
    <w:p w14:paraId="082C184A" w14:textId="34D574D4" w:rsidR="00032D5E" w:rsidRDefault="007A31D9" w:rsidP="00AB79AF">
      <w:ins w:id="2087" w:author="davidlgreene49@gmail.com" w:date="2025-06-17T09:23:00Z" w16du:dateUtc="2025-06-17T13:23:00Z">
        <w:r>
          <w:t xml:space="preserve">Although the inclusion of state population density by year improved the </w:t>
        </w:r>
        <w:proofErr w:type="gramStart"/>
        <w:r>
          <w:t>fit</w:t>
        </w:r>
        <w:proofErr w:type="gramEnd"/>
        <w:r>
          <w:t xml:space="preserve"> of the mo</w:t>
        </w:r>
      </w:ins>
      <w:ins w:id="2088" w:author="davidlgreene49@gmail.com" w:date="2025-06-17T09:24:00Z" w16du:dateUtc="2025-06-17T13:24:00Z">
        <w:r>
          <w:t xml:space="preserve">del to the data </w:t>
        </w:r>
        <w:proofErr w:type="spellStart"/>
        <w:r>
          <w:t>incomparison</w:t>
        </w:r>
        <w:proofErr w:type="spellEnd"/>
        <w:r>
          <w:t xml:space="preserve"> to models that excluded it in favor of, e.g., income or population growth, </w:t>
        </w:r>
      </w:ins>
      <w:ins w:id="2089" w:author="davidlgreene49@gmail.com" w:date="2025-06-17T09:25:00Z" w16du:dateUtc="2025-06-17T13:25:00Z">
        <w:r>
          <w:t xml:space="preserve">density’s </w:t>
        </w:r>
        <w:proofErr w:type="spellStart"/>
        <w:r>
          <w:t>vif</w:t>
        </w:r>
        <w:proofErr w:type="spellEnd"/>
        <w:r>
          <w:t xml:space="preserve"> </w:t>
        </w:r>
      </w:ins>
      <w:ins w:id="2090" w:author="davidlgreene49@gmail.com" w:date="2025-06-17T09:26:00Z" w16du:dateUtc="2025-06-17T13:26:00Z">
        <w:r>
          <w:t xml:space="preserve">and the </w:t>
        </w:r>
        <w:proofErr w:type="spellStart"/>
        <w:r>
          <w:t>testi</w:t>
        </w:r>
        <w:proofErr w:type="spellEnd"/>
        <w:r>
          <w:t xml:space="preserve"> run omitting state effects </w:t>
        </w:r>
      </w:ins>
      <w:ins w:id="2091" w:author="davidlgreene49@gmail.com" w:date="2025-06-17T09:25:00Z" w16du:dateUtc="2025-06-17T13:25:00Z">
        <w:r>
          <w:t>indicate that it is strongly correlated with the state fixed effects.</w:t>
        </w:r>
      </w:ins>
      <w:ins w:id="2092" w:author="davidlgreene49@gmail.com" w:date="2025-06-17T09:27:00Z" w16du:dateUtc="2025-06-17T13:27:00Z">
        <w:r>
          <w:t xml:space="preserve"> Moreover, we do not have a</w:t>
        </w:r>
      </w:ins>
      <w:ins w:id="2093" w:author="davidlgreene49@gmail.com" w:date="2025-06-17T09:28:00Z" w16du:dateUtc="2025-06-17T13:28:00Z">
        <w:r>
          <w:t>n ob</w:t>
        </w:r>
      </w:ins>
      <w:ins w:id="2094" w:author="davidlgreene49@gmail.com" w:date="2025-06-17T09:29:00Z" w16du:dateUtc="2025-06-17T13:29:00Z">
        <w:r>
          <w:t>vious</w:t>
        </w:r>
      </w:ins>
      <w:ins w:id="2095" w:author="davidlgreene49@gmail.com" w:date="2025-06-17T09:28:00Z" w16du:dateUtc="2025-06-17T13:28:00Z">
        <w:r>
          <w:t xml:space="preserve"> </w:t>
        </w:r>
      </w:ins>
      <w:ins w:id="2096" w:author="davidlgreene49@gmail.com" w:date="2025-06-17T09:29:00Z" w16du:dateUtc="2025-06-17T13:29:00Z">
        <w:r>
          <w:t>explanation</w:t>
        </w:r>
      </w:ins>
      <w:ins w:id="2097" w:author="davidlgreene49@gmail.com" w:date="2025-06-17T09:28:00Z" w16du:dateUtc="2025-06-17T13:28:00Z">
        <w:r>
          <w:t xml:space="preserve"> of </w:t>
        </w:r>
      </w:ins>
      <w:ins w:id="2098" w:author="davidlgreene49@gmail.com" w:date="2025-06-17T09:29:00Z" w16du:dateUtc="2025-06-17T13:29:00Z">
        <w:r>
          <w:t>why population</w:t>
        </w:r>
      </w:ins>
      <w:ins w:id="2099" w:author="davidlgreene49@gmail.com" w:date="2025-06-17T09:28:00Z" w16du:dateUtc="2025-06-17T13:28:00Z">
        <w:r>
          <w:t xml:space="preserve"> </w:t>
        </w:r>
        <w:proofErr w:type="gramStart"/>
        <w:r>
          <w:t>density should</w:t>
        </w:r>
        <w:proofErr w:type="gramEnd"/>
        <w:r>
          <w:t xml:space="preserve"> </w:t>
        </w:r>
      </w:ins>
      <w:ins w:id="2100" w:author="davidlgreene49@gmail.com" w:date="2025-06-17T09:29:00Z" w16du:dateUtc="2025-06-17T13:29:00Z">
        <w:r>
          <w:t xml:space="preserve">positively </w:t>
        </w:r>
      </w:ins>
      <w:ins w:id="2101" w:author="davidlgreene49@gmail.com" w:date="2025-06-17T09:28:00Z" w16du:dateUtc="2025-06-17T13:28:00Z">
        <w:r>
          <w:t>affect net vehicle survival.</w:t>
        </w:r>
      </w:ins>
      <w:ins w:id="2102" w:author="davidlgreene49@gmail.com" w:date="2025-06-17T09:29:00Z" w16du:dateUtc="2025-06-17T13:29:00Z">
        <w:r>
          <w:t xml:space="preserve"> Perhaps it reflects reduced vehicle miles, </w:t>
        </w:r>
      </w:ins>
      <w:ins w:id="2103" w:author="davidlgreene49@gmail.com" w:date="2025-06-17T09:30:00Z" w16du:dateUtc="2025-06-17T13:30:00Z">
        <w:r>
          <w:t xml:space="preserve">or </w:t>
        </w:r>
      </w:ins>
      <w:ins w:id="2104" w:author="davidlgreene49@gmail.com" w:date="2025-06-17T09:31:00Z" w16du:dateUtc="2025-06-17T13:31:00Z">
        <w:r>
          <w:t xml:space="preserve">a greater propensity of urban and suburban consumers to prefer newer vehicles. Regardless, because of </w:t>
        </w:r>
      </w:ins>
      <w:ins w:id="2105" w:author="davidlgreene49@gmail.com" w:date="2025-06-17T09:32:00Z" w16du:dateUtc="2025-06-17T13:32:00Z">
        <w:r>
          <w:t>the correlation with state fixed effects</w:t>
        </w:r>
      </w:ins>
      <w:ins w:id="2106" w:author="davidlgreene49@gmail.com" w:date="2025-06-17T09:33:00Z" w16du:dateUtc="2025-06-17T13:33:00Z">
        <w:r w:rsidR="000C7279">
          <w:t xml:space="preserve">, the models </w:t>
        </w:r>
      </w:ins>
      <w:ins w:id="2107" w:author="davidlgreene49@gmail.com" w:date="2025-06-17T09:34:00Z" w16du:dateUtc="2025-06-17T13:34:00Z">
        <w:r w:rsidR="000C7279">
          <w:t>should not be used to</w:t>
        </w:r>
      </w:ins>
      <w:ins w:id="2108" w:author="davidlgreene49@gmail.com" w:date="2025-06-17T09:33:00Z" w16du:dateUtc="2025-06-17T13:33:00Z">
        <w:r w:rsidR="000C7279">
          <w:t xml:space="preserve"> predic</w:t>
        </w:r>
      </w:ins>
      <w:ins w:id="2109" w:author="davidlgreene49@gmail.com" w:date="2025-06-17T09:34:00Z" w16du:dateUtc="2025-06-17T13:34:00Z">
        <w:r w:rsidR="000C7279">
          <w:t>t the effects of large changes in population density.</w:t>
        </w:r>
      </w:ins>
    </w:p>
    <w:p w14:paraId="187F5CF6" w14:textId="0889275B" w:rsidR="000223AD" w:rsidDel="003657F7" w:rsidRDefault="00032D5E" w:rsidP="00AB79AF">
      <w:pPr>
        <w:rPr>
          <w:del w:id="2110" w:author="davidlgreene49@gmail.com" w:date="2025-06-17T08:40:00Z" w16du:dateUtc="2025-06-17T12:40:00Z"/>
        </w:rPr>
      </w:pPr>
      <w:del w:id="2111" w:author="davidlgreene49@gmail.com" w:date="2025-06-17T08:40:00Z" w16du:dateUtc="2025-06-17T12:40:00Z">
        <w:r w:rsidDel="003657F7">
          <w:delText>The first step is to calibrate the UVM to</w:delText>
        </w:r>
        <w:r w:rsidR="00A72270" w:rsidDel="003657F7">
          <w:delText xml:space="preserve"> a</w:delText>
        </w:r>
        <w:r w:rsidDel="003657F7">
          <w:delText xml:space="preserve"> given</w:delText>
        </w:r>
        <w:r w:rsidR="00A72270" w:rsidDel="003657F7">
          <w:delText xml:space="preserve"> baseline forecast of new vehicle sales </w:delText>
        </w:r>
        <w:r w:rsidR="008709E0" w:rsidDel="003657F7">
          <w:delText>that</w:delText>
        </w:r>
        <w:r w:rsidDel="003657F7">
          <w:delText xml:space="preserve"> is intended to</w:delText>
        </w:r>
        <w:r w:rsidR="008709E0" w:rsidDel="003657F7">
          <w:delText xml:space="preserve"> represent an</w:delText>
        </w:r>
        <w:r w:rsidR="00A72270" w:rsidDel="003657F7">
          <w:delText xml:space="preserve"> equilibrium</w:delText>
        </w:r>
        <w:r w:rsidR="009E2CFE" w:rsidDel="003657F7">
          <w:delText xml:space="preserve"> </w:delText>
        </w:r>
        <w:r w:rsidR="008709E0" w:rsidDel="003657F7">
          <w:delText>of new and used vehicle supply and demand</w:delText>
        </w:r>
        <w:r w:rsidR="00A72270" w:rsidDel="003657F7">
          <w:delText xml:space="preserve">. </w:delText>
        </w:r>
        <w:r w:rsidR="000223AD" w:rsidDel="003657F7">
          <w:delText>Calibration</w:delText>
        </w:r>
        <w:r w:rsidR="00E22605" w:rsidDel="003657F7">
          <w:delText xml:space="preserve"> would</w:delText>
        </w:r>
        <w:r w:rsidR="000223AD" w:rsidDel="003657F7">
          <w:delText xml:space="preserve"> adjust for two types of changes: 1) changes in the generalized cost (or value) of new vehicles</w:delText>
        </w:r>
        <w:r w:rsidR="00E22605" w:rsidDel="003657F7">
          <w:delText xml:space="preserve"> relative to the base year</w:delText>
        </w:r>
        <w:r w:rsidR="000223AD" w:rsidDel="003657F7">
          <w:delText xml:space="preserve"> and, 2) changes in demographic and macro-economic factors that may shift the demand function for </w:delText>
        </w:r>
        <w:r w:rsidR="000223AD" w:rsidDel="003657F7">
          <w:lastRenderedPageBreak/>
          <w:delText xml:space="preserve">used vehicles. </w:delText>
        </w:r>
        <w:r w:rsidR="00E04CCB" w:rsidDel="003657F7">
          <w:delText>That is, the demand for used vehicles is assumed to respond to changes in the price of new vehicles (their closest substitute good) and changes in the number of consumers and their income. This requires estimates of price and income elasticities.</w:delText>
        </w:r>
        <w:r w:rsidR="00A167F6" w:rsidDel="003657F7">
          <w:delText xml:space="preserve"> The UVM </w:delText>
        </w:r>
        <w:r w:rsidR="00E22605" w:rsidDel="003657F7">
          <w:delText>need</w:delText>
        </w:r>
        <w:r w:rsidR="00A167F6" w:rsidDel="003657F7">
          <w:delText xml:space="preserve"> not explicitly equilibrate supply and demand</w:delText>
        </w:r>
        <w:r w:rsidR="00E22605" w:rsidDel="003657F7">
          <w:delText xml:space="preserve"> if</w:delText>
        </w:r>
        <w:r w:rsidR="00A167F6" w:rsidDel="003657F7">
          <w:delText xml:space="preserve"> it uses price elasticity estimates consistent with an equilibrium of new and used vehicle sales to estimate changes in scrappage rates following the method of Jacobsen et al. (2021).</w:delText>
        </w:r>
      </w:del>
    </w:p>
    <w:p w14:paraId="4ED1B28B" w14:textId="0B080931" w:rsidR="00D55B30" w:rsidRPr="00D55B30" w:rsidDel="003657F7" w:rsidRDefault="00E22605" w:rsidP="00D55B30">
      <w:pPr>
        <w:rPr>
          <w:del w:id="2112" w:author="davidlgreene49@gmail.com" w:date="2025-06-17T08:40:00Z" w16du:dateUtc="2025-06-17T12:40:00Z"/>
        </w:rPr>
      </w:pPr>
      <w:del w:id="2113" w:author="davidlgreene49@gmail.com" w:date="2025-06-17T08:40:00Z" w16du:dateUtc="2025-06-17T12:40:00Z">
        <w:r w:rsidDel="003657F7">
          <w:delText>Not only the changes in used vehicle price, but subsidies and monetized changes in their utility can affect the survival rates of used vehicles.</w:delText>
        </w:r>
        <w:r w:rsidR="00DA2FAB" w:rsidDel="003657F7">
          <w:delText xml:space="preserve"> For example, the value of public charging infrastructure for EVs could be estimated and the effects on net survival rates </w:delText>
        </w:r>
        <w:r w:rsidR="00DA2FAB" w:rsidRPr="00205770" w:rsidDel="003657F7">
          <w:delText xml:space="preserve">estimated (Greene et al., 2020; </w:delText>
        </w:r>
        <w:r w:rsidR="00DA2FAB" w:rsidRPr="00C741AA" w:rsidDel="003657F7">
          <w:delText>Burra et al., 2024</w:delText>
        </w:r>
        <w:r w:rsidR="00DA2FAB" w:rsidDel="003657F7">
          <w:delText>).</w:delText>
        </w:r>
        <w:r w:rsidDel="003657F7">
          <w:delText xml:space="preserve"> </w:delText>
        </w:r>
        <w:r w:rsidR="00D55B30" w:rsidRPr="00D55B30" w:rsidDel="003657F7">
          <w:delText>Let δ</w:delText>
        </w:r>
        <w:r w:rsidR="00C43A75" w:rsidDel="003657F7">
          <w:rPr>
            <w:vertAlign w:val="subscript"/>
          </w:rPr>
          <w:delText>i</w:delText>
        </w:r>
        <w:r w:rsidR="00DA33CC" w:rsidDel="003657F7">
          <w:rPr>
            <w:vertAlign w:val="subscript"/>
          </w:rPr>
          <w:delText>va</w:delText>
        </w:r>
        <w:r w:rsidR="00C43A75" w:rsidDel="003657F7">
          <w:rPr>
            <w:vertAlign w:val="subscript"/>
          </w:rPr>
          <w:delText>t</w:delText>
        </w:r>
        <w:r w:rsidR="00D55B30" w:rsidRPr="00D55B30" w:rsidDel="003657F7">
          <w:rPr>
            <w:vertAlign w:val="subscript"/>
          </w:rPr>
          <w:delText xml:space="preserve"> </w:delText>
        </w:r>
        <w:r w:rsidR="00D55B30" w:rsidRPr="00D55B30" w:rsidDel="003657F7">
          <w:delText xml:space="preserve">be the </w:delText>
        </w:r>
        <w:r w:rsidR="00D55B30" w:rsidDel="003657F7">
          <w:delText xml:space="preserve">change in </w:delText>
        </w:r>
        <w:r w:rsidR="00DA2FAB" w:rsidDel="003657F7">
          <w:delText>the</w:delText>
        </w:r>
        <w:r w:rsidR="00D55B30" w:rsidDel="003657F7">
          <w:delText xml:space="preserve"> cost of</w:delText>
        </w:r>
        <w:r w:rsidR="00D55B30" w:rsidRPr="00D55B30" w:rsidDel="003657F7">
          <w:delText xml:space="preserve"> a vehicle</w:delText>
        </w:r>
        <w:r w:rsidR="00C43A75" w:rsidDel="003657F7">
          <w:delText xml:space="preserve"> in state </w:delText>
        </w:r>
        <w:r w:rsidR="00B82EB4" w:rsidDel="003657F7">
          <w:delText>i</w:delText>
        </w:r>
        <w:r w:rsidR="00C43A75" w:rsidDel="003657F7">
          <w:delText>,</w:delText>
        </w:r>
        <w:r w:rsidR="00D55B30" w:rsidRPr="00D55B30" w:rsidDel="003657F7">
          <w:delText xml:space="preserve"> of age a,</w:delText>
        </w:r>
        <w:r w:rsidR="00C43A75" w:rsidDel="003657F7">
          <w:delText xml:space="preserve"> type v, in year t</w:delText>
        </w:r>
        <w:r w:rsidR="00D55B30" w:rsidRPr="00D55B30" w:rsidDel="003657F7">
          <w:delText xml:space="preserve"> </w:delText>
        </w:r>
        <w:r w:rsidR="00D55B30" w:rsidDel="003657F7">
          <w:delText>due, for example, to a tax</w:delText>
        </w:r>
        <w:r w:rsidR="008B17DE" w:rsidDel="003657F7">
          <w:delText>, s</w:delText>
        </w:r>
        <w:r w:rsidR="00D55B30" w:rsidDel="003657F7">
          <w:delText>ubsidy</w:delText>
        </w:r>
        <w:r w:rsidR="00DA2FAB" w:rsidDel="003657F7">
          <w:delText xml:space="preserve"> or monetizable attribute, while </w:delText>
        </w:r>
        <w:r w:rsidR="00DA2FAB" w:rsidRPr="00DA2FAB" w:rsidDel="003657F7">
          <w:rPr>
            <w:rFonts w:cstheme="minorHAnsi"/>
            <w:i/>
            <w:iCs/>
          </w:rPr>
          <w:delText>Δ</w:delText>
        </w:r>
        <w:r w:rsidR="00DA2FAB" w:rsidRPr="00DA2FAB" w:rsidDel="003657F7">
          <w:rPr>
            <w:i/>
            <w:iCs/>
            <w:vertAlign w:val="subscript"/>
          </w:rPr>
          <w:delText>i</w:delText>
        </w:r>
        <w:r w:rsidR="00DA33CC" w:rsidDel="003657F7">
          <w:rPr>
            <w:i/>
            <w:iCs/>
            <w:vertAlign w:val="subscript"/>
          </w:rPr>
          <w:delText>va</w:delText>
        </w:r>
        <w:r w:rsidR="00DA2FAB" w:rsidRPr="00DA2FAB" w:rsidDel="003657F7">
          <w:rPr>
            <w:i/>
            <w:iCs/>
            <w:vertAlign w:val="subscript"/>
          </w:rPr>
          <w:delText>t</w:delText>
        </w:r>
        <w:r w:rsidR="00DA2FAB" w:rsidDel="003657F7">
          <w:delText xml:space="preserve"> is the change in used vehicle price due to changes in new vehicle price</w:delText>
        </w:r>
        <w:r w:rsidR="00D55B30" w:rsidRPr="00D55B30" w:rsidDel="003657F7">
          <w:delText xml:space="preserve">. </w:delText>
        </w:r>
        <w:r w:rsidR="00D55B30" w:rsidDel="003657F7">
          <w:delText>The</w:delText>
        </w:r>
        <w:r w:rsidR="00DA2FAB" w:rsidDel="003657F7">
          <w:delText xml:space="preserve"> percent</w:delText>
        </w:r>
        <w:r w:rsidR="00D55B30" w:rsidDel="003657F7">
          <w:delText xml:space="preserve"> </w:delText>
        </w:r>
        <w:r w:rsidR="00D55B30" w:rsidRPr="00D55B30" w:rsidDel="003657F7">
          <w:delText>change in</w:delText>
        </w:r>
        <w:r w:rsidR="00D55B30" w:rsidDel="003657F7">
          <w:delText xml:space="preserve"> generalized cost</w:delText>
        </w:r>
        <w:r w:rsidR="00D55B30" w:rsidRPr="00D55B30" w:rsidDel="003657F7">
          <w:delText xml:space="preserve"> can be </w:delText>
        </w:r>
        <w:r w:rsidR="00DA2FAB" w:rsidDel="003657F7">
          <w:delText>multiplied by the price elasticity of vehicle scrappage to</w:delText>
        </w:r>
        <w:r w:rsidR="00D55B30" w:rsidDel="003657F7">
          <w:delText xml:space="preserve"> estimate the new scrappage</w:delText>
        </w:r>
        <w:r w:rsidR="00DA2FAB" w:rsidDel="003657F7">
          <w:delText xml:space="preserve"> (or survival)</w:delText>
        </w:r>
        <w:r w:rsidR="00D55B30" w:rsidDel="003657F7">
          <w:delText xml:space="preserve"> rate</w:delText>
        </w:r>
        <w:r w:rsidR="00D55B30" w:rsidRPr="00D55B30" w:rsidDel="003657F7">
          <w:delText>.</w:delText>
        </w:r>
      </w:del>
    </w:p>
    <w:p w14:paraId="5DBB55A3" w14:textId="7E2FEDB3" w:rsidR="00D55B30" w:rsidRPr="00D55B30" w:rsidDel="003657F7" w:rsidRDefault="000A6C6A" w:rsidP="00BE1F30">
      <w:pPr>
        <w:ind w:left="720" w:firstLine="720"/>
        <w:rPr>
          <w:del w:id="2114" w:author="davidlgreene49@gmail.com" w:date="2025-06-17T08:40:00Z" w16du:dateUtc="2025-06-17T12:40:00Z"/>
        </w:rPr>
      </w:pPr>
      <m:oMath>
        <m:sSubSup>
          <m:sSubSupPr>
            <m:ctrlPr>
              <w:del w:id="2115" w:author="davidlgreene49@gmail.com" w:date="2025-06-17T08:40:00Z" w16du:dateUtc="2025-06-17T12:40:00Z">
                <w:rPr>
                  <w:rFonts w:ascii="Cambria Math" w:hAnsi="Cambria Math"/>
                  <w:i/>
                </w:rPr>
              </w:del>
            </m:ctrlPr>
          </m:sSubSupPr>
          <m:e>
            <m:r>
              <w:del w:id="2116" w:author="davidlgreene49@gmail.com" w:date="2025-06-17T08:40:00Z" w16du:dateUtc="2025-06-17T12:40:00Z">
                <w:rPr>
                  <w:rFonts w:ascii="Cambria Math" w:hAnsi="Cambria Math"/>
                </w:rPr>
                <m:t>r</m:t>
              </w:del>
            </m:r>
          </m:e>
          <m:sub>
            <m:r>
              <w:del w:id="2117" w:author="davidlgreene49@gmail.com" w:date="2025-06-17T08:40:00Z" w16du:dateUtc="2025-06-17T12:40:00Z">
                <w:rPr>
                  <w:rFonts w:ascii="Cambria Math" w:hAnsi="Cambria Math"/>
                </w:rPr>
                <m:t>ivat</m:t>
              </w:del>
            </m:r>
          </m:sub>
          <m:sup>
            <m:r>
              <w:del w:id="2118" w:author="davidlgreene49@gmail.com" w:date="2025-06-17T08:40:00Z" w16du:dateUtc="2025-06-17T12:40:00Z">
                <w:rPr>
                  <w:rFonts w:ascii="Cambria Math" w:hAnsi="Cambria Math"/>
                </w:rPr>
                <m:t>*</m:t>
              </w:del>
            </m:r>
          </m:sup>
        </m:sSubSup>
        <m:r>
          <w:del w:id="2119" w:author="davidlgreene49@gmail.com" w:date="2025-06-17T08:40:00Z" w16du:dateUtc="2025-06-17T12:40:00Z">
            <w:rPr>
              <w:rFonts w:ascii="Cambria Math" w:hAnsi="Cambria Math"/>
            </w:rPr>
            <m:t>=</m:t>
          </w:del>
        </m:r>
        <m:sSub>
          <m:sSubPr>
            <m:ctrlPr>
              <w:del w:id="2120" w:author="davidlgreene49@gmail.com" w:date="2025-06-17T08:40:00Z" w16du:dateUtc="2025-06-17T12:40:00Z">
                <w:rPr>
                  <w:rFonts w:ascii="Cambria Math" w:hAnsi="Cambria Math"/>
                  <w:i/>
                </w:rPr>
              </w:del>
            </m:ctrlPr>
          </m:sSubPr>
          <m:e>
            <m:r>
              <w:del w:id="2121" w:author="davidlgreene49@gmail.com" w:date="2025-06-17T08:40:00Z" w16du:dateUtc="2025-06-17T12:40:00Z">
                <w:rPr>
                  <w:rFonts w:ascii="Cambria Math" w:hAnsi="Cambria Math"/>
                </w:rPr>
                <m:t>r</m:t>
              </w:del>
            </m:r>
          </m:e>
          <m:sub>
            <m:r>
              <w:del w:id="2122" w:author="davidlgreene49@gmail.com" w:date="2025-06-17T08:40:00Z" w16du:dateUtc="2025-06-17T12:40:00Z">
                <w:rPr>
                  <w:rFonts w:ascii="Cambria Math" w:hAnsi="Cambria Math"/>
                </w:rPr>
                <m:t>ivat</m:t>
              </w:del>
            </m:r>
          </m:sub>
        </m:sSub>
        <m:d>
          <m:dPr>
            <m:begChr m:val="["/>
            <m:endChr m:val="]"/>
            <m:ctrlPr>
              <w:del w:id="2123" w:author="davidlgreene49@gmail.com" w:date="2025-06-17T08:40:00Z" w16du:dateUtc="2025-06-17T12:40:00Z">
                <w:rPr>
                  <w:rFonts w:ascii="Cambria Math" w:hAnsi="Cambria Math"/>
                  <w:i/>
                </w:rPr>
              </w:del>
            </m:ctrlPr>
          </m:dPr>
          <m:e>
            <m:r>
              <w:del w:id="2124" w:author="davidlgreene49@gmail.com" w:date="2025-06-17T08:40:00Z" w16du:dateUtc="2025-06-17T12:40:00Z">
                <w:rPr>
                  <w:rFonts w:ascii="Cambria Math" w:hAnsi="Cambria Math"/>
                </w:rPr>
                <m:t>1+</m:t>
              </w:del>
            </m:r>
            <m:d>
              <m:dPr>
                <m:ctrlPr>
                  <w:del w:id="2125" w:author="davidlgreene49@gmail.com" w:date="2025-06-17T08:40:00Z" w16du:dateUtc="2025-06-17T12:40:00Z">
                    <w:rPr>
                      <w:rFonts w:ascii="Cambria Math" w:hAnsi="Cambria Math"/>
                      <w:i/>
                    </w:rPr>
                  </w:del>
                </m:ctrlPr>
              </m:dPr>
              <m:e>
                <m:f>
                  <m:fPr>
                    <m:ctrlPr>
                      <w:del w:id="2126" w:author="davidlgreene49@gmail.com" w:date="2025-06-17T08:40:00Z" w16du:dateUtc="2025-06-17T12:40:00Z">
                        <w:rPr>
                          <w:rFonts w:ascii="Cambria Math" w:hAnsi="Cambria Math"/>
                          <w:i/>
                        </w:rPr>
                      </w:del>
                    </m:ctrlPr>
                  </m:fPr>
                  <m:num>
                    <w:bookmarkStart w:id="2127" w:name="_Hlk177636312"/>
                    <m:sSub>
                      <m:sSubPr>
                        <m:ctrlPr>
                          <w:del w:id="2128" w:author="davidlgreene49@gmail.com" w:date="2025-06-17T08:40:00Z" w16du:dateUtc="2025-06-17T12:40:00Z">
                            <w:rPr>
                              <w:rFonts w:ascii="Cambria Math" w:hAnsi="Cambria Math"/>
                              <w:i/>
                            </w:rPr>
                          </w:del>
                        </m:ctrlPr>
                      </m:sSubPr>
                      <m:e>
                        <m:r>
                          <w:del w:id="2129" w:author="davidlgreene49@gmail.com" w:date="2025-06-17T08:40:00Z" w16du:dateUtc="2025-06-17T12:40:00Z">
                            <w:rPr>
                              <w:rFonts w:ascii="Cambria Math" w:hAnsi="Cambria Math"/>
                            </w:rPr>
                            <m:t>Δ</m:t>
                          </w:del>
                        </m:r>
                      </m:e>
                      <m:sub>
                        <m:r>
                          <w:del w:id="2130" w:author="davidlgreene49@gmail.com" w:date="2025-06-17T08:40:00Z" w16du:dateUtc="2025-06-17T12:40:00Z">
                            <w:rPr>
                              <w:rFonts w:ascii="Cambria Math" w:hAnsi="Cambria Math"/>
                            </w:rPr>
                            <m:t>ivat</m:t>
                          </w:del>
                        </m:r>
                      </m:sub>
                    </m:sSub>
                    <m:r>
                      <w:del w:id="2131" w:author="davidlgreene49@gmail.com" w:date="2025-06-17T08:40:00Z" w16du:dateUtc="2025-06-17T12:40:00Z">
                        <w:rPr>
                          <w:rFonts w:ascii="Cambria Math" w:hAnsi="Cambria Math"/>
                        </w:rPr>
                        <m:t>+</m:t>
                      </w:del>
                    </m:r>
                    <w:bookmarkStart w:id="2132" w:name="_Hlk162440093"/>
                    <m:sSub>
                      <m:sSubPr>
                        <m:ctrlPr>
                          <w:del w:id="2133" w:author="davidlgreene49@gmail.com" w:date="2025-06-17T08:40:00Z" w16du:dateUtc="2025-06-17T12:40:00Z">
                            <w:rPr>
                              <w:rFonts w:ascii="Cambria Math" w:hAnsi="Cambria Math"/>
                              <w:i/>
                            </w:rPr>
                          </w:del>
                        </m:ctrlPr>
                      </m:sSubPr>
                      <m:e>
                        <m:r>
                          <w:del w:id="2134" w:author="davidlgreene49@gmail.com" w:date="2025-06-17T08:40:00Z" w16du:dateUtc="2025-06-17T12:40:00Z">
                            <w:rPr>
                              <w:rFonts w:ascii="Cambria Math" w:hAnsi="Cambria Math"/>
                            </w:rPr>
                            <m:t>δ</m:t>
                          </w:del>
                        </m:r>
                      </m:e>
                      <m:sub>
                        <m:r>
                          <w:del w:id="2135" w:author="davidlgreene49@gmail.com" w:date="2025-06-17T08:40:00Z" w16du:dateUtc="2025-06-17T12:40:00Z">
                            <w:rPr>
                              <w:rFonts w:ascii="Cambria Math" w:hAnsi="Cambria Math"/>
                            </w:rPr>
                            <m:t>ivat</m:t>
                          </w:del>
                        </m:r>
                      </m:sub>
                    </m:sSub>
                    <w:bookmarkEnd w:id="2127"/>
                    <w:bookmarkEnd w:id="2132"/>
                  </m:num>
                  <m:den>
                    <w:bookmarkStart w:id="2136" w:name="_Hlk162440105"/>
                    <m:sSub>
                      <m:sSubPr>
                        <m:ctrlPr>
                          <w:del w:id="2137" w:author="davidlgreene49@gmail.com" w:date="2025-06-17T08:40:00Z" w16du:dateUtc="2025-06-17T12:40:00Z">
                            <w:rPr>
                              <w:rFonts w:ascii="Cambria Math" w:hAnsi="Cambria Math"/>
                              <w:i/>
                            </w:rPr>
                          </w:del>
                        </m:ctrlPr>
                      </m:sSubPr>
                      <m:e>
                        <m:r>
                          <w:del w:id="2138" w:author="davidlgreene49@gmail.com" w:date="2025-06-17T08:40:00Z" w16du:dateUtc="2025-06-17T12:40:00Z">
                            <w:rPr>
                              <w:rFonts w:ascii="Cambria Math" w:hAnsi="Cambria Math"/>
                            </w:rPr>
                            <m:t>p</m:t>
                          </w:del>
                        </m:r>
                      </m:e>
                      <m:sub>
                        <m:r>
                          <w:del w:id="2139" w:author="davidlgreene49@gmail.com" w:date="2025-06-17T08:40:00Z" w16du:dateUtc="2025-06-17T12:40:00Z">
                            <w:rPr>
                              <w:rFonts w:ascii="Cambria Math" w:hAnsi="Cambria Math"/>
                            </w:rPr>
                            <m:t>ivat</m:t>
                          </w:del>
                        </m:r>
                      </m:sub>
                    </m:sSub>
                    <w:bookmarkEnd w:id="2136"/>
                  </m:den>
                </m:f>
              </m:e>
            </m:d>
            <m:r>
              <w:del w:id="2140" w:author="davidlgreene49@gmail.com" w:date="2025-06-17T08:40:00Z" w16du:dateUtc="2025-06-17T12:40:00Z">
                <m:rPr>
                  <m:sty m:val="p"/>
                </m:rPr>
                <w:rPr>
                  <w:rFonts w:ascii="Cambria Math" w:hAnsi="Cambria Math"/>
                </w:rPr>
                <m:t>α</m:t>
              </w:del>
            </m:r>
          </m:e>
        </m:d>
        <m:r>
          <w:del w:id="2141" w:author="davidlgreene49@gmail.com" w:date="2025-06-17T08:40:00Z" w16du:dateUtc="2025-06-17T12:40:00Z">
            <w:rPr>
              <w:rFonts w:ascii="Cambria Math" w:hAnsi="Cambria Math"/>
            </w:rPr>
            <m:t xml:space="preserve">= </m:t>
          </w:del>
        </m:r>
        <m:sSub>
          <m:sSubPr>
            <m:ctrlPr>
              <w:del w:id="2142" w:author="davidlgreene49@gmail.com" w:date="2025-06-17T08:40:00Z" w16du:dateUtc="2025-06-17T12:40:00Z">
                <w:rPr>
                  <w:rFonts w:ascii="Cambria Math" w:hAnsi="Cambria Math"/>
                  <w:i/>
                </w:rPr>
              </w:del>
            </m:ctrlPr>
          </m:sSubPr>
          <m:e>
            <m:r>
              <w:del w:id="2143" w:author="davidlgreene49@gmail.com" w:date="2025-06-17T08:40:00Z" w16du:dateUtc="2025-06-17T12:40:00Z">
                <w:rPr>
                  <w:rFonts w:ascii="Cambria Math" w:hAnsi="Cambria Math"/>
                </w:rPr>
                <m:t>r</m:t>
              </w:del>
            </m:r>
          </m:e>
          <m:sub>
            <m:r>
              <w:del w:id="2144" w:author="davidlgreene49@gmail.com" w:date="2025-06-17T08:40:00Z" w16du:dateUtc="2025-06-17T12:40:00Z">
                <w:rPr>
                  <w:rFonts w:ascii="Cambria Math" w:hAnsi="Cambria Math"/>
                </w:rPr>
                <m:t>ivat</m:t>
              </w:del>
            </m:r>
          </m:sub>
        </m:sSub>
        <m:r>
          <w:del w:id="2145" w:author="davidlgreene49@gmail.com" w:date="2025-06-17T08:40:00Z" w16du:dateUtc="2025-06-17T12:40:00Z">
            <w:rPr>
              <w:rFonts w:ascii="Cambria Math" w:hAnsi="Cambria Math"/>
            </w:rPr>
            <m:t>+α</m:t>
          </w:del>
        </m:r>
        <m:f>
          <m:fPr>
            <m:ctrlPr>
              <w:del w:id="2146" w:author="davidlgreene49@gmail.com" w:date="2025-06-17T08:40:00Z" w16du:dateUtc="2025-06-17T12:40:00Z">
                <w:rPr>
                  <w:rFonts w:ascii="Cambria Math" w:hAnsi="Cambria Math"/>
                  <w:i/>
                </w:rPr>
              </w:del>
            </m:ctrlPr>
          </m:fPr>
          <m:num>
            <m:sSub>
              <m:sSubPr>
                <m:ctrlPr>
                  <w:del w:id="2147" w:author="davidlgreene49@gmail.com" w:date="2025-06-17T08:40:00Z" w16du:dateUtc="2025-06-17T12:40:00Z">
                    <w:rPr>
                      <w:rFonts w:ascii="Cambria Math" w:hAnsi="Cambria Math"/>
                      <w:i/>
                    </w:rPr>
                  </w:del>
                </m:ctrlPr>
              </m:sSubPr>
              <m:e>
                <m:r>
                  <w:del w:id="2148" w:author="davidlgreene49@gmail.com" w:date="2025-06-17T08:40:00Z" w16du:dateUtc="2025-06-17T12:40:00Z">
                    <w:rPr>
                      <w:rFonts w:ascii="Cambria Math" w:hAnsi="Cambria Math"/>
                    </w:rPr>
                    <m:t>Δ</m:t>
                  </w:del>
                </m:r>
              </m:e>
              <m:sub>
                <m:r>
                  <w:del w:id="2149" w:author="davidlgreene49@gmail.com" w:date="2025-06-17T08:40:00Z" w16du:dateUtc="2025-06-17T12:40:00Z">
                    <w:rPr>
                      <w:rFonts w:ascii="Cambria Math" w:hAnsi="Cambria Math"/>
                    </w:rPr>
                    <m:t>ivat</m:t>
                  </w:del>
                </m:r>
              </m:sub>
            </m:sSub>
            <m:r>
              <w:del w:id="2150" w:author="davidlgreene49@gmail.com" w:date="2025-06-17T08:40:00Z" w16du:dateUtc="2025-06-17T12:40:00Z">
                <w:rPr>
                  <w:rFonts w:ascii="Cambria Math" w:hAnsi="Cambria Math"/>
                </w:rPr>
                <m:t>+</m:t>
              </w:del>
            </m:r>
            <m:sSub>
              <m:sSubPr>
                <m:ctrlPr>
                  <w:del w:id="2151" w:author="davidlgreene49@gmail.com" w:date="2025-06-17T08:40:00Z" w16du:dateUtc="2025-06-17T12:40:00Z">
                    <w:rPr>
                      <w:rFonts w:ascii="Cambria Math" w:hAnsi="Cambria Math"/>
                      <w:i/>
                    </w:rPr>
                  </w:del>
                </m:ctrlPr>
              </m:sSubPr>
              <m:e>
                <m:r>
                  <w:del w:id="2152" w:author="davidlgreene49@gmail.com" w:date="2025-06-17T08:40:00Z" w16du:dateUtc="2025-06-17T12:40:00Z">
                    <w:rPr>
                      <w:rFonts w:ascii="Cambria Math" w:hAnsi="Cambria Math"/>
                    </w:rPr>
                    <m:t>δ</m:t>
                  </w:del>
                </m:r>
              </m:e>
              <m:sub>
                <m:r>
                  <w:del w:id="2153" w:author="davidlgreene49@gmail.com" w:date="2025-06-17T08:40:00Z" w16du:dateUtc="2025-06-17T12:40:00Z">
                    <w:rPr>
                      <w:rFonts w:ascii="Cambria Math" w:hAnsi="Cambria Math"/>
                    </w:rPr>
                    <m:t>ivat</m:t>
                  </w:del>
                </m:r>
              </m:sub>
            </m:sSub>
          </m:num>
          <m:den>
            <m:sSub>
              <m:sSubPr>
                <m:ctrlPr>
                  <w:del w:id="2154" w:author="davidlgreene49@gmail.com" w:date="2025-06-17T08:40:00Z" w16du:dateUtc="2025-06-17T12:40:00Z">
                    <w:rPr>
                      <w:rFonts w:ascii="Cambria Math" w:hAnsi="Cambria Math"/>
                      <w:i/>
                    </w:rPr>
                  </w:del>
                </m:ctrlPr>
              </m:sSubPr>
              <m:e>
                <m:r>
                  <w:del w:id="2155" w:author="davidlgreene49@gmail.com" w:date="2025-06-17T08:40:00Z" w16du:dateUtc="2025-06-17T12:40:00Z">
                    <w:rPr>
                      <w:rFonts w:ascii="Cambria Math" w:hAnsi="Cambria Math"/>
                    </w:rPr>
                    <m:t>p</m:t>
                  </w:del>
                </m:r>
              </m:e>
              <m:sub>
                <m:r>
                  <w:del w:id="2156" w:author="davidlgreene49@gmail.com" w:date="2025-06-17T08:40:00Z" w16du:dateUtc="2025-06-17T12:40:00Z">
                    <w:rPr>
                      <w:rFonts w:ascii="Cambria Math" w:hAnsi="Cambria Math"/>
                    </w:rPr>
                    <m:t>ivat</m:t>
                  </w:del>
                </m:r>
              </m:sub>
            </m:sSub>
          </m:den>
        </m:f>
        <m:sSub>
          <m:sSubPr>
            <m:ctrlPr>
              <w:del w:id="2157" w:author="davidlgreene49@gmail.com" w:date="2025-06-17T08:40:00Z" w16du:dateUtc="2025-06-17T12:40:00Z">
                <w:rPr>
                  <w:rFonts w:ascii="Cambria Math" w:hAnsi="Cambria Math"/>
                  <w:i/>
                </w:rPr>
              </w:del>
            </m:ctrlPr>
          </m:sSubPr>
          <m:e>
            <m:r>
              <w:del w:id="2158" w:author="davidlgreene49@gmail.com" w:date="2025-06-17T08:40:00Z" w16du:dateUtc="2025-06-17T12:40:00Z">
                <w:rPr>
                  <w:rFonts w:ascii="Cambria Math" w:hAnsi="Cambria Math"/>
                </w:rPr>
                <m:t>r</m:t>
              </w:del>
            </m:r>
          </m:e>
          <m:sub>
            <m:r>
              <w:del w:id="2159" w:author="davidlgreene49@gmail.com" w:date="2025-06-17T08:40:00Z" w16du:dateUtc="2025-06-17T12:40:00Z">
                <w:rPr>
                  <w:rFonts w:ascii="Cambria Math" w:hAnsi="Cambria Math"/>
                </w:rPr>
                <m:t>ivat</m:t>
              </w:del>
            </m:r>
          </m:sub>
        </m:sSub>
      </m:oMath>
      <w:del w:id="2160" w:author="davidlgreene49@gmail.com" w:date="2025-06-17T08:40:00Z" w16du:dateUtc="2025-06-17T12:40:00Z">
        <w:r w:rsidR="00D55B30" w:rsidRPr="00D55B30" w:rsidDel="003657F7">
          <w:tab/>
        </w:r>
        <w:r w:rsidR="00D55B30" w:rsidRPr="00D55B30" w:rsidDel="003657F7">
          <w:tab/>
        </w:r>
        <w:r w:rsidR="00D55B30" w:rsidRPr="00D55B30" w:rsidDel="003657F7">
          <w:tab/>
          <w:delText>(</w:delText>
        </w:r>
        <w:r w:rsidR="000F7EEE" w:rsidDel="003657F7">
          <w:delText>3</w:delText>
        </w:r>
        <w:r w:rsidR="00D55B30" w:rsidRPr="00D55B30" w:rsidDel="003657F7">
          <w:delText>)</w:delText>
        </w:r>
      </w:del>
    </w:p>
    <w:p w14:paraId="76D13191" w14:textId="152B426C" w:rsidR="00D55B30" w:rsidRPr="00D55B30" w:rsidDel="003657F7" w:rsidRDefault="00D55B30" w:rsidP="00D55B30">
      <w:pPr>
        <w:rPr>
          <w:del w:id="2161" w:author="davidlgreene49@gmail.com" w:date="2025-06-17T08:40:00Z" w16du:dateUtc="2025-06-17T12:40:00Z"/>
        </w:rPr>
      </w:pPr>
      <w:del w:id="2162" w:author="davidlgreene49@gmail.com" w:date="2025-06-17T08:40:00Z" w16du:dateUtc="2025-06-17T12:40:00Z">
        <w:r w:rsidRPr="00D55B30" w:rsidDel="003657F7">
          <w:delText xml:space="preserve">Equation </w:delText>
        </w:r>
        <w:r w:rsidR="000F7EEE" w:rsidDel="003657F7">
          <w:delText>(3)</w:delText>
        </w:r>
        <w:r w:rsidRPr="00D55B30" w:rsidDel="003657F7">
          <w:delText xml:space="preserve"> requires an estimate of the price of an a-year-old used vehicle</w:delText>
        </w:r>
        <w:r w:rsidR="00192E5F" w:rsidDel="003657F7">
          <w:delText xml:space="preserve">, </w:delText>
        </w:r>
        <w:r w:rsidR="00192E5F" w:rsidRPr="00192E5F" w:rsidDel="003657F7">
          <w:rPr>
            <w:i/>
            <w:iCs/>
          </w:rPr>
          <w:delText>p</w:delText>
        </w:r>
        <w:r w:rsidR="00192E5F" w:rsidRPr="00192E5F" w:rsidDel="003657F7">
          <w:rPr>
            <w:i/>
            <w:iCs/>
            <w:vertAlign w:val="subscript"/>
          </w:rPr>
          <w:delText>a</w:delText>
        </w:r>
        <w:r w:rsidRPr="00D55B30" w:rsidDel="003657F7">
          <w:delText>,</w:delText>
        </w:r>
        <w:r w:rsidR="00192E5F" w:rsidDel="003657F7">
          <w:delText xml:space="preserve"> to calculate the relative change in price. </w:delText>
        </w:r>
        <w:r w:rsidR="00DA2FAB" w:rsidDel="003657F7">
          <w:delText>Used vehicle prices can be</w:delText>
        </w:r>
        <w:r w:rsidR="00C43A75" w:rsidDel="003657F7">
          <w:delText xml:space="preserve"> </w:delText>
        </w:r>
        <w:r w:rsidRPr="00D55B30" w:rsidDel="003657F7">
          <w:delText>estimate</w:delText>
        </w:r>
        <w:r w:rsidDel="003657F7">
          <w:delText>d</w:delText>
        </w:r>
        <w:r w:rsidRPr="00D55B30" w:rsidDel="003657F7">
          <w:delText xml:space="preserve"> by multiplying </w:delText>
        </w:r>
        <w:r w:rsidR="00192E5F" w:rsidDel="003657F7">
          <w:delText>the price of a new vehicle</w:delText>
        </w:r>
        <w:r w:rsidRPr="00D55B30" w:rsidDel="003657F7">
          <w:delText xml:space="preserve"> from the</w:delText>
        </w:r>
        <w:r w:rsidR="00DA2FAB" w:rsidDel="003657F7">
          <w:delText xml:space="preserve"> new vehicle sales forecast</w:delText>
        </w:r>
        <w:r w:rsidRPr="00D55B30" w:rsidDel="003657F7">
          <w:delText xml:space="preserve"> by an empirically estimated exponential depreciation functi</w:delText>
        </w:r>
        <w:r w:rsidR="00DA2FAB" w:rsidDel="003657F7">
          <w:delText>on</w:delText>
        </w:r>
        <w:r w:rsidR="0038367D" w:rsidDel="003657F7">
          <w:delText xml:space="preserve"> (Hawley, 2024)</w:delText>
        </w:r>
        <w:r w:rsidRPr="00D55B30" w:rsidDel="003657F7">
          <w:delText>.</w:delText>
        </w:r>
        <w:r w:rsidR="00192E5F" w:rsidDel="003657F7">
          <w:delText xml:space="preserve"> Estimating used vehicle prices with a constant depreciation function is only an approximation to the market equilibrium price. However, since its purpose is to scale the change in generalized cost, an approximation that incorporates the chief determinant of the prices of older vehicles, depreciation with vehicle age, should give reasonably accurate results.</w:delText>
        </w:r>
        <w:r w:rsidR="002533FC" w:rsidDel="003657F7">
          <w:delText xml:space="preserve"> </w:delText>
        </w:r>
      </w:del>
    </w:p>
    <w:p w14:paraId="5904E5E1" w14:textId="379FD704" w:rsidR="00D55B30" w:rsidDel="003657F7" w:rsidRDefault="00D55B30" w:rsidP="00D55B30">
      <w:pPr>
        <w:rPr>
          <w:del w:id="2163" w:author="davidlgreene49@gmail.com" w:date="2025-06-17T08:40:00Z" w16du:dateUtc="2025-06-17T12:40:00Z"/>
        </w:rPr>
      </w:pPr>
    </w:p>
    <w:p w14:paraId="4B2DFAD6" w14:textId="052DC616" w:rsidR="001C0D82" w:rsidRPr="00D55B30" w:rsidDel="003657F7" w:rsidRDefault="001C0D82" w:rsidP="001C0D82">
      <w:pPr>
        <w:pStyle w:val="ListParagraph"/>
        <w:numPr>
          <w:ilvl w:val="0"/>
          <w:numId w:val="1"/>
        </w:numPr>
        <w:rPr>
          <w:del w:id="2164" w:author="davidlgreene49@gmail.com" w:date="2025-06-17T08:40:00Z" w16du:dateUtc="2025-06-17T12:40:00Z"/>
        </w:rPr>
      </w:pPr>
      <w:del w:id="2165" w:author="davidlgreene49@gmail.com" w:date="2025-06-17T08:40:00Z" w16du:dateUtc="2025-06-17T12:40:00Z">
        <w:r w:rsidDel="003657F7">
          <w:delText>Challenges in Developing a State-Level Used Vehicle Model</w:delText>
        </w:r>
      </w:del>
    </w:p>
    <w:p w14:paraId="2952E70F" w14:textId="71D37738" w:rsidR="001C0D82" w:rsidRPr="00205770" w:rsidRDefault="00213BD1" w:rsidP="001300F3">
      <w:del w:id="2166" w:author="davidlgreene49@gmail.com" w:date="2025-06-17T08:40:00Z" w16du:dateUtc="2025-06-17T12:40:00Z">
        <w:r w:rsidRPr="00205770" w:rsidDel="003657F7">
          <w:delText xml:space="preserve">Developing a state-level model of the used vehicle market by vehicle age, vehicle type and powertrain type is a new challenge. </w:delText>
        </w:r>
        <w:r w:rsidR="00834AA1" w:rsidDel="003657F7">
          <w:delText>We have developed s</w:delText>
        </w:r>
        <w:r w:rsidRPr="00205770" w:rsidDel="003657F7">
          <w:delText xml:space="preserve">tate and regional models using constant survival rates, but we are not aware of any models with price and policy sensitivity at this level of detail. </w:delText>
        </w:r>
        <w:r w:rsidR="009C6D8F" w:rsidRPr="00205770" w:rsidDel="003657F7">
          <w:delText xml:space="preserve">Even given </w:delText>
        </w:r>
        <w:r w:rsidR="00DA2FAB" w:rsidRPr="00205770" w:rsidDel="003657F7">
          <w:delText>an appropriate</w:delText>
        </w:r>
        <w:r w:rsidR="009C6D8F" w:rsidRPr="00205770" w:rsidDel="003657F7">
          <w:delText xml:space="preserve"> UVM modeling framework and valid state-level survival functions, several challenges to constructing a theoretically sound, practical state</w:delText>
        </w:r>
        <w:r w:rsidR="00D91721" w:rsidDel="003657F7">
          <w:delText>-</w:delText>
        </w:r>
        <w:r w:rsidR="009C6D8F" w:rsidRPr="00205770" w:rsidDel="003657F7">
          <w:delText>level model remain.</w:delText>
        </w:r>
      </w:del>
    </w:p>
    <w:p w14:paraId="12C72A15" w14:textId="54C5AD38" w:rsidR="00236BDB" w:rsidRDefault="000C7279" w:rsidP="001300F3">
      <w:moveToRangeStart w:id="2167" w:author="davidlgreene49@gmail.com" w:date="2025-06-17T09:42:00Z" w:name="move201045744"/>
      <w:ins w:id="2168" w:author="davidlgreene49@gmail.com" w:date="2025-06-17T09:42:00Z">
        <w:r w:rsidRPr="000C7279">
          <w:t xml:space="preserve">The research completed to date indicates that it is possible to construct useful state survival and scrappage models for the three vehicle types. </w:t>
        </w:r>
      </w:ins>
      <w:moveToRangeEnd w:id="2167"/>
      <w:r w:rsidR="007234E4" w:rsidRPr="00205770">
        <w:t>The state</w:t>
      </w:r>
      <w:r w:rsidR="00D91721">
        <w:t>-</w:t>
      </w:r>
      <w:r w:rsidR="007234E4" w:rsidRPr="00205770">
        <w:t xml:space="preserve">level net survival models </w:t>
      </w:r>
      <w:ins w:id="2169" w:author="davidlgreene49@gmail.com" w:date="2025-06-17T08:40:00Z" w16du:dateUtc="2025-06-17T12:40:00Z">
        <w:r w:rsidR="003657F7">
          <w:t>indicate</w:t>
        </w:r>
      </w:ins>
      <w:del w:id="2170" w:author="davidlgreene49@gmail.com" w:date="2025-06-17T08:40:00Z" w16du:dateUtc="2025-06-17T12:40:00Z">
        <w:r w:rsidR="007234E4" w:rsidRPr="00205770" w:rsidDel="003657F7">
          <w:delText>imply</w:delText>
        </w:r>
      </w:del>
      <w:r w:rsidR="007234E4" w:rsidRPr="00205770">
        <w:t xml:space="preserve"> that</w:t>
      </w:r>
      <w:ins w:id="2171" w:author="davidlgreene49@gmail.com" w:date="2025-06-17T09:35:00Z" w16du:dateUtc="2025-06-17T13:35:00Z">
        <w:r>
          <w:t>, even though they are not directly observed in our data,</w:t>
        </w:r>
      </w:ins>
      <w:r w:rsidR="007234E4" w:rsidRPr="00205770">
        <w:t xml:space="preserve"> there are substantial movements of used vehicles</w:t>
      </w:r>
      <w:ins w:id="2172" w:author="davidlgreene49@gmail.com" w:date="2025-06-17T08:40:00Z" w16du:dateUtc="2025-06-17T12:40:00Z">
        <w:r w:rsidR="003657F7">
          <w:t>, especially newer used vehicles</w:t>
        </w:r>
      </w:ins>
      <w:r w:rsidR="007234E4" w:rsidRPr="00205770">
        <w:t xml:space="preserve"> from state to state.</w:t>
      </w:r>
      <w:ins w:id="2173" w:author="davidlgreene49@gmail.com" w:date="2025-06-17T09:36:00Z" w16du:dateUtc="2025-06-17T13:36:00Z">
        <w:r>
          <w:t xml:space="preserve"> This is because many states have survival rates greater than 1.0 for vehicles from 2 to</w:t>
        </w:r>
      </w:ins>
      <w:ins w:id="2174" w:author="davidlgreene49@gmail.com" w:date="2025-06-17T09:37:00Z" w16du:dateUtc="2025-06-17T13:37:00Z">
        <w:r>
          <w:t xml:space="preserve"> 5 or even 10 years of age.</w:t>
        </w:r>
      </w:ins>
      <w:r w:rsidR="007234E4" w:rsidRPr="00205770">
        <w:t xml:space="preserve"> </w:t>
      </w:r>
      <w:ins w:id="2175" w:author="davidlgreene49@gmail.com" w:date="2025-06-17T08:41:00Z" w16du:dateUtc="2025-06-17T12:41:00Z">
        <w:r w:rsidR="003657F7">
          <w:t xml:space="preserve">Some </w:t>
        </w:r>
      </w:ins>
      <w:del w:id="2176" w:author="davidlgreene49@gmail.com" w:date="2025-06-17T08:41:00Z" w16du:dateUtc="2025-06-17T12:41:00Z">
        <w:r w:rsidR="007234E4" w:rsidRPr="00205770" w:rsidDel="003657F7">
          <w:delText>These ma</w:delText>
        </w:r>
      </w:del>
      <w:del w:id="2177" w:author="davidlgreene49@gmail.com" w:date="2025-06-17T08:40:00Z" w16du:dateUtc="2025-06-17T12:40:00Z">
        <w:r w:rsidR="007234E4" w:rsidRPr="00205770" w:rsidDel="003657F7">
          <w:delText>y be</w:delText>
        </w:r>
      </w:del>
      <w:del w:id="2178" w:author="davidlgreene49@gmail.com" w:date="2025-06-17T09:38:00Z" w16du:dateUtc="2025-06-17T13:38:00Z">
        <w:r w:rsidR="007234E4" w:rsidRPr="00205770" w:rsidDel="000C7279">
          <w:delText xml:space="preserve"> </w:delText>
        </w:r>
      </w:del>
      <w:r w:rsidR="007234E4" w:rsidRPr="00205770">
        <w:t>vehicles</w:t>
      </w:r>
      <w:del w:id="2179" w:author="davidlgreene49@gmail.com" w:date="2025-06-17T09:38:00Z" w16du:dateUtc="2025-06-17T13:38:00Z">
        <w:r w:rsidR="007234E4" w:rsidRPr="00205770" w:rsidDel="000C7279">
          <w:delText xml:space="preserve"> that</w:delText>
        </w:r>
      </w:del>
      <w:r w:rsidR="007234E4" w:rsidRPr="00205770">
        <w:t xml:space="preserve"> move with owners who migrate</w:t>
      </w:r>
      <w:ins w:id="2180" w:author="davidlgreene49@gmail.com" w:date="2025-06-17T09:38:00Z" w16du:dateUtc="2025-06-17T13:38:00Z">
        <w:r>
          <w:t xml:space="preserve"> to another state</w:t>
        </w:r>
      </w:ins>
      <w:r w:rsidR="007234E4" w:rsidRPr="00205770">
        <w:t xml:space="preserve"> </w:t>
      </w:r>
      <w:ins w:id="2181" w:author="davidlgreene49@gmail.com" w:date="2025-06-17T08:41:00Z" w16du:dateUtc="2025-06-17T12:41:00Z">
        <w:r w:rsidR="003657F7">
          <w:t>while others are</w:t>
        </w:r>
      </w:ins>
      <w:del w:id="2182" w:author="davidlgreene49@gmail.com" w:date="2025-06-17T08:41:00Z" w16du:dateUtc="2025-06-17T12:41:00Z">
        <w:r w:rsidR="007234E4" w:rsidRPr="00205770" w:rsidDel="003657F7">
          <w:delText>or</w:delText>
        </w:r>
      </w:del>
      <w:del w:id="2183" w:author="davidlgreene49@gmail.com" w:date="2025-06-17T08:42:00Z" w16du:dateUtc="2025-06-17T12:42:00Z">
        <w:r w:rsidR="007234E4" w:rsidRPr="00205770" w:rsidDel="00851AE1">
          <w:delText xml:space="preserve"> vehicles that </w:delText>
        </w:r>
      </w:del>
      <w:r w:rsidR="007234E4" w:rsidRPr="00205770">
        <w:t>a</w:t>
      </w:r>
      <w:del w:id="2184" w:author="davidlgreene49@gmail.com" w:date="2025-06-17T08:42:00Z" w16du:dateUtc="2025-06-17T12:42:00Z">
        <w:r w:rsidR="007234E4" w:rsidRPr="00205770" w:rsidDel="00851AE1">
          <w:delText>re</w:delText>
        </w:r>
      </w:del>
      <w:ins w:id="2185" w:author="davidlgreene49@gmail.com" w:date="2025-06-17T08:42:00Z" w16du:dateUtc="2025-06-17T12:42:00Z">
        <w:r w:rsidR="00851AE1">
          <w:t xml:space="preserve"> shipped to other states and</w:t>
        </w:r>
      </w:ins>
      <w:r w:rsidR="007234E4" w:rsidRPr="00205770">
        <w:t xml:space="preserve"> sold to new owners</w:t>
      </w:r>
      <w:del w:id="2186" w:author="davidlgreene49@gmail.com" w:date="2025-06-17T08:41:00Z" w16du:dateUtc="2025-06-17T12:41:00Z">
        <w:r w:rsidR="007234E4" w:rsidRPr="00205770" w:rsidDel="00851AE1">
          <w:delText xml:space="preserve"> </w:delText>
        </w:r>
        <w:r w:rsidR="007234E4" w:rsidRPr="00205770" w:rsidDel="003657F7">
          <w:delText>in</w:delText>
        </w:r>
        <w:r w:rsidR="007234E4" w:rsidRPr="00205770" w:rsidDel="00851AE1">
          <w:delText xml:space="preserve"> other states</w:delText>
        </w:r>
      </w:del>
      <w:r w:rsidR="007234E4" w:rsidRPr="00205770">
        <w:t>.</w:t>
      </w:r>
      <w:ins w:id="2187" w:author="davidlgreene49@gmail.com" w:date="2025-06-17T09:40:00Z" w16du:dateUtc="2025-06-17T13:40:00Z">
        <w:r>
          <w:t xml:space="preserve"> Although the net survival effects in a single year are relatively small, e.g. single digit percents</w:t>
        </w:r>
      </w:ins>
      <w:ins w:id="2188" w:author="davidlgreene49@gmail.com" w:date="2025-06-17T09:41:00Z" w16du:dateUtc="2025-06-17T13:41:00Z">
        <w:r>
          <w:t>, the cumulative effect over five or ten years can be substantial.</w:t>
        </w:r>
      </w:ins>
      <w:r w:rsidR="007234E4" w:rsidRPr="00205770">
        <w:t xml:space="preserve"> The models also suggest that state scrappage rates likely differ,</w:t>
      </w:r>
      <w:ins w:id="2189" w:author="davidlgreene49@gmail.com" w:date="2025-06-17T09:39:00Z" w16du:dateUtc="2025-06-17T13:39:00Z">
        <w:r>
          <w:t xml:space="preserve"> especially for older vehicles,</w:t>
        </w:r>
      </w:ins>
      <w:r w:rsidR="007234E4" w:rsidRPr="00205770">
        <w:t xml:space="preserve"> </w:t>
      </w:r>
      <w:ins w:id="2190" w:author="davidlgreene49@gmail.com" w:date="2025-06-17T08:43:00Z" w16du:dateUtc="2025-06-17T12:43:00Z">
        <w:r w:rsidR="00851AE1">
          <w:t>due to usage and wear and tear.</w:t>
        </w:r>
      </w:ins>
      <w:del w:id="2191" w:author="davidlgreene49@gmail.com" w:date="2025-06-17T08:43:00Z" w16du:dateUtc="2025-06-17T12:43:00Z">
        <w:r w:rsidR="007234E4" w:rsidRPr="00205770" w:rsidDel="00851AE1">
          <w:delText>which might also affect the trading of used vehicles among states</w:delText>
        </w:r>
      </w:del>
      <w:r w:rsidR="007234E4" w:rsidRPr="00205770">
        <w:t xml:space="preserve">. </w:t>
      </w:r>
      <w:del w:id="2192" w:author="davidlgreene49@gmail.com" w:date="2025-06-17T08:43:00Z" w16du:dateUtc="2025-06-17T12:43:00Z">
        <w:r w:rsidR="007234E4" w:rsidRPr="00205770" w:rsidDel="00851AE1">
          <w:delText>T</w:delText>
        </w:r>
        <w:r w:rsidR="000E375B" w:rsidRPr="00205770" w:rsidDel="00851AE1">
          <w:delText xml:space="preserve">he UVM was not designed to estimate a market equilibrium across states including trade in used vehicles. </w:delText>
        </w:r>
      </w:del>
      <w:del w:id="2193" w:author="davidlgreene49@gmail.com" w:date="2025-06-17T08:53:00Z" w16du:dateUtc="2025-06-17T12:53:00Z">
        <w:r w:rsidR="000E375B" w:rsidRPr="00205770" w:rsidDel="005D49BC">
          <w:delText>The data available do not directly measure such trading. The data do not include flows of used vehicles from one state to another, but only the</w:delText>
        </w:r>
        <w:r w:rsidR="0081194C" w:rsidRPr="00205770" w:rsidDel="005D49BC">
          <w:delText xml:space="preserve"> net</w:delText>
        </w:r>
        <w:r w:rsidR="000E375B" w:rsidRPr="00205770" w:rsidDel="005D49BC">
          <w:delText xml:space="preserve"> e</w:delText>
        </w:r>
        <w:r w:rsidR="00B2149F" w:rsidRPr="00205770" w:rsidDel="005D49BC">
          <w:delText xml:space="preserve">ffect of such flows </w:delText>
        </w:r>
        <w:r w:rsidR="0081194C" w:rsidRPr="00205770" w:rsidDel="005D49BC">
          <w:delText>combined</w:delText>
        </w:r>
        <w:r w:rsidR="00B2149F" w:rsidRPr="00205770" w:rsidDel="005D49BC">
          <w:delText xml:space="preserve"> with differences in scrappage rates </w:delText>
        </w:r>
        <w:r w:rsidR="00B2149F" w:rsidRPr="00205770" w:rsidDel="005D49BC">
          <w:lastRenderedPageBreak/>
          <w:delText>on net survival rates.</w:delText>
        </w:r>
        <w:r w:rsidR="008B17DE" w:rsidRPr="00205770" w:rsidDel="005D49BC">
          <w:rPr>
            <w:rStyle w:val="FootnoteReference"/>
          </w:rPr>
          <w:footnoteReference w:id="24"/>
        </w:r>
        <w:r w:rsidR="0081194C" w:rsidRPr="00205770" w:rsidDel="005D49BC">
          <w:delText xml:space="preserve"> If the patterns of flows are relatively stable over time, or if population and employment variables satisfactorily capture </w:delText>
        </w:r>
        <w:r w:rsidR="00CB34E1" w:rsidRPr="00205770" w:rsidDel="005D49BC">
          <w:delText>changes over time, the existing model formulation should produce reasonably accurate estimates of</w:delText>
        </w:r>
        <w:r w:rsidR="00CB34E1" w:rsidDel="005D49BC">
          <w:delText xml:space="preserve"> future used vehicle migrations. However, it may also be desirable to impose some restrictions on the projected state flows to </w:delText>
        </w:r>
        <w:r w:rsidR="002F6E25" w:rsidDel="005D49BC">
          <w:delText>e</w:delText>
        </w:r>
        <w:r w:rsidR="00CB34E1" w:rsidDel="005D49BC">
          <w:delText>nsure that used vehicles are not newly created or excessively destroyed.</w:delText>
        </w:r>
        <w:r w:rsidR="004E6318" w:rsidDel="005D49BC">
          <w:delText xml:space="preserve"> For example,</w:delText>
        </w:r>
        <w:r w:rsidR="008B17DE" w:rsidDel="005D49BC">
          <w:delText xml:space="preserve"> neglecting </w:delText>
        </w:r>
      </w:del>
      <w:del w:id="2196" w:author="davidlgreene49@gmail.com" w:date="2025-06-17T08:45:00Z" w16du:dateUtc="2025-06-17T12:45:00Z">
        <w:r w:rsidR="008B17DE" w:rsidDel="00851AE1">
          <w:delText>international movements</w:delText>
        </w:r>
      </w:del>
      <w:del w:id="2197" w:author="davidlgreene49@gmail.com" w:date="2025-06-17T08:53:00Z" w16du:dateUtc="2025-06-17T12:53:00Z">
        <w:r w:rsidR="008B17DE" w:rsidDel="005D49BC">
          <w:delText xml:space="preserve"> of used vehicles,</w:delText>
        </w:r>
        <w:r w:rsidR="004E6318" w:rsidDel="005D49BC">
          <w:delText xml:space="preserve"> the sum of the total counts of state differences from national scrappage by vehicle type and year, must sum to zero. However, whether it is useful or important to constrain state net vehicle scrappage with a nation</w:delText>
        </w:r>
        <w:r w:rsidR="00B552D7" w:rsidDel="005D49BC">
          <w:delText>al</w:delText>
        </w:r>
        <w:r w:rsidR="004E6318" w:rsidDel="005D49BC">
          <w:delText xml:space="preserve"> function is not clear at present.</w:delText>
        </w:r>
      </w:del>
    </w:p>
    <w:p w14:paraId="3408B701" w14:textId="36F6CC40" w:rsidR="00606978" w:rsidRDefault="00BF1204" w:rsidP="001300F3">
      <w:ins w:id="2198" w:author="davidlgreene49@gmail.com" w:date="2025-06-17T09:42:00Z" w16du:dateUtc="2025-06-17T13:42:00Z">
        <w:r>
          <w:t>Movements of used vehicles are like</w:t>
        </w:r>
      </w:ins>
      <w:ins w:id="2199" w:author="davidlgreene49@gmail.com" w:date="2025-06-17T09:43:00Z" w16du:dateUtc="2025-06-17T13:43:00Z">
        <w:r>
          <w:t>ly to be important to understanding transitions to electric vehicles because of the large differences in market shares ac</w:t>
        </w:r>
      </w:ins>
      <w:ins w:id="2200" w:author="davidlgreene49@gmail.com" w:date="2025-06-17T09:44:00Z" w16du:dateUtc="2025-06-17T13:44:00Z">
        <w:r>
          <w:t>ross states, and because migrations of used EVs will affect the rate of innovation diffusion and the geog</w:t>
        </w:r>
      </w:ins>
      <w:ins w:id="2201" w:author="davidlgreene49@gmail.com" w:date="2025-06-17T09:45:00Z" w16du:dateUtc="2025-06-17T13:45:00Z">
        <w:r>
          <w:t xml:space="preserve">raphy of electricity </w:t>
        </w:r>
        <w:proofErr w:type="spellStart"/>
        <w:r>
          <w:t>demand.</w:t>
        </w:r>
      </w:ins>
      <w:moveFromRangeStart w:id="2202" w:author="davidlgreene49@gmail.com" w:date="2025-06-17T09:42:00Z" w:name="move201045744"/>
      <w:moveFrom w:id="2203" w:author="davidlgreene49@gmail.com" w:date="2025-06-17T09:42:00Z" w16du:dateUtc="2025-06-17T13:42:00Z">
        <w:r w:rsidR="004E6318" w:rsidDel="000C7279">
          <w:t>The research completed to date indicates that it is possible to construct useful state survival and scrappage models for the three vehicle types.</w:t>
        </w:r>
        <w:r w:rsidR="00606978" w:rsidDel="000C7279">
          <w:t xml:space="preserve"> </w:t>
        </w:r>
      </w:moveFrom>
      <w:moveFromRangeEnd w:id="2202"/>
      <w:r w:rsidR="00606978" w:rsidRPr="00205770">
        <w:t>Effectively</w:t>
      </w:r>
      <w:proofErr w:type="spellEnd"/>
      <w:r w:rsidR="00606978" w:rsidRPr="00205770">
        <w:t xml:space="preserve"> modeling the transition to zero emission vehicles will</w:t>
      </w:r>
      <w:ins w:id="2204" w:author="davidlgreene49@gmail.com" w:date="2025-06-17T08:46:00Z" w16du:dateUtc="2025-06-17T12:46:00Z">
        <w:r w:rsidR="00851AE1">
          <w:t xml:space="preserve"> also</w:t>
        </w:r>
      </w:ins>
      <w:r w:rsidR="00606978" w:rsidRPr="00205770">
        <w:t xml:space="preserve"> require separately </w:t>
      </w:r>
      <w:del w:id="2205" w:author="davidlgreene49@gmail.com" w:date="2025-06-17T08:46:00Z" w16du:dateUtc="2025-06-17T12:46:00Z">
        <w:r w:rsidR="00606978" w:rsidRPr="00205770" w:rsidDel="00851AE1">
          <w:delText>modeling them, and probably distinguishing between</w:delText>
        </w:r>
      </w:del>
      <w:ins w:id="2206" w:author="davidlgreene49@gmail.com" w:date="2025-06-17T08:46:00Z" w16du:dateUtc="2025-06-17T12:46:00Z">
        <w:r w:rsidR="00851AE1">
          <w:t>tracking</w:t>
        </w:r>
      </w:ins>
      <w:r w:rsidR="00606978" w:rsidRPr="00205770">
        <w:t xml:space="preserve"> all-electric, </w:t>
      </w:r>
      <w:r w:rsidR="00717014">
        <w:t>PHEV</w:t>
      </w:r>
      <w:r w:rsidR="00412FAC">
        <w:t>,</w:t>
      </w:r>
      <w:r w:rsidR="00606978" w:rsidRPr="00205770">
        <w:t xml:space="preserve"> and perhaps fuel cell and hybrid electric vehicles. Because mass-produced plug-in vehicles are a relatively recent phenomenon</w:t>
      </w:r>
      <w:ins w:id="2207" w:author="davidlgreene49@gmail.com" w:date="2025-06-17T08:47:00Z" w16du:dateUtc="2025-06-17T12:47:00Z">
        <w:r w:rsidR="00851AE1">
          <w:t xml:space="preserve"> and their technology, product offerings</w:t>
        </w:r>
      </w:ins>
      <w:r w:rsidR="00606978" w:rsidRPr="00205770">
        <w:t>,</w:t>
      </w:r>
      <w:ins w:id="2208" w:author="davidlgreene49@gmail.com" w:date="2025-06-17T08:47:00Z" w16du:dateUtc="2025-06-17T12:47:00Z">
        <w:r w:rsidR="00851AE1">
          <w:t xml:space="preserve"> and supporting infrastructure have rapidly </w:t>
        </w:r>
        <w:proofErr w:type="gramStart"/>
        <w:r w:rsidR="00851AE1">
          <w:t>evolving</w:t>
        </w:r>
        <w:proofErr w:type="gramEnd"/>
        <w:r w:rsidR="00851AE1">
          <w:t>,</w:t>
        </w:r>
      </w:ins>
      <w:r w:rsidR="00606978" w:rsidRPr="00205770">
        <w:t xml:space="preserve"> it is not possible to empirically estimate</w:t>
      </w:r>
      <w:r w:rsidR="008B17DE" w:rsidRPr="00205770">
        <w:t xml:space="preserve"> complete</w:t>
      </w:r>
      <w:r w:rsidR="00606978" w:rsidRPr="00205770">
        <w:t xml:space="preserve"> survival functions for them</w:t>
      </w:r>
      <w:ins w:id="2209" w:author="davidlgreene49@gmail.com" w:date="2025-06-17T08:48:00Z" w16du:dateUtc="2025-06-17T12:48:00Z">
        <w:r w:rsidR="00851AE1">
          <w:t xml:space="preserve"> </w:t>
        </w:r>
        <w:proofErr w:type="gramStart"/>
        <w:r w:rsidR="00851AE1">
          <w:t>at this time</w:t>
        </w:r>
      </w:ins>
      <w:proofErr w:type="gramEnd"/>
      <w:r w:rsidR="00606978" w:rsidRPr="00205770">
        <w:t>.</w:t>
      </w:r>
      <w:ins w:id="2210" w:author="davidlgreene49@gmail.com" w:date="2025-06-17T08:48:00Z" w16du:dateUtc="2025-06-17T12:48:00Z">
        <w:r w:rsidR="00851AE1">
          <w:t xml:space="preserve"> </w:t>
        </w:r>
      </w:ins>
      <w:r w:rsidR="00606978" w:rsidRPr="00205770">
        <w:t xml:space="preserve"> </w:t>
      </w:r>
      <w:ins w:id="2211" w:author="davidlgreene49@gmail.com" w:date="2025-06-17T08:51:00Z" w16du:dateUtc="2025-06-17T12:51:00Z">
        <w:r w:rsidR="00851AE1">
          <w:t>.</w:t>
        </w:r>
      </w:ins>
      <w:del w:id="2212" w:author="davidlgreene49@gmail.com" w:date="2025-06-17T08:48:00Z" w16du:dateUtc="2025-06-17T12:48:00Z">
        <w:r w:rsidR="00606978" w:rsidRPr="00205770" w:rsidDel="00851AE1">
          <w:delText>It will probably be necessary to use modified versions of the functions estimated in this report.</w:delText>
        </w:r>
        <w:r w:rsidR="00606978" w:rsidDel="00851AE1">
          <w:delText xml:space="preserve">  </w:delText>
        </w:r>
        <w:r w:rsidR="004E6318" w:rsidDel="00851AE1">
          <w:delText xml:space="preserve"> </w:delText>
        </w:r>
      </w:del>
    </w:p>
    <w:p w14:paraId="7E73E2EE" w14:textId="53AD5655" w:rsidR="00E072ED" w:rsidDel="00851AE1" w:rsidRDefault="00606978" w:rsidP="001300F3">
      <w:pPr>
        <w:rPr>
          <w:del w:id="2213" w:author="davidlgreene49@gmail.com" w:date="2025-06-17T08:49:00Z" w16du:dateUtc="2025-06-17T12:49:00Z"/>
        </w:rPr>
      </w:pPr>
      <w:del w:id="2214" w:author="davidlgreene49@gmail.com" w:date="2025-06-17T08:49:00Z" w16du:dateUtc="2025-06-17T12:49:00Z">
        <w:r w:rsidDel="00851AE1">
          <w:delText>Although s</w:delText>
        </w:r>
        <w:r w:rsidR="004E6318" w:rsidDel="00851AE1">
          <w:delText>everal challenges</w:delText>
        </w:r>
        <w:r w:rsidDel="00851AE1">
          <w:delText xml:space="preserve"> to developing a comprehensive state</w:delText>
        </w:r>
        <w:r w:rsidR="00D91721" w:rsidDel="00851AE1">
          <w:delText>-</w:delText>
        </w:r>
        <w:r w:rsidDel="00851AE1">
          <w:delText>level used vehicle model</w:delText>
        </w:r>
        <w:r w:rsidR="004E6318" w:rsidDel="00851AE1">
          <w:delText xml:space="preserve"> remain, none appear to be insurmountable.</w:delText>
        </w:r>
      </w:del>
    </w:p>
    <w:p w14:paraId="45FD198A" w14:textId="327BCDB3" w:rsidR="004E6318" w:rsidRDefault="00BF1204" w:rsidP="001300F3">
      <w:ins w:id="2215" w:author="davidlgreene49@gmail.com" w:date="2025-06-17T09:45:00Z" w16du:dateUtc="2025-06-17T13:45:00Z">
        <w:r>
          <w:t xml:space="preserve">Differences </w:t>
        </w:r>
      </w:ins>
      <w:ins w:id="2216" w:author="davidlgreene49@gmail.com" w:date="2025-06-17T09:46:00Z" w16du:dateUtc="2025-06-17T13:46:00Z">
        <w:r>
          <w:t>in vehicle scrappage and survival, and the migrations of used vehicles from state-to-sta</w:t>
        </w:r>
      </w:ins>
      <w:ins w:id="2217" w:author="davidlgreene49@gmail.com" w:date="2025-06-17T09:48:00Z" w16du:dateUtc="2025-06-17T13:48:00Z">
        <w:r>
          <w:t xml:space="preserve">te is an aspect of the vehicle market that has received little </w:t>
        </w:r>
      </w:ins>
      <w:ins w:id="2218" w:author="davidlgreene49@gmail.com" w:date="2025-06-17T09:49:00Z" w16du:dateUtc="2025-06-17T13:49:00Z">
        <w:r>
          <w:t xml:space="preserve">attention. </w:t>
        </w:r>
      </w:ins>
      <w:ins w:id="2219" w:author="davidlgreene49@gmail.com" w:date="2025-06-17T09:50:00Z" w16du:dateUtc="2025-06-17T13:50:00Z">
        <w:r>
          <w:t>This study has shown that differences in state vehicle survival r</w:t>
        </w:r>
      </w:ins>
      <w:ins w:id="2220" w:author="davidlgreene49@gmail.com" w:date="2025-06-17T09:51:00Z" w16du:dateUtc="2025-06-17T13:51:00Z">
        <w:r>
          <w:t>ates can be modeled statistically, that there are substantial differences across state due to immigration and emigration of vehicles and difference</w:t>
        </w:r>
      </w:ins>
      <w:ins w:id="2221" w:author="davidlgreene49@gmail.com" w:date="2025-06-17T09:52:00Z" w16du:dateUtc="2025-06-17T13:52:00Z">
        <w:r>
          <w:t>s in state scrappage rates. Additional research, using more detailed data is needed to distinguish vehicle migrations from scrappage</w:t>
        </w:r>
      </w:ins>
      <w:ins w:id="2222" w:author="davidlgreene49@gmail.com" w:date="2025-06-17T09:53:00Z" w16du:dateUtc="2025-06-17T13:53:00Z">
        <w:r w:rsidR="00787EEB">
          <w:t>, as well as to distinguish between electric and inte</w:t>
        </w:r>
      </w:ins>
      <w:ins w:id="2223" w:author="davidlgreene49@gmail.com" w:date="2025-06-17T09:54:00Z" w16du:dateUtc="2025-06-17T13:54:00Z">
        <w:r w:rsidR="00787EEB">
          <w:t>rnal combustion vehicles.</w:t>
        </w:r>
      </w:ins>
    </w:p>
    <w:p w14:paraId="5B47B935" w14:textId="77777777" w:rsidR="001C0D82" w:rsidRDefault="001C0D82" w:rsidP="001300F3"/>
    <w:p w14:paraId="280E3A31" w14:textId="44DB2751" w:rsidR="008227CC" w:rsidRPr="001300F3" w:rsidRDefault="00B552D7" w:rsidP="001300F3">
      <w:r>
        <w:br w:type="page"/>
      </w:r>
    </w:p>
    <w:p w14:paraId="6DD3EF47" w14:textId="77777777" w:rsidR="00633792" w:rsidRDefault="00290067" w:rsidP="00633792">
      <w:pPr>
        <w:pStyle w:val="ListParagraph"/>
        <w:numPr>
          <w:ilvl w:val="0"/>
          <w:numId w:val="1"/>
        </w:numPr>
      </w:pPr>
      <w:r>
        <w:lastRenderedPageBreak/>
        <w:t>References</w:t>
      </w:r>
    </w:p>
    <w:p w14:paraId="768F677B" w14:textId="77777777" w:rsidR="00633792" w:rsidRDefault="00633792" w:rsidP="00633792"/>
    <w:p w14:paraId="4C9A459A" w14:textId="531AD336"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2224" w:name="_Hlk172023255"/>
      <w:r w:rsidRPr="00F728EC">
        <w:rPr>
          <w:color w:val="404040"/>
        </w:rPr>
        <w:t>Alberini, A.,</w:t>
      </w:r>
      <w:r w:rsidRPr="00F728EC">
        <w:rPr>
          <w:color w:val="404040"/>
          <w:spacing w:val="-3"/>
        </w:rPr>
        <w:t xml:space="preserve"> </w:t>
      </w:r>
      <w:r w:rsidRPr="00F728EC">
        <w:rPr>
          <w:color w:val="404040"/>
        </w:rPr>
        <w:t xml:space="preserve">M. </w:t>
      </w:r>
      <w:proofErr w:type="spellStart"/>
      <w:r w:rsidRPr="00F728EC">
        <w:rPr>
          <w:color w:val="404040"/>
        </w:rPr>
        <w:t>Bareit</w:t>
      </w:r>
      <w:proofErr w:type="spellEnd"/>
      <w:r w:rsidRPr="00F728EC">
        <w:rPr>
          <w:color w:val="404040"/>
        </w:rPr>
        <w: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on the retirement of used and inefficient vehicles: The case of Switzerland</w:t>
      </w:r>
      <w:r w:rsidR="00FC783B">
        <w:rPr>
          <w:color w:val="404040"/>
        </w:rPr>
        <w:t>,</w:t>
      </w:r>
      <w:r w:rsidRPr="00F728EC">
        <w:rPr>
          <w:color w:val="404040"/>
        </w:rPr>
        <w:t xml:space="preserve">” </w:t>
      </w:r>
      <w:r w:rsidRPr="00F728EC">
        <w:rPr>
          <w:i/>
          <w:color w:val="404040"/>
        </w:rPr>
        <w:t>Journal of Environmental Economics and Management</w:t>
      </w:r>
      <w:r w:rsidRPr="00F728EC">
        <w:rPr>
          <w:color w:val="404040"/>
        </w:rPr>
        <w:t>, 88: 234-258.</w:t>
      </w:r>
    </w:p>
    <w:p w14:paraId="1C0BD121" w14:textId="472599E1" w:rsidR="007D6B1E" w:rsidRPr="00AF45F6" w:rsidRDefault="007D6B1E" w:rsidP="00F6404E">
      <w:pPr>
        <w:pStyle w:val="ListParagraph"/>
        <w:widowControl w:val="0"/>
        <w:numPr>
          <w:ilvl w:val="0"/>
          <w:numId w:val="2"/>
        </w:numPr>
        <w:tabs>
          <w:tab w:val="left" w:pos="861"/>
        </w:tabs>
        <w:autoSpaceDE w:val="0"/>
        <w:autoSpaceDN w:val="0"/>
        <w:spacing w:after="0"/>
        <w:ind w:right="269"/>
        <w:contextualSpacing w:val="0"/>
        <w:rPr>
          <w:ins w:id="2225" w:author="davidlgreene49@gmail.com" w:date="2025-06-17T12:54:00Z" w16du:dateUtc="2025-06-17T16:54:00Z"/>
          <w:rPrChange w:id="2226" w:author="davidlgreene49@gmail.com" w:date="2025-06-17T12:54:00Z" w16du:dateUtc="2025-06-17T16:54:00Z">
            <w:rPr>
              <w:ins w:id="2227" w:author="davidlgreene49@gmail.com" w:date="2025-06-17T12:54:00Z" w16du:dateUtc="2025-06-17T16:54:00Z"/>
              <w:color w:val="404040"/>
            </w:rPr>
          </w:rPrChange>
        </w:rPr>
      </w:pPr>
      <w:r w:rsidRPr="00F728EC">
        <w:rPr>
          <w:color w:val="404040"/>
        </w:rPr>
        <w:t xml:space="preserve">Alliance for Automotive Innovation (AAI), 2025. “Get </w:t>
      </w:r>
      <w:r w:rsidR="00BA3528" w:rsidRPr="00F728EC">
        <w:rPr>
          <w:color w:val="404040"/>
        </w:rPr>
        <w:t>Connected</w:t>
      </w:r>
      <w:r w:rsidRPr="00F728EC">
        <w:rPr>
          <w:color w:val="404040"/>
        </w:rPr>
        <w:t>: Electric Vehicle Quarterly Report</w:t>
      </w:r>
      <w:r w:rsidR="000131EC">
        <w:rPr>
          <w:color w:val="404040"/>
        </w:rPr>
        <w:t>,</w:t>
      </w:r>
      <w:r w:rsidRPr="00F728EC">
        <w:rPr>
          <w:color w:val="404040"/>
        </w:rPr>
        <w:t xml:space="preserve">” Third Quarter 2024. </w:t>
      </w:r>
      <w:hyperlink r:id="rId49" w:history="1">
        <w:r w:rsidRPr="00F728EC">
          <w:rPr>
            <w:rStyle w:val="Hyperlink"/>
          </w:rPr>
          <w:t>https://www.autosinnovate.org/posts/papers-reports/get-connected-q3-2024</w:t>
        </w:r>
      </w:hyperlink>
      <w:del w:id="2228" w:author="Leard, Ben" w:date="2025-06-05T10:32:00Z">
        <w:r w:rsidRPr="00F728EC" w:rsidDel="00A85630">
          <w:rPr>
            <w:color w:val="404040"/>
          </w:rPr>
          <w:delText xml:space="preserve"> </w:delText>
        </w:r>
      </w:del>
      <w:r w:rsidRPr="00F728EC">
        <w:rPr>
          <w:color w:val="404040"/>
        </w:rPr>
        <w:t>.</w:t>
      </w:r>
    </w:p>
    <w:p w14:paraId="47AE044C" w14:textId="1C7198F1" w:rsidR="00AF45F6" w:rsidRPr="00AF45F6" w:rsidRDefault="00AF45F6" w:rsidP="00F6404E">
      <w:pPr>
        <w:pStyle w:val="ListParagraph"/>
        <w:widowControl w:val="0"/>
        <w:numPr>
          <w:ilvl w:val="0"/>
          <w:numId w:val="2"/>
        </w:numPr>
        <w:tabs>
          <w:tab w:val="left" w:pos="861"/>
        </w:tabs>
        <w:autoSpaceDE w:val="0"/>
        <w:autoSpaceDN w:val="0"/>
        <w:spacing w:after="0"/>
        <w:ind w:right="269"/>
        <w:contextualSpacing w:val="0"/>
      </w:pPr>
      <w:proofErr w:type="spellStart"/>
      <w:ins w:id="2229" w:author="davidlgreene49@gmail.com" w:date="2025-06-17T12:54:00Z" w16du:dateUtc="2025-06-17T16:54:00Z">
        <w:r w:rsidRPr="00AF45F6">
          <w:rPr>
            <w:color w:val="404040"/>
            <w:lang w:val="es-ES"/>
            <w:rPrChange w:id="2230" w:author="davidlgreene49@gmail.com" w:date="2025-06-17T12:54:00Z" w16du:dateUtc="2025-06-17T16:54:00Z">
              <w:rPr>
                <w:color w:val="404040"/>
              </w:rPr>
            </w:rPrChange>
          </w:rPr>
          <w:t>Ayetor</w:t>
        </w:r>
        <w:proofErr w:type="spellEnd"/>
        <w:r w:rsidRPr="00AF45F6">
          <w:rPr>
            <w:color w:val="404040"/>
            <w:lang w:val="es-ES"/>
            <w:rPrChange w:id="2231" w:author="davidlgreene49@gmail.com" w:date="2025-06-17T12:54:00Z" w16du:dateUtc="2025-06-17T16:54:00Z">
              <w:rPr>
                <w:color w:val="404040"/>
              </w:rPr>
            </w:rPrChange>
          </w:rPr>
          <w:t xml:space="preserve">, G., I. </w:t>
        </w:r>
        <w:proofErr w:type="spellStart"/>
        <w:r w:rsidRPr="00AF45F6">
          <w:rPr>
            <w:color w:val="404040"/>
            <w:lang w:val="es-ES"/>
            <w:rPrChange w:id="2232" w:author="davidlgreene49@gmail.com" w:date="2025-06-17T12:54:00Z" w16du:dateUtc="2025-06-17T16:54:00Z">
              <w:rPr>
                <w:color w:val="404040"/>
              </w:rPr>
            </w:rPrChange>
          </w:rPr>
          <w:t>Mbonegaba</w:t>
        </w:r>
        <w:proofErr w:type="spellEnd"/>
        <w:r w:rsidRPr="00AF45F6">
          <w:rPr>
            <w:color w:val="404040"/>
            <w:lang w:val="es-ES"/>
            <w:rPrChange w:id="2233" w:author="davidlgreene49@gmail.com" w:date="2025-06-17T12:54:00Z" w16du:dateUtc="2025-06-17T16:54:00Z">
              <w:rPr>
                <w:color w:val="404040"/>
              </w:rPr>
            </w:rPrChange>
          </w:rPr>
          <w:t xml:space="preserve">. </w:t>
        </w:r>
        <w:r w:rsidRPr="00AF45F6">
          <w:rPr>
            <w:color w:val="404040"/>
          </w:rPr>
          <w:t xml:space="preserve">M. </w:t>
        </w:r>
        <w:r w:rsidRPr="00AF45F6">
          <w:rPr>
            <w:color w:val="404040"/>
            <w:rPrChange w:id="2234" w:author="davidlgreene49@gmail.com" w:date="2025-06-17T12:55:00Z" w16du:dateUtc="2025-06-17T16:55:00Z">
              <w:rPr>
                <w:color w:val="404040"/>
                <w:lang w:val="es-ES"/>
              </w:rPr>
            </w:rPrChange>
          </w:rPr>
          <w:t>Sackey</w:t>
        </w:r>
      </w:ins>
      <w:ins w:id="2235" w:author="davidlgreene49@gmail.com" w:date="2025-06-17T12:55:00Z" w16du:dateUtc="2025-06-17T16:55:00Z">
        <w:r w:rsidRPr="00AF45F6">
          <w:rPr>
            <w:color w:val="404040"/>
            <w:rPrChange w:id="2236" w:author="davidlgreene49@gmail.com" w:date="2025-06-17T12:55:00Z" w16du:dateUtc="2025-06-17T16:55:00Z">
              <w:rPr>
                <w:color w:val="404040"/>
                <w:lang w:val="es-ES"/>
              </w:rPr>
            </w:rPrChange>
          </w:rPr>
          <w:t>, P. Andoh, 2021. “</w:t>
        </w:r>
      </w:ins>
      <w:ins w:id="2237" w:author="davidlgreene49@gmail.com" w:date="2025-06-17T12:55:00Z">
        <w:r w:rsidRPr="00AF45F6">
          <w:rPr>
            <w:color w:val="404040"/>
          </w:rPr>
          <w:t>Vehicle</w:t>
        </w:r>
      </w:ins>
      <w:ins w:id="2238" w:author="davidlgreene49@gmail.com" w:date="2025-06-17T12:55:00Z" w16du:dateUtc="2025-06-17T16:55:00Z">
        <w:r>
          <w:rPr>
            <w:color w:val="404040"/>
          </w:rPr>
          <w:t xml:space="preserve"> </w:t>
        </w:r>
      </w:ins>
      <w:ins w:id="2239" w:author="davidlgreene49@gmail.com" w:date="2025-06-17T12:55:00Z">
        <w:r w:rsidRPr="00AF45F6">
          <w:rPr>
            <w:color w:val="404040"/>
          </w:rPr>
          <w:t>regulations</w:t>
        </w:r>
      </w:ins>
      <w:ins w:id="2240" w:author="davidlgreene49@gmail.com" w:date="2025-06-17T12:55:00Z" w16du:dateUtc="2025-06-17T16:55:00Z">
        <w:r>
          <w:rPr>
            <w:color w:val="404040"/>
          </w:rPr>
          <w:t xml:space="preserve"> </w:t>
        </w:r>
      </w:ins>
      <w:ins w:id="2241" w:author="davidlgreene49@gmail.com" w:date="2025-06-17T12:55:00Z">
        <w:r w:rsidRPr="00AF45F6">
          <w:rPr>
            <w:color w:val="404040"/>
          </w:rPr>
          <w:t>in</w:t>
        </w:r>
      </w:ins>
      <w:ins w:id="2242" w:author="davidlgreene49@gmail.com" w:date="2025-06-17T12:55:00Z" w16du:dateUtc="2025-06-17T16:55:00Z">
        <w:r>
          <w:rPr>
            <w:color w:val="404040"/>
          </w:rPr>
          <w:t xml:space="preserve"> </w:t>
        </w:r>
      </w:ins>
      <w:ins w:id="2243" w:author="davidlgreene49@gmail.com" w:date="2025-06-17T12:55:00Z">
        <w:r w:rsidRPr="00AF45F6">
          <w:rPr>
            <w:color w:val="404040"/>
          </w:rPr>
          <w:t>Africa: Impact</w:t>
        </w:r>
      </w:ins>
      <w:ins w:id="2244" w:author="davidlgreene49@gmail.com" w:date="2025-06-17T12:55:00Z" w16du:dateUtc="2025-06-17T16:55:00Z">
        <w:r>
          <w:rPr>
            <w:color w:val="404040"/>
          </w:rPr>
          <w:t xml:space="preserve"> </w:t>
        </w:r>
      </w:ins>
      <w:ins w:id="2245" w:author="davidlgreene49@gmail.com" w:date="2025-06-17T12:55:00Z">
        <w:r w:rsidRPr="00AF45F6">
          <w:rPr>
            <w:color w:val="404040"/>
          </w:rPr>
          <w:t>on</w:t>
        </w:r>
      </w:ins>
      <w:ins w:id="2246" w:author="davidlgreene49@gmail.com" w:date="2025-06-17T12:55:00Z" w16du:dateUtc="2025-06-17T16:55:00Z">
        <w:r>
          <w:rPr>
            <w:color w:val="404040"/>
          </w:rPr>
          <w:t xml:space="preserve"> </w:t>
        </w:r>
      </w:ins>
      <w:ins w:id="2247" w:author="davidlgreene49@gmail.com" w:date="2025-06-17T12:55:00Z">
        <w:r w:rsidRPr="00AF45F6">
          <w:rPr>
            <w:color w:val="404040"/>
          </w:rPr>
          <w:t>used</w:t>
        </w:r>
      </w:ins>
      <w:ins w:id="2248" w:author="davidlgreene49@gmail.com" w:date="2025-06-17T12:55:00Z" w16du:dateUtc="2025-06-17T16:55:00Z">
        <w:r>
          <w:rPr>
            <w:color w:val="404040"/>
          </w:rPr>
          <w:t xml:space="preserve"> </w:t>
        </w:r>
      </w:ins>
      <w:ins w:id="2249" w:author="davidlgreene49@gmail.com" w:date="2025-06-17T12:55:00Z">
        <w:r w:rsidRPr="00AF45F6">
          <w:rPr>
            <w:color w:val="404040"/>
          </w:rPr>
          <w:t>vehicle</w:t>
        </w:r>
      </w:ins>
      <w:ins w:id="2250" w:author="davidlgreene49@gmail.com" w:date="2025-06-17T12:55:00Z" w16du:dateUtc="2025-06-17T16:55:00Z">
        <w:r>
          <w:rPr>
            <w:color w:val="404040"/>
          </w:rPr>
          <w:t xml:space="preserve"> </w:t>
        </w:r>
      </w:ins>
      <w:ins w:id="2251" w:author="davidlgreene49@gmail.com" w:date="2025-06-17T12:55:00Z">
        <w:r w:rsidRPr="00AF45F6">
          <w:rPr>
            <w:color w:val="404040"/>
          </w:rPr>
          <w:t>import and</w:t>
        </w:r>
      </w:ins>
      <w:ins w:id="2252" w:author="davidlgreene49@gmail.com" w:date="2025-06-17T12:55:00Z" w16du:dateUtc="2025-06-17T16:55:00Z">
        <w:r>
          <w:rPr>
            <w:color w:val="404040"/>
          </w:rPr>
          <w:t xml:space="preserve"> </w:t>
        </w:r>
      </w:ins>
      <w:ins w:id="2253" w:author="davidlgreene49@gmail.com" w:date="2025-06-17T12:55:00Z">
        <w:r w:rsidRPr="00AF45F6">
          <w:rPr>
            <w:color w:val="404040"/>
          </w:rPr>
          <w:t>new</w:t>
        </w:r>
      </w:ins>
      <w:ins w:id="2254" w:author="davidlgreene49@gmail.com" w:date="2025-06-17T12:55:00Z" w16du:dateUtc="2025-06-17T16:55:00Z">
        <w:r>
          <w:rPr>
            <w:color w:val="404040"/>
          </w:rPr>
          <w:t xml:space="preserve"> </w:t>
        </w:r>
      </w:ins>
      <w:ins w:id="2255" w:author="davidlgreene49@gmail.com" w:date="2025-06-17T12:55:00Z">
        <w:r w:rsidRPr="00AF45F6">
          <w:rPr>
            <w:color w:val="404040"/>
          </w:rPr>
          <w:t>vehicle</w:t>
        </w:r>
      </w:ins>
      <w:ins w:id="2256" w:author="davidlgreene49@gmail.com" w:date="2025-06-17T12:55:00Z" w16du:dateUtc="2025-06-17T16:55:00Z">
        <w:r>
          <w:rPr>
            <w:color w:val="404040"/>
          </w:rPr>
          <w:t xml:space="preserve"> </w:t>
        </w:r>
      </w:ins>
      <w:ins w:id="2257" w:author="davidlgreene49@gmail.com" w:date="2025-06-17T12:55:00Z">
        <w:r w:rsidRPr="00AF45F6">
          <w:rPr>
            <w:color w:val="404040"/>
          </w:rPr>
          <w:t>sales</w:t>
        </w:r>
      </w:ins>
      <w:ins w:id="2258" w:author="davidlgreene49@gmail.com" w:date="2025-06-17T12:55:00Z" w16du:dateUtc="2025-06-17T16:55:00Z">
        <w:r>
          <w:rPr>
            <w:color w:val="404040"/>
          </w:rPr>
          <w:t>”</w:t>
        </w:r>
      </w:ins>
      <w:ins w:id="2259" w:author="davidlgreene49@gmail.com" w:date="2025-06-17T12:56:00Z" w16du:dateUtc="2025-06-17T16:56:00Z">
        <w:r>
          <w:rPr>
            <w:color w:val="404040"/>
          </w:rPr>
          <w:t xml:space="preserve">. </w:t>
        </w:r>
        <w:r w:rsidRPr="005E1C5A">
          <w:rPr>
            <w:i/>
            <w:iCs/>
            <w:color w:val="404040"/>
            <w:rPrChange w:id="2260" w:author="davidlgreene49@gmail.com" w:date="2025-06-17T13:01:00Z" w16du:dateUtc="2025-06-17T17:01:00Z">
              <w:rPr>
                <w:color w:val="404040"/>
              </w:rPr>
            </w:rPrChange>
          </w:rPr>
          <w:t>Transportation Research Interdisciplinary Perspectives</w:t>
        </w:r>
        <w:r>
          <w:rPr>
            <w:color w:val="404040"/>
          </w:rPr>
          <w:t xml:space="preserve">, </w:t>
        </w:r>
      </w:ins>
      <w:ins w:id="2261" w:author="davidlgreene49@gmail.com" w:date="2025-06-17T12:57:00Z" w16du:dateUtc="2025-06-17T16:57:00Z">
        <w:r>
          <w:rPr>
            <w:color w:val="404040"/>
          </w:rPr>
          <w:t xml:space="preserve">10. </w:t>
        </w:r>
        <w:r>
          <w:rPr>
            <w:color w:val="404040"/>
          </w:rPr>
          <w:fldChar w:fldCharType="begin"/>
        </w:r>
        <w:r>
          <w:rPr>
            <w:color w:val="404040"/>
          </w:rPr>
          <w:instrText>HYPERLINK "</w:instrText>
        </w:r>
      </w:ins>
      <w:ins w:id="2262" w:author="davidlgreene49@gmail.com" w:date="2025-06-17T12:57:00Z">
        <w:r w:rsidRPr="00AF45F6">
          <w:rPr>
            <w:color w:val="404040"/>
          </w:rPr>
          <w:instrText>https://doi.org/10.1016/j.trip.2021.100384</w:instrText>
        </w:r>
      </w:ins>
      <w:ins w:id="2263" w:author="davidlgreene49@gmail.com" w:date="2025-06-17T12:57:00Z" w16du:dateUtc="2025-06-17T16:57:00Z">
        <w:r>
          <w:rPr>
            <w:color w:val="404040"/>
          </w:rPr>
          <w:instrText>"</w:instrText>
        </w:r>
        <w:r>
          <w:rPr>
            <w:color w:val="404040"/>
          </w:rPr>
          <w:fldChar w:fldCharType="separate"/>
        </w:r>
      </w:ins>
      <w:ins w:id="2264" w:author="davidlgreene49@gmail.com" w:date="2025-06-17T12:57:00Z">
        <w:r w:rsidRPr="005D3412">
          <w:rPr>
            <w:rStyle w:val="Hyperlink"/>
          </w:rPr>
          <w:t>https://doi.org/10.1016/j.trip.2021.100384</w:t>
        </w:r>
      </w:ins>
      <w:ins w:id="2265" w:author="davidlgreene49@gmail.com" w:date="2025-06-17T12:57:00Z" w16du:dateUtc="2025-06-17T16:57:00Z">
        <w:r>
          <w:rPr>
            <w:color w:val="404040"/>
          </w:rPr>
          <w:fldChar w:fldCharType="end"/>
        </w:r>
        <w:r>
          <w:rPr>
            <w:color w:val="404040"/>
          </w:rPr>
          <w:t xml:space="preserve"> .</w:t>
        </w:r>
      </w:ins>
    </w:p>
    <w:p w14:paraId="1866BB51" w14:textId="088D2FB9" w:rsidR="00F6404E" w:rsidRPr="00F728EC"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Car Market</w:t>
      </w:r>
      <w:r w:rsidR="000131EC">
        <w:rPr>
          <w:color w:val="404040"/>
        </w:rPr>
        <w:t>,</w:t>
      </w:r>
      <w:r w:rsidRPr="008C7538">
        <w:rPr>
          <w:color w:val="404040"/>
        </w:rPr>
        <w:t xml:space="preserve">” </w:t>
      </w:r>
      <w:r w:rsidRPr="008C7538">
        <w:rPr>
          <w:i/>
          <w:color w:val="404040"/>
        </w:rPr>
        <w:t>The Energy Journal</w:t>
      </w:r>
      <w:r w:rsidRPr="008C7538">
        <w:rPr>
          <w:color w:val="404040"/>
        </w:rPr>
        <w:t>, 39(1): 159-183.</w:t>
      </w:r>
    </w:p>
    <w:p w14:paraId="03F4FCB0" w14:textId="4A21BC1F" w:rsidR="007A2AB3" w:rsidRPr="00F728EC" w:rsidRDefault="00046C83" w:rsidP="00781B0A">
      <w:pPr>
        <w:pStyle w:val="ListParagraph"/>
        <w:widowControl w:val="0"/>
        <w:tabs>
          <w:tab w:val="left" w:pos="861"/>
        </w:tabs>
        <w:autoSpaceDE w:val="0"/>
        <w:autoSpaceDN w:val="0"/>
        <w:spacing w:before="20" w:after="0" w:line="256" w:lineRule="auto"/>
        <w:ind w:right="168"/>
        <w:contextualSpacing w:val="0"/>
      </w:pPr>
      <w:r w:rsidRPr="00F728EC">
        <w:t>https://www.researchgate.net/publication/322177636_Vehicle_Lifetime_Trends_and_Scrappage_Behavior_in_the_US_Used_Car_Market</w:t>
      </w:r>
    </w:p>
    <w:p w14:paraId="0BD1D8C6" w14:textId="2B6C7DA9" w:rsidR="00465DF7" w:rsidRDefault="00465DF7" w:rsidP="00465DF7">
      <w:pPr>
        <w:pStyle w:val="ListParagraph"/>
        <w:numPr>
          <w:ilvl w:val="0"/>
          <w:numId w:val="2"/>
        </w:numPr>
        <w:rPr>
          <w:ins w:id="2266" w:author="davidlgreene49@gmail.com" w:date="2025-06-17T12:58:00Z" w16du:dateUtc="2025-06-17T16:58:00Z"/>
        </w:rPr>
      </w:pPr>
      <w:r w:rsidRPr="008C7538">
        <w:t xml:space="preserve">Burra, L., M. </w:t>
      </w:r>
      <w:proofErr w:type="spellStart"/>
      <w:r w:rsidRPr="008C7538">
        <w:t>Kasawaneh</w:t>
      </w:r>
      <w:proofErr w:type="spellEnd"/>
      <w:r w:rsidRPr="008C7538">
        <w:t xml:space="preserve"> and C. Cirillo, 2024. “Impact of charging infrastructure on electric vehicle adoption: A synthetic population approach</w:t>
      </w:r>
      <w:r w:rsidR="000131EC">
        <w:t>,</w:t>
      </w:r>
      <w:r w:rsidRPr="008C7538">
        <w:t xml:space="preserve">” </w:t>
      </w:r>
      <w:r w:rsidRPr="008C7538">
        <w:rPr>
          <w:i/>
        </w:rPr>
        <w:t xml:space="preserve">Travel </w:t>
      </w:r>
      <w:proofErr w:type="spellStart"/>
      <w:r w:rsidRPr="008C7538">
        <w:rPr>
          <w:i/>
        </w:rPr>
        <w:t>Behaviour</w:t>
      </w:r>
      <w:proofErr w:type="spellEnd"/>
      <w:r w:rsidRPr="008C7538">
        <w:rPr>
          <w:i/>
        </w:rPr>
        <w:t xml:space="preserve"> and Society</w:t>
      </w:r>
      <w:r w:rsidRPr="008C7538">
        <w:t xml:space="preserve">, 37 (2024). </w:t>
      </w:r>
      <w:hyperlink r:id="rId50" w:history="1">
        <w:r w:rsidRPr="008C7538">
          <w:rPr>
            <w:rStyle w:val="Hyperlink"/>
          </w:rPr>
          <w:t>https://doi.org/10.1016/j.tbs.2024.100834</w:t>
        </w:r>
      </w:hyperlink>
      <w:del w:id="2267" w:author="Leard, Ben" w:date="2025-06-05T10:32:00Z">
        <w:r w:rsidRPr="008C7538" w:rsidDel="00A85630">
          <w:delText xml:space="preserve"> </w:delText>
        </w:r>
      </w:del>
      <w:r w:rsidRPr="008C7538">
        <w:t>.</w:t>
      </w:r>
    </w:p>
    <w:p w14:paraId="76212364" w14:textId="347AE575" w:rsidR="00AF45F6" w:rsidRDefault="00AF45F6" w:rsidP="00AF45F6">
      <w:pPr>
        <w:pStyle w:val="ListParagraph"/>
        <w:numPr>
          <w:ilvl w:val="0"/>
          <w:numId w:val="2"/>
        </w:numPr>
        <w:rPr>
          <w:ins w:id="2268" w:author="davidlgreene49@gmail.com" w:date="2025-06-17T13:05:00Z" w16du:dateUtc="2025-06-17T17:05:00Z"/>
        </w:rPr>
      </w:pPr>
      <w:ins w:id="2269" w:author="davidlgreene49@gmail.com" w:date="2025-06-17T12:58:00Z" w16du:dateUtc="2025-06-17T16:58:00Z">
        <w:r w:rsidRPr="00AF45F6">
          <w:t xml:space="preserve">Chen, L., B. </w:t>
        </w:r>
        <w:proofErr w:type="gramStart"/>
        <w:r w:rsidRPr="00AF45F6">
          <w:t>Gar</w:t>
        </w:r>
      </w:ins>
      <w:ins w:id="2270" w:author="davidlgreene49@gmail.com" w:date="2025-06-17T12:59:00Z" w16du:dateUtc="2025-06-17T16:59:00Z">
        <w:r w:rsidRPr="00AF45F6">
          <w:t>cia-M</w:t>
        </w:r>
        <w:r w:rsidRPr="00AF45F6">
          <w:rPr>
            <w:rPrChange w:id="2271" w:author="davidlgreene49@gmail.com" w:date="2025-06-17T12:59:00Z" w16du:dateUtc="2025-06-17T16:59:00Z">
              <w:rPr>
                <w:lang w:val="fr-FR"/>
              </w:rPr>
            </w:rPrChange>
          </w:rPr>
          <w:t>edina</w:t>
        </w:r>
        <w:proofErr w:type="gramEnd"/>
        <w:r w:rsidRPr="00AF45F6">
          <w:rPr>
            <w:rPrChange w:id="2272" w:author="davidlgreene49@gmail.com" w:date="2025-06-17T12:59:00Z" w16du:dateUtc="2025-06-17T16:59:00Z">
              <w:rPr>
                <w:lang w:val="fr-FR"/>
              </w:rPr>
            </w:rPrChange>
          </w:rPr>
          <w:t>,</w:t>
        </w:r>
        <w:r w:rsidRPr="00AF45F6">
          <w:rPr>
            <w:rPrChange w:id="2273" w:author="davidlgreene49@gmail.com" w:date="2025-06-17T12:59:00Z" w16du:dateUtc="2025-06-17T16:59:00Z">
              <w:rPr>
                <w:lang w:val="es-ES"/>
              </w:rPr>
            </w:rPrChange>
          </w:rPr>
          <w:t xml:space="preserve"> and R</w:t>
        </w:r>
        <w:r>
          <w:t>. Wan, 201</w:t>
        </w:r>
      </w:ins>
      <w:ins w:id="2274" w:author="davidlgreene49@gmail.com" w:date="2025-06-17T13:01:00Z" w16du:dateUtc="2025-06-17T17:01:00Z">
        <w:r w:rsidR="005E1C5A">
          <w:t>9</w:t>
        </w:r>
      </w:ins>
      <w:ins w:id="2275" w:author="davidlgreene49@gmail.com" w:date="2025-06-17T12:59:00Z" w16du:dateUtc="2025-06-17T16:59:00Z">
        <w:r>
          <w:t>. “</w:t>
        </w:r>
        <w:r>
          <w:t>Trade liberalization, consumption shifting and pollution: Evidence from Mexico's used vehicle imports</w:t>
        </w:r>
      </w:ins>
      <w:ins w:id="2276" w:author="davidlgreene49@gmail.com" w:date="2025-06-17T13:00:00Z" w16du:dateUtc="2025-06-17T17:00:00Z">
        <w:r>
          <w:t xml:space="preserve">”. </w:t>
        </w:r>
      </w:ins>
      <w:ins w:id="2277" w:author="davidlgreene49@gmail.com" w:date="2025-06-17T13:01:00Z" w16du:dateUtc="2025-06-17T17:01:00Z">
        <w:r w:rsidR="005E1C5A" w:rsidRPr="005E1C5A">
          <w:rPr>
            <w:i/>
            <w:iCs/>
            <w:rPrChange w:id="2278" w:author="davidlgreene49@gmail.com" w:date="2025-06-17T13:01:00Z" w16du:dateUtc="2025-06-17T17:01:00Z">
              <w:rPr/>
            </w:rPrChange>
          </w:rPr>
          <w:t>Review of International Economics</w:t>
        </w:r>
        <w:r w:rsidR="005E1C5A">
          <w:t>, 27:1591-1608.</w:t>
        </w:r>
      </w:ins>
      <w:ins w:id="2279" w:author="davidlgreene49@gmail.com" w:date="2025-06-17T13:03:00Z" w16du:dateUtc="2025-06-17T17:03:00Z">
        <w:r w:rsidR="005E1C5A">
          <w:t xml:space="preserve"> </w:t>
        </w:r>
        <w:r w:rsidR="005E1C5A">
          <w:fldChar w:fldCharType="begin"/>
        </w:r>
        <w:r w:rsidR="005E1C5A">
          <w:instrText>HYPERLINK "</w:instrText>
        </w:r>
        <w:r w:rsidR="005E1C5A" w:rsidRPr="005E1C5A">
          <w:instrText>https://doi.org/10.1111/roie.12436</w:instrText>
        </w:r>
        <w:r w:rsidR="005E1C5A">
          <w:instrText>"</w:instrText>
        </w:r>
        <w:r w:rsidR="005E1C5A">
          <w:fldChar w:fldCharType="separate"/>
        </w:r>
        <w:r w:rsidR="005E1C5A" w:rsidRPr="005D3412">
          <w:rPr>
            <w:rStyle w:val="Hyperlink"/>
          </w:rPr>
          <w:t>https://doi.org/10.1111/roie.12436</w:t>
        </w:r>
        <w:r w:rsidR="005E1C5A">
          <w:fldChar w:fldCharType="end"/>
        </w:r>
        <w:r w:rsidR="005E1C5A">
          <w:t xml:space="preserve"> .</w:t>
        </w:r>
      </w:ins>
    </w:p>
    <w:p w14:paraId="558CE293" w14:textId="7A092B2A" w:rsidR="005E1C5A" w:rsidRPr="00AF45F6" w:rsidRDefault="005E1C5A" w:rsidP="00AF45F6">
      <w:pPr>
        <w:pStyle w:val="ListParagraph"/>
        <w:numPr>
          <w:ilvl w:val="0"/>
          <w:numId w:val="2"/>
        </w:numPr>
        <w:rPr>
          <w:ins w:id="2280" w:author="Leard, Ben" w:date="2025-06-05T10:31:00Z"/>
        </w:rPr>
      </w:pPr>
      <w:ins w:id="2281" w:author="davidlgreene49@gmail.com" w:date="2025-06-17T13:05:00Z" w16du:dateUtc="2025-06-17T17:05:00Z">
        <w:r>
          <w:t>Clerides, S., 2008. “</w:t>
        </w:r>
      </w:ins>
      <w:ins w:id="2282" w:author="davidlgreene49@gmail.com" w:date="2025-06-17T13:05:00Z">
        <w:r w:rsidRPr="005E1C5A">
          <w:t>Gains from trade in used goods: Evidence from automobiles</w:t>
        </w:r>
      </w:ins>
      <w:ins w:id="2283" w:author="davidlgreene49@gmail.com" w:date="2025-06-17T13:05:00Z" w16du:dateUtc="2025-06-17T17:05:00Z">
        <w:r>
          <w:t xml:space="preserve">”. </w:t>
        </w:r>
        <w:r w:rsidRPr="005E1C5A">
          <w:rPr>
            <w:i/>
            <w:iCs/>
            <w:rPrChange w:id="2284" w:author="davidlgreene49@gmail.com" w:date="2025-06-17T13:07:00Z" w16du:dateUtc="2025-06-17T17:07:00Z">
              <w:rPr/>
            </w:rPrChange>
          </w:rPr>
          <w:t>Journal of International Economics</w:t>
        </w:r>
        <w:r>
          <w:t xml:space="preserve">, </w:t>
        </w:r>
      </w:ins>
      <w:ins w:id="2285" w:author="davidlgreene49@gmail.com" w:date="2025-06-17T13:06:00Z" w16du:dateUtc="2025-06-17T17:06:00Z">
        <w:r>
          <w:t>76</w:t>
        </w:r>
      </w:ins>
      <w:ins w:id="2286" w:author="davidlgreene49@gmail.com" w:date="2025-06-17T13:09:00Z" w16du:dateUtc="2025-06-17T17:09:00Z">
        <w:r>
          <w:t>(</w:t>
        </w:r>
      </w:ins>
      <w:ins w:id="2287" w:author="davidlgreene49@gmail.com" w:date="2025-06-17T13:07:00Z" w16du:dateUtc="2025-06-17T17:07:00Z">
        <w:r>
          <w:t>2</w:t>
        </w:r>
      </w:ins>
      <w:ins w:id="2288" w:author="davidlgreene49@gmail.com" w:date="2025-06-17T13:09:00Z" w16du:dateUtc="2025-06-17T17:09:00Z">
        <w:r>
          <w:t>)</w:t>
        </w:r>
      </w:ins>
      <w:ins w:id="2289" w:author="davidlgreene49@gmail.com" w:date="2025-06-17T13:07:00Z" w16du:dateUtc="2025-06-17T17:07:00Z">
        <w:r>
          <w:t>:322-336</w:t>
        </w:r>
      </w:ins>
      <w:ins w:id="2290" w:author="davidlgreene49@gmail.com" w:date="2025-06-17T13:06:00Z" w16du:dateUtc="2025-06-17T17:06:00Z">
        <w:r>
          <w:t xml:space="preserve">. </w:t>
        </w:r>
        <w:r>
          <w:fldChar w:fldCharType="begin"/>
        </w:r>
        <w:r>
          <w:instrText>HYPERLINK "</w:instrText>
        </w:r>
        <w:r w:rsidRPr="005E1C5A">
          <w:instrText>https://doi.org/10.1016/j.jinteco.2008.07.009</w:instrText>
        </w:r>
        <w:r>
          <w:instrText>"</w:instrText>
        </w:r>
        <w:r>
          <w:fldChar w:fldCharType="separate"/>
        </w:r>
        <w:r w:rsidRPr="005D3412">
          <w:rPr>
            <w:rStyle w:val="Hyperlink"/>
          </w:rPr>
          <w:t>https://doi.org/10.1016/j.jinteco.2008.07.009</w:t>
        </w:r>
        <w:r>
          <w:fldChar w:fldCharType="end"/>
        </w:r>
        <w:r>
          <w:t xml:space="preserve"> .</w:t>
        </w:r>
      </w:ins>
    </w:p>
    <w:p w14:paraId="352E325B" w14:textId="7FFCEB69" w:rsidR="00A85630" w:rsidRPr="008C7538" w:rsidRDefault="00A85630" w:rsidP="00465DF7">
      <w:pPr>
        <w:pStyle w:val="ListParagraph"/>
        <w:numPr>
          <w:ilvl w:val="0"/>
          <w:numId w:val="2"/>
        </w:numPr>
      </w:pPr>
      <w:ins w:id="2291" w:author="Leard, Ben" w:date="2025-06-05T10:32:00Z">
        <w:r>
          <w:t xml:space="preserve">Consumer Affairs, 2025. </w:t>
        </w:r>
        <w:r>
          <w:fldChar w:fldCharType="begin"/>
        </w:r>
        <w:r>
          <w:instrText>HYPERLINK "</w:instrText>
        </w:r>
        <w:r w:rsidRPr="002F782E">
          <w:instrText>https://www.consumeraffairs.com/automotive/used-car-statistics.html</w:instrText>
        </w:r>
        <w:r>
          <w:instrText>"</w:instrText>
        </w:r>
        <w:r>
          <w:fldChar w:fldCharType="separate"/>
        </w:r>
        <w:r w:rsidRPr="00070598">
          <w:rPr>
            <w:rStyle w:val="Hyperlink"/>
          </w:rPr>
          <w:t>https://www.consumeraffairs.com/automotive/used-car-statistics.html</w:t>
        </w:r>
        <w:r>
          <w:fldChar w:fldCharType="end"/>
        </w:r>
        <w:r>
          <w:t xml:space="preserve">. </w:t>
        </w:r>
      </w:ins>
    </w:p>
    <w:p w14:paraId="6C1E65ED" w14:textId="7C1D91BC" w:rsidR="00A501E2" w:rsidRPr="008C7538" w:rsidRDefault="00A501E2" w:rsidP="00A501E2">
      <w:pPr>
        <w:pStyle w:val="ListParagraph"/>
        <w:numPr>
          <w:ilvl w:val="0"/>
          <w:numId w:val="2"/>
        </w:numPr>
      </w:pPr>
      <w:r w:rsidRPr="008C7538">
        <w:t>Cox Automotive, 2021. “Commentary: Independent Dealers are Poised to Thrive as Driving Force in Recovery</w:t>
      </w:r>
      <w:r w:rsidR="000131EC">
        <w:t>,</w:t>
      </w:r>
      <w:r w:rsidRPr="008C7538">
        <w:t xml:space="preserve">” </w:t>
      </w:r>
      <w:hyperlink r:id="rId51" w:history="1">
        <w:r w:rsidRPr="008C7538">
          <w:rPr>
            <w:rStyle w:val="Hyperlink"/>
          </w:rPr>
          <w:t>https://www.coxautoinc.com/market-insights/commentary-independent-dealers-are-poised-to-thrive-as-driving-force-in-recovery/</w:t>
        </w:r>
      </w:hyperlink>
      <w:r w:rsidRPr="008C7538">
        <w:t xml:space="preserve"> .</w:t>
      </w:r>
      <w:bookmarkEnd w:id="2224"/>
    </w:p>
    <w:p w14:paraId="5CBEA5FA" w14:textId="0B217422" w:rsidR="00640128" w:rsidRDefault="00640128" w:rsidP="00A501E2">
      <w:pPr>
        <w:pStyle w:val="ListParagraph"/>
        <w:numPr>
          <w:ilvl w:val="0"/>
          <w:numId w:val="2"/>
        </w:numPr>
        <w:rPr>
          <w:ins w:id="2292" w:author="davidlgreene49@gmail.com" w:date="2025-06-17T13:08:00Z" w16du:dateUtc="2025-06-17T17:08:00Z"/>
        </w:rPr>
      </w:pPr>
      <w:r w:rsidRPr="00F728EC">
        <w:t>Cramer, J., 1958. “The Depreciation and Mortality of Motor-Cars</w:t>
      </w:r>
      <w:r w:rsidR="00463BCE">
        <w:t>,</w:t>
      </w:r>
      <w:r w:rsidRPr="00F728EC">
        <w:t xml:space="preserve">” </w:t>
      </w:r>
      <w:r w:rsidRPr="00F728EC">
        <w:rPr>
          <w:i/>
          <w:iCs/>
        </w:rPr>
        <w:t>Royal Statistical Society. Journal. Series A: General</w:t>
      </w:r>
      <w:r w:rsidRPr="00F728EC">
        <w:t>, 121(1): 18–46. </w:t>
      </w:r>
      <w:hyperlink r:id="rId52" w:history="1">
        <w:r w:rsidRPr="00F728EC">
          <w:rPr>
            <w:rStyle w:val="Hyperlink"/>
          </w:rPr>
          <w:t>https://doi.org/10.2307/2342989</w:t>
        </w:r>
      </w:hyperlink>
      <w:del w:id="2293" w:author="Leard, Ben" w:date="2025-06-05T10:32:00Z">
        <w:r w:rsidRPr="008C7538" w:rsidDel="00A85630">
          <w:delText xml:space="preserve"> </w:delText>
        </w:r>
      </w:del>
      <w:r w:rsidRPr="008C7538">
        <w:t>.</w:t>
      </w:r>
    </w:p>
    <w:p w14:paraId="7BB8B1F3" w14:textId="23FF4404" w:rsidR="005E1C5A" w:rsidRPr="008C7538" w:rsidRDefault="005E1C5A" w:rsidP="00A501E2">
      <w:pPr>
        <w:pStyle w:val="ListParagraph"/>
        <w:numPr>
          <w:ilvl w:val="0"/>
          <w:numId w:val="2"/>
        </w:numPr>
      </w:pPr>
      <w:ins w:id="2294" w:author="davidlgreene49@gmail.com" w:date="2025-06-17T13:08:00Z" w16du:dateUtc="2025-06-17T17:08:00Z">
        <w:r>
          <w:t>Davis, L. and M. Kahn, 2010. “</w:t>
        </w:r>
      </w:ins>
      <w:ins w:id="2295" w:author="davidlgreene49@gmail.com" w:date="2025-06-17T13:09:00Z" w16du:dateUtc="2025-06-17T17:09:00Z">
        <w:r>
          <w:t>International Trade in Used Vehicles: The Environmental Consequences of NAFTA”,</w:t>
        </w:r>
      </w:ins>
      <w:ins w:id="2296" w:author="davidlgreene49@gmail.com" w:date="2025-06-17T13:10:00Z" w16du:dateUtc="2025-06-17T17:10:00Z">
        <w:r>
          <w:t xml:space="preserve"> </w:t>
        </w:r>
        <w:r w:rsidRPr="005E1C5A">
          <w:rPr>
            <w:i/>
            <w:iCs/>
            <w:rPrChange w:id="2297" w:author="davidlgreene49@gmail.com" w:date="2025-06-17T13:10:00Z" w16du:dateUtc="2025-06-17T17:10:00Z">
              <w:rPr/>
            </w:rPrChange>
          </w:rPr>
          <w:t>American Economic Journal: Economic Policy</w:t>
        </w:r>
        <w:r>
          <w:t>,</w:t>
        </w:r>
      </w:ins>
      <w:ins w:id="2298" w:author="davidlgreene49@gmail.com" w:date="2025-06-17T13:09:00Z" w16du:dateUtc="2025-06-17T17:09:00Z">
        <w:r>
          <w:t xml:space="preserve"> 2(4):58-82.</w:t>
        </w:r>
      </w:ins>
    </w:p>
    <w:p w14:paraId="32686F2C" w14:textId="52C5FDC3" w:rsidR="00AE7280" w:rsidRDefault="00AE7280" w:rsidP="00951404">
      <w:pPr>
        <w:pStyle w:val="ListParagraph"/>
        <w:numPr>
          <w:ilvl w:val="0"/>
          <w:numId w:val="2"/>
        </w:numPr>
        <w:rPr>
          <w:ins w:id="2299" w:author="davidlgreene49@gmail.com" w:date="2025-06-17T13:11:00Z" w16du:dateUtc="2025-06-17T17:11:00Z"/>
        </w:rPr>
      </w:pPr>
      <w:r w:rsidRPr="008C7538">
        <w:t xml:space="preserve">Federal Highway Administration (FHWA), 2023. </w:t>
      </w:r>
      <w:r w:rsidRPr="008C7538">
        <w:rPr>
          <w:i/>
          <w:iCs/>
        </w:rPr>
        <w:t>Traffic Volume Trends December 2023</w:t>
      </w:r>
      <w:r w:rsidRPr="008C7538">
        <w:t xml:space="preserve">. </w:t>
      </w:r>
      <w:hyperlink r:id="rId53" w:history="1">
        <w:r w:rsidRPr="008C7538">
          <w:rPr>
            <w:rStyle w:val="Hyperlink"/>
          </w:rPr>
          <w:t>https://www.fhwa.dot.gov/policyinformation/travel_monitoring/23dectvt/23dectvt.pdf</w:t>
        </w:r>
      </w:hyperlink>
      <w:del w:id="2300" w:author="Leard, Ben" w:date="2025-06-05T10:32:00Z">
        <w:r w:rsidRPr="008C7538" w:rsidDel="00A85630">
          <w:delText xml:space="preserve"> </w:delText>
        </w:r>
      </w:del>
      <w:r w:rsidRPr="008C7538">
        <w:t>.</w:t>
      </w:r>
    </w:p>
    <w:p w14:paraId="2AA999C3" w14:textId="330FB5D2" w:rsidR="001508EA" w:rsidRDefault="001508EA" w:rsidP="00951404">
      <w:pPr>
        <w:pStyle w:val="ListParagraph"/>
        <w:numPr>
          <w:ilvl w:val="0"/>
          <w:numId w:val="2"/>
        </w:numPr>
        <w:rPr>
          <w:ins w:id="2301" w:author="Leard, Ben" w:date="2025-06-05T10:32:00Z"/>
        </w:rPr>
      </w:pPr>
      <w:ins w:id="2302" w:author="davidlgreene49@gmail.com" w:date="2025-06-17T13:11:00Z" w16du:dateUtc="2025-06-17T17:11:00Z">
        <w:r>
          <w:t>Fuse, M., H. Kosa</w:t>
        </w:r>
      </w:ins>
      <w:ins w:id="2303" w:author="davidlgreene49@gmail.com" w:date="2025-06-17T13:12:00Z" w16du:dateUtc="2025-06-17T17:12:00Z">
        <w:r>
          <w:t>ka and S. Kashima, 2009. “</w:t>
        </w:r>
        <w:r w:rsidRPr="001508EA">
          <w:t>Estimation of world trade for used automobiles</w:t>
        </w:r>
        <w:r>
          <w:t xml:space="preserve">”. </w:t>
        </w:r>
      </w:ins>
      <w:ins w:id="2304" w:author="davidlgreene49@gmail.com" w:date="2025-06-17T13:14:00Z" w16du:dateUtc="2025-06-17T17:14:00Z">
        <w:r>
          <w:t xml:space="preserve">Journal of Material Cycles and Waste Management, 11:348-357. </w:t>
        </w:r>
      </w:ins>
      <w:ins w:id="2305" w:author="davidlgreene49@gmail.com" w:date="2025-06-17T13:15:00Z" w16du:dateUtc="2025-06-17T17:15:00Z">
        <w:r>
          <w:fldChar w:fldCharType="begin"/>
        </w:r>
        <w:r>
          <w:instrText>HYPERLINK "https://doi.org/</w:instrText>
        </w:r>
        <w:r w:rsidRPr="001508EA">
          <w:instrText>10.1007/s10163-009-0263-3</w:instrText>
        </w:r>
        <w:r>
          <w:instrText>"</w:instrText>
        </w:r>
        <w:r>
          <w:fldChar w:fldCharType="separate"/>
        </w:r>
        <w:r w:rsidRPr="005D3412">
          <w:rPr>
            <w:rStyle w:val="Hyperlink"/>
          </w:rPr>
          <w:t>https://doi.org/10.1007/s10163-009-0263-3</w:t>
        </w:r>
        <w:r>
          <w:fldChar w:fldCharType="end"/>
        </w:r>
        <w:r>
          <w:t xml:space="preserve"> .</w:t>
        </w:r>
      </w:ins>
      <w:ins w:id="2306" w:author="davidlgreene49@gmail.com" w:date="2025-06-17T13:24:00Z" w16du:dateUtc="2025-06-17T17:24:00Z">
        <w:r w:rsidR="003B47A1">
          <w:t xml:space="preserve"> </w:t>
        </w:r>
      </w:ins>
    </w:p>
    <w:p w14:paraId="0FCCF325" w14:textId="205DFC25" w:rsidR="00A85630" w:rsidRPr="008C7538" w:rsidRDefault="00A85630" w:rsidP="00951404">
      <w:pPr>
        <w:pStyle w:val="ListParagraph"/>
        <w:numPr>
          <w:ilvl w:val="0"/>
          <w:numId w:val="2"/>
        </w:numPr>
      </w:pPr>
      <w:ins w:id="2307" w:author="Leard, Ben" w:date="2025-06-05T10:32:00Z">
        <w:r>
          <w:t xml:space="preserve">FRED, 2025. </w:t>
        </w:r>
        <w:r>
          <w:fldChar w:fldCharType="begin"/>
        </w:r>
        <w:r>
          <w:instrText>HYPERLINK "</w:instrText>
        </w:r>
        <w:r w:rsidRPr="00FB7666">
          <w:instrText>https://fred.stlouisfed.org/series/ALTSALES</w:instrText>
        </w:r>
        <w:r>
          <w:instrText>"</w:instrText>
        </w:r>
        <w:r>
          <w:fldChar w:fldCharType="separate"/>
        </w:r>
        <w:r w:rsidRPr="00070598">
          <w:rPr>
            <w:rStyle w:val="Hyperlink"/>
          </w:rPr>
          <w:t>https://fred.stlouisfed.org/series/ALTSALES</w:t>
        </w:r>
        <w:r>
          <w:fldChar w:fldCharType="end"/>
        </w:r>
      </w:ins>
    </w:p>
    <w:p w14:paraId="5BC9E696" w14:textId="1D71039C" w:rsidR="009E2CFE" w:rsidRPr="00205770" w:rsidRDefault="009E2CFE" w:rsidP="009E2CFE">
      <w:pPr>
        <w:pStyle w:val="ListParagraph"/>
        <w:numPr>
          <w:ilvl w:val="0"/>
          <w:numId w:val="2"/>
        </w:numPr>
      </w:pPr>
      <w:r w:rsidRPr="00205770">
        <w:t>Greene, D.L. and B.P. Leard, 2024a. “Trends in scrappage and survival of U.S. light-duty vehicles</w:t>
      </w:r>
      <w:r w:rsidR="00463BCE">
        <w:t>,</w:t>
      </w:r>
      <w:r w:rsidRPr="00205770">
        <w:t xml:space="preserve">” Transportation Research A: Policy and Practice, 180: </w:t>
      </w:r>
      <w:hyperlink r:id="rId54" w:history="1">
        <w:r w:rsidRPr="00205770">
          <w:rPr>
            <w:rStyle w:val="Hyperlink"/>
          </w:rPr>
          <w:t>https://doi.org/10.1016/j.tra.2024.103982</w:t>
        </w:r>
      </w:hyperlink>
      <w:del w:id="2308" w:author="Leard, Ben" w:date="2025-06-05T10:33:00Z">
        <w:r w:rsidRPr="00205770" w:rsidDel="00A85630">
          <w:delText xml:space="preserve"> </w:delText>
        </w:r>
      </w:del>
      <w:r w:rsidRPr="00205770">
        <w:t>.</w:t>
      </w:r>
    </w:p>
    <w:p w14:paraId="0F963C32" w14:textId="13A4478C" w:rsidR="009E2CFE" w:rsidRPr="00C741AA" w:rsidRDefault="009E2CFE" w:rsidP="009E2CFE">
      <w:pPr>
        <w:pStyle w:val="ListParagraph"/>
        <w:numPr>
          <w:ilvl w:val="0"/>
          <w:numId w:val="2"/>
        </w:numPr>
      </w:pPr>
      <w:r w:rsidRPr="00C741AA">
        <w:lastRenderedPageBreak/>
        <w:t>Greene, D.L. and B.P. Leard, 2024b. “MA3T Used Vehicle Model Documentation</w:t>
      </w:r>
      <w:r w:rsidR="00463BCE">
        <w:t>,</w:t>
      </w:r>
      <w:r w:rsidRPr="00C741AA">
        <w:t>” unpublished manuscript of March 27, 2024, available from the authors. Baker School of Public Policy and Public Affairs, University of Tennessee, Knoxville, TN.</w:t>
      </w:r>
    </w:p>
    <w:p w14:paraId="1CBC124F" w14:textId="20599177" w:rsidR="00A501E2" w:rsidRPr="00C741AA" w:rsidRDefault="009E2CFE" w:rsidP="009E2CFE">
      <w:pPr>
        <w:pStyle w:val="ListParagraph"/>
        <w:numPr>
          <w:ilvl w:val="0"/>
          <w:numId w:val="2"/>
        </w:numPr>
        <w:rPr>
          <w:bCs/>
        </w:rPr>
      </w:pPr>
      <w:r w:rsidRPr="00C741AA">
        <w:t>Greene, D.L. and B.P. Leard, 2024c. “</w:t>
      </w:r>
      <w:r w:rsidRPr="00C741AA">
        <w:rPr>
          <w:bCs/>
        </w:rPr>
        <w:t>Enhancements to the ORNL MA3T Used Vehicle Model to Enable Analysis of Taxes, Subsidies and Other Policies Directed at Used Vehicles</w:t>
      </w:r>
      <w:r w:rsidR="00463BCE">
        <w:rPr>
          <w:bCs/>
        </w:rPr>
        <w:t>,</w:t>
      </w:r>
      <w:r w:rsidRPr="00C741AA">
        <w:rPr>
          <w:bCs/>
        </w:rPr>
        <w:t>” Unpublished project report, available from the authors, Baker School of Public Policy and Public Affairs, University of Tennessee, Knoxville, TN.</w:t>
      </w:r>
    </w:p>
    <w:p w14:paraId="3F92BD89" w14:textId="272E4046"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t>
      </w:r>
      <w:proofErr w:type="gramStart"/>
      <w:r w:rsidRPr="008C7538">
        <w:rPr>
          <w:bCs/>
        </w:rPr>
        <w:t>worth?</w:t>
      </w:r>
      <w:r w:rsidR="00463BCE">
        <w:rPr>
          <w:bCs/>
        </w:rPr>
        <w:t>,</w:t>
      </w:r>
      <w:proofErr w:type="gramEnd"/>
      <w:r w:rsidRPr="008C7538">
        <w:rPr>
          <w:bCs/>
        </w:rPr>
        <w:t xml:space="preserve">” Transportation Research D, vol. 78: 102182, </w:t>
      </w:r>
      <w:hyperlink r:id="rId55" w:history="1">
        <w:r w:rsidRPr="008C7538">
          <w:rPr>
            <w:rStyle w:val="Hyperlink"/>
            <w:bCs/>
          </w:rPr>
          <w:t>https://doi.org/10.1016/j.trd.2019.11.011</w:t>
        </w:r>
      </w:hyperlink>
      <w:del w:id="2309" w:author="Leard, Ben" w:date="2025-06-05T10:33:00Z">
        <w:r w:rsidRPr="008C7538" w:rsidDel="00A85630">
          <w:rPr>
            <w:bCs/>
          </w:rPr>
          <w:delText xml:space="preserve"> </w:delText>
        </w:r>
      </w:del>
      <w:r w:rsidRPr="008C7538">
        <w:rPr>
          <w:bCs/>
        </w:rPr>
        <w:t>.</w:t>
      </w:r>
    </w:p>
    <w:p w14:paraId="546F30B2" w14:textId="34648031"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Sales</w:t>
      </w:r>
      <w:r w:rsidR="00463BCE">
        <w:rPr>
          <w:color w:val="404040"/>
        </w:rPr>
        <w:t>,</w:t>
      </w:r>
      <w:r w:rsidRPr="00205770">
        <w:rPr>
          <w:color w:val="404040"/>
        </w:rPr>
        <w:t xml:space="preserve">”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4540DCBA" w:rsidR="00951404" w:rsidRPr="00C741AA" w:rsidRDefault="00951404" w:rsidP="009E2CFE">
      <w:pPr>
        <w:pStyle w:val="ListParagraph"/>
        <w:numPr>
          <w:ilvl w:val="0"/>
          <w:numId w:val="2"/>
        </w:numPr>
        <w:rPr>
          <w:bCs/>
        </w:rPr>
      </w:pPr>
      <w:r w:rsidRPr="00C741AA">
        <w:rPr>
          <w:bCs/>
        </w:rPr>
        <w:t>Hawley, R.E., 2024. “Car depreciation: What it is and how it works</w:t>
      </w:r>
      <w:r w:rsidR="00463BCE">
        <w:rPr>
          <w:bCs/>
        </w:rPr>
        <w:t>,</w:t>
      </w:r>
      <w:r w:rsidRPr="00C741AA">
        <w:rPr>
          <w:bCs/>
        </w:rPr>
        <w:t xml:space="preserve">” Bankrate. </w:t>
      </w:r>
      <w:hyperlink r:id="rId56" w:history="1">
        <w:r w:rsidRPr="00C741AA">
          <w:rPr>
            <w:rStyle w:val="Hyperlink"/>
            <w:bCs/>
          </w:rPr>
          <w:t>https://www.bankrate.com/insurance/car/understanding-car-depreciation/</w:t>
        </w:r>
      </w:hyperlink>
      <w:del w:id="2310" w:author="Leard, Ben" w:date="2025-06-05T10:33:00Z">
        <w:r w:rsidRPr="00C741AA" w:rsidDel="00A85630">
          <w:rPr>
            <w:bCs/>
          </w:rPr>
          <w:delText xml:space="preserve"> </w:delText>
        </w:r>
      </w:del>
      <w:r w:rsidRPr="00C741AA">
        <w:rPr>
          <w:bCs/>
        </w:rPr>
        <w:t>.</w:t>
      </w:r>
    </w:p>
    <w:p w14:paraId="12B25CF4" w14:textId="6460997E" w:rsidR="00974442" w:rsidRPr="00205770" w:rsidRDefault="00974442" w:rsidP="009E2CFE">
      <w:pPr>
        <w:pStyle w:val="ListParagraph"/>
        <w:numPr>
          <w:ilvl w:val="0"/>
          <w:numId w:val="2"/>
        </w:numPr>
        <w:rPr>
          <w:bCs/>
        </w:rPr>
      </w:pPr>
      <w:r w:rsidRPr="00205770">
        <w:rPr>
          <w:bCs/>
        </w:rPr>
        <w:t>Jacobsen, M., R. Beach, C. Cowell, and J. Fletcher, 2021. “The Effects of New-Vehicle Price Changes on New- and Used-Vehicle Markets and Scrappage</w:t>
      </w:r>
      <w:r w:rsidR="00463BCE">
        <w:rPr>
          <w:bCs/>
        </w:rPr>
        <w:t>,</w:t>
      </w:r>
      <w:r w:rsidRPr="00205770">
        <w:rPr>
          <w:bCs/>
        </w:rPr>
        <w:t xml:space="preserve">” EPA-420-R-21-019, U.S. Environmental Protection Agency, Office of Transportation and Air Quality, </w:t>
      </w:r>
      <w:proofErr w:type="gramStart"/>
      <w:r w:rsidRPr="00205770">
        <w:rPr>
          <w:bCs/>
        </w:rPr>
        <w:t>https://cfpub.epa.gov/si/si_public_record_Report.cfm?dirEntryId=352754&amp;Lab=OTAQ .</w:t>
      </w:r>
      <w:proofErr w:type="gramEnd"/>
    </w:p>
    <w:p w14:paraId="100D15E5" w14:textId="68ED7361" w:rsidR="00F6404E" w:rsidRPr="00570AD9" w:rsidRDefault="00F6404E" w:rsidP="00F6404E">
      <w:pPr>
        <w:pStyle w:val="ListParagraph"/>
        <w:numPr>
          <w:ilvl w:val="0"/>
          <w:numId w:val="2"/>
        </w:numPr>
        <w:rPr>
          <w:ins w:id="2311" w:author="davidlgreene49@gmail.com" w:date="2025-06-17T13:57:00Z" w16du:dateUtc="2025-06-17T17:57:00Z"/>
          <w:bCs/>
          <w:rPrChange w:id="2312" w:author="davidlgreene49@gmail.com" w:date="2025-06-17T13:57:00Z" w16du:dateUtc="2025-06-17T17:57:00Z">
            <w:rPr>
              <w:ins w:id="2313" w:author="davidlgreene49@gmail.com" w:date="2025-06-17T13:57:00Z" w16du:dateUtc="2025-06-17T17:57:00Z"/>
              <w:color w:val="404040"/>
            </w:rPr>
          </w:rPrChange>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Bentham,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Policy</w:t>
      </w:r>
      <w:r w:rsidR="00463BCE">
        <w:rPr>
          <w:color w:val="404040"/>
        </w:rPr>
        <w:t>,</w:t>
      </w:r>
      <w:r w:rsidRPr="00205770">
        <w:rPr>
          <w:color w:val="404040"/>
        </w:rPr>
        <w:t xml:space="preserve">” </w:t>
      </w:r>
      <w:r w:rsidRPr="00205770">
        <w:rPr>
          <w:i/>
          <w:color w:val="404040"/>
        </w:rPr>
        <w:t>American Economic Review</w:t>
      </w:r>
      <w:r w:rsidRPr="00205770">
        <w:rPr>
          <w:color w:val="404040"/>
        </w:rPr>
        <w:t>, 105(3): 1312-1338.</w:t>
      </w:r>
    </w:p>
    <w:p w14:paraId="0F881787" w14:textId="77777777" w:rsidR="00570AD9" w:rsidRPr="00A70B56" w:rsidRDefault="00570AD9" w:rsidP="00570AD9">
      <w:pPr>
        <w:pStyle w:val="ListParagraph"/>
        <w:numPr>
          <w:ilvl w:val="0"/>
          <w:numId w:val="2"/>
        </w:numPr>
        <w:rPr>
          <w:ins w:id="2314" w:author="davidlgreene49@gmail.com" w:date="2025-06-17T13:57:00Z" w16du:dateUtc="2025-06-17T17:57:00Z"/>
        </w:rPr>
      </w:pPr>
      <w:ins w:id="2315" w:author="davidlgreene49@gmail.com" w:date="2025-06-17T13:57:00Z" w16du:dateUtc="2025-06-17T17:57:00Z">
        <w:r w:rsidRPr="00570AD9">
          <w:rPr>
            <w:bCs/>
          </w:rPr>
          <w:t>Junk Car Reaper, 2024. “</w:t>
        </w:r>
        <w:r w:rsidRPr="00A70B56">
          <w:t>Average Vehicle Lifespan in the USA: A State-by-State Analysis</w:t>
        </w:r>
        <w:r>
          <w:t xml:space="preserve">”, internet article accessed at </w:t>
        </w:r>
        <w:r>
          <w:fldChar w:fldCharType="begin"/>
        </w:r>
        <w:r>
          <w:instrText>HYPERLINK "</w:instrText>
        </w:r>
        <w:r w:rsidRPr="00971820">
          <w:instrText>https://www.junkcarreaper.com/guides/vehicle-lifespans/</w:instrText>
        </w:r>
        <w:r>
          <w:instrText>"</w:instrText>
        </w:r>
        <w:r>
          <w:fldChar w:fldCharType="separate"/>
        </w:r>
        <w:r w:rsidRPr="00A25088">
          <w:rPr>
            <w:rStyle w:val="Hyperlink"/>
          </w:rPr>
          <w:t>https://www.junkcarreaper.com/guides/vehicle-lifespans/</w:t>
        </w:r>
        <w:r>
          <w:fldChar w:fldCharType="end"/>
        </w:r>
        <w:r>
          <w:t xml:space="preserve"> on 6/11/2025.</w:t>
        </w:r>
      </w:ins>
    </w:p>
    <w:p w14:paraId="7FBD6175" w14:textId="77777777" w:rsidR="00570AD9" w:rsidRPr="00205770" w:rsidDel="00570AD9" w:rsidRDefault="00570AD9" w:rsidP="00570AD9">
      <w:pPr>
        <w:pStyle w:val="ListParagraph"/>
        <w:rPr>
          <w:del w:id="2316" w:author="davidlgreene49@gmail.com" w:date="2025-06-17T13:57:00Z" w16du:dateUtc="2025-06-17T17:57:00Z"/>
          <w:bCs/>
        </w:rPr>
        <w:pPrChange w:id="2317" w:author="davidlgreene49@gmail.com" w:date="2025-06-17T13:57:00Z" w16du:dateUtc="2025-06-17T17:57:00Z">
          <w:pPr>
            <w:pStyle w:val="ListParagraph"/>
            <w:numPr>
              <w:numId w:val="2"/>
            </w:numPr>
            <w:ind w:hanging="360"/>
          </w:pPr>
        </w:pPrChange>
      </w:pPr>
    </w:p>
    <w:p w14:paraId="2A4B9E71" w14:textId="2BA47AD3" w:rsidR="00971820" w:rsidRPr="00570AD9" w:rsidDel="00570AD9" w:rsidRDefault="00971820" w:rsidP="00570AD9">
      <w:pPr>
        <w:pStyle w:val="ListParagraph"/>
        <w:numPr>
          <w:ilvl w:val="0"/>
          <w:numId w:val="2"/>
        </w:numPr>
        <w:rPr>
          <w:del w:id="2318" w:author="davidlgreene49@gmail.com" w:date="2025-06-17T13:57:00Z" w16du:dateUtc="2025-06-17T17:57:00Z"/>
          <w:bCs/>
        </w:rPr>
        <w:pPrChange w:id="2319" w:author="davidlgreene49@gmail.com" w:date="2025-06-17T13:57:00Z" w16du:dateUtc="2025-06-17T17:57:00Z">
          <w:pPr>
            <w:pStyle w:val="ListParagraph"/>
          </w:pPr>
        </w:pPrChange>
      </w:pPr>
    </w:p>
    <w:p w14:paraId="7278D992" w14:textId="78702CB2" w:rsidR="00936574" w:rsidRDefault="007234E4" w:rsidP="00936574">
      <w:pPr>
        <w:pStyle w:val="ListParagraph"/>
        <w:numPr>
          <w:ilvl w:val="0"/>
          <w:numId w:val="2"/>
        </w:numPr>
        <w:rPr>
          <w:bCs/>
        </w:rPr>
      </w:pPr>
      <w:r w:rsidRPr="00C741AA">
        <w:rPr>
          <w:bCs/>
        </w:rPr>
        <w:t>Leard, B. and D. Greene, 2023. “Coordinating the Electric Vehicle Transition and Electricity Grid Decarbonization in the U.S. is Not Essential to Achieving Substantial Long-Term Carbon Dioxide Emissions Reductions</w:t>
      </w:r>
      <w:r w:rsidR="00463BCE">
        <w:rPr>
          <w:bCs/>
        </w:rPr>
        <w:t>,</w:t>
      </w:r>
      <w:r w:rsidRPr="00C741AA">
        <w:rPr>
          <w:bCs/>
        </w:rPr>
        <w:t xml:space="preserve">” Environmental Research Letters, 18(7), 074035. </w:t>
      </w:r>
      <w:hyperlink r:id="rId57" w:history="1">
        <w:r w:rsidRPr="00C741AA">
          <w:rPr>
            <w:rStyle w:val="Hyperlink"/>
            <w:bCs/>
          </w:rPr>
          <w:t>https://iopscience.iop.org/article/10.1088/1748-9326/acdd85</w:t>
        </w:r>
      </w:hyperlink>
      <w:del w:id="2320" w:author="Leard, Ben" w:date="2025-06-05T10:33:00Z">
        <w:r w:rsidDel="00A85630">
          <w:rPr>
            <w:bCs/>
          </w:rPr>
          <w:delText xml:space="preserve"> </w:delText>
        </w:r>
      </w:del>
      <w:r>
        <w:rPr>
          <w:bCs/>
        </w:rPr>
        <w:t>.</w:t>
      </w:r>
    </w:p>
    <w:p w14:paraId="0A1A81B8" w14:textId="2CA1F765" w:rsidR="00BB3A8E" w:rsidRDefault="00BB3A8E" w:rsidP="00936574">
      <w:pPr>
        <w:pStyle w:val="ListParagraph"/>
        <w:numPr>
          <w:ilvl w:val="0"/>
          <w:numId w:val="2"/>
        </w:numPr>
        <w:rPr>
          <w:ins w:id="2321" w:author="davidlgreene49@gmail.com" w:date="2025-06-17T13:42:00Z" w16du:dateUtc="2025-06-17T17:42:00Z"/>
          <w:bCs/>
        </w:rPr>
      </w:pPr>
      <w:r>
        <w:rPr>
          <w:bCs/>
        </w:rPr>
        <w:t>Lin, Z., D. Greene and J. Ward, 2025. User Guide of the ORNL MA3T Model (V20130729). Available at teem.ornl.gov/ma3t.shtml</w:t>
      </w:r>
      <w:del w:id="2322" w:author="Leard, Ben" w:date="2025-06-05T10:33:00Z">
        <w:r w:rsidDel="00A85630">
          <w:rPr>
            <w:bCs/>
          </w:rPr>
          <w:delText xml:space="preserve"> </w:delText>
        </w:r>
      </w:del>
      <w:r>
        <w:rPr>
          <w:bCs/>
        </w:rPr>
        <w:t>.</w:t>
      </w:r>
    </w:p>
    <w:p w14:paraId="7961F0EC" w14:textId="12E916FC" w:rsidR="007025B9" w:rsidRPr="007025B9" w:rsidRDefault="007025B9" w:rsidP="007025B9">
      <w:pPr>
        <w:pStyle w:val="ListParagraph"/>
        <w:numPr>
          <w:ilvl w:val="0"/>
          <w:numId w:val="2"/>
        </w:numPr>
        <w:rPr>
          <w:ins w:id="2323" w:author="davidlgreene49@gmail.com" w:date="2025-06-17T13:25:00Z" w16du:dateUtc="2025-06-17T17:25:00Z"/>
          <w:bCs/>
        </w:rPr>
      </w:pPr>
      <w:ins w:id="2324" w:author="davidlgreene49@gmail.com" w:date="2025-06-17T13:42:00Z" w16du:dateUtc="2025-06-17T17:42:00Z">
        <w:r w:rsidRPr="007025B9">
          <w:rPr>
            <w:bCs/>
          </w:rPr>
          <w:t xml:space="preserve">Newman, S., K. Schulte, M. </w:t>
        </w:r>
        <w:proofErr w:type="spellStart"/>
        <w:r w:rsidRPr="007025B9">
          <w:rPr>
            <w:bCs/>
          </w:rPr>
          <w:t>Morellini</w:t>
        </w:r>
        <w:proofErr w:type="spellEnd"/>
        <w:r w:rsidRPr="007025B9">
          <w:rPr>
            <w:bCs/>
          </w:rPr>
          <w:t>, C. Rah</w:t>
        </w:r>
        <w:r w:rsidRPr="007025B9">
          <w:rPr>
            <w:bCs/>
            <w:rPrChange w:id="2325" w:author="davidlgreene49@gmail.com" w:date="2025-06-17T13:42:00Z" w16du:dateUtc="2025-06-17T17:42:00Z">
              <w:rPr>
                <w:bCs/>
                <w:lang w:val="fr-FR"/>
              </w:rPr>
            </w:rPrChange>
          </w:rPr>
          <w:t>al and</w:t>
        </w:r>
        <w:r>
          <w:rPr>
            <w:bCs/>
          </w:rPr>
          <w:t xml:space="preserve"> D</w:t>
        </w:r>
      </w:ins>
      <w:ins w:id="2326" w:author="davidlgreene49@gmail.com" w:date="2025-06-17T13:43:00Z" w16du:dateUtc="2025-06-17T17:43:00Z">
        <w:r>
          <w:rPr>
            <w:bCs/>
          </w:rPr>
          <w:t>. Leasure,</w:t>
        </w:r>
      </w:ins>
      <w:ins w:id="2327" w:author="davidlgreene49@gmail.com" w:date="2025-06-17T13:44:00Z" w16du:dateUtc="2025-06-17T17:44:00Z">
        <w:r>
          <w:rPr>
            <w:bCs/>
          </w:rPr>
          <w:t xml:space="preserve"> 2024. “</w:t>
        </w:r>
      </w:ins>
      <w:ins w:id="2328" w:author="davidlgreene49@gmail.com" w:date="2025-06-17T13:45:00Z" w16du:dateUtc="2025-06-17T17:45:00Z">
        <w:r w:rsidRPr="007025B9">
          <w:rPr>
            <w:bCs/>
          </w:rPr>
          <w:t>Offshoring emissions through used vehicle exports</w:t>
        </w:r>
        <w:r>
          <w:rPr>
            <w:bCs/>
          </w:rPr>
          <w:t>”.</w:t>
        </w:r>
      </w:ins>
      <w:ins w:id="2329" w:author="davidlgreene49@gmail.com" w:date="2025-06-17T13:43:00Z" w16du:dateUtc="2025-06-17T17:43:00Z">
        <w:r w:rsidRPr="007025B9">
          <w:rPr>
            <w:bCs/>
          </w:rPr>
          <w:t xml:space="preserve"> </w:t>
        </w:r>
        <w:r w:rsidRPr="007025B9">
          <w:rPr>
            <w:bCs/>
            <w:i/>
            <w:iCs/>
            <w:rPrChange w:id="2330" w:author="davidlgreene49@gmail.com" w:date="2025-06-17T13:45:00Z" w16du:dateUtc="2025-06-17T17:45:00Z">
              <w:rPr>
                <w:bCs/>
              </w:rPr>
            </w:rPrChange>
          </w:rPr>
          <w:t>nature climate</w:t>
        </w:r>
      </w:ins>
      <w:ins w:id="2331" w:author="davidlgreene49@gmail.com" w:date="2025-06-17T13:44:00Z" w16du:dateUtc="2025-06-17T17:44:00Z">
        <w:r w:rsidRPr="007025B9">
          <w:rPr>
            <w:bCs/>
            <w:i/>
            <w:iCs/>
            <w:rPrChange w:id="2332" w:author="davidlgreene49@gmail.com" w:date="2025-06-17T13:45:00Z" w16du:dateUtc="2025-06-17T17:45:00Z">
              <w:rPr>
                <w:bCs/>
              </w:rPr>
            </w:rPrChange>
          </w:rPr>
          <w:t xml:space="preserve"> change</w:t>
        </w:r>
        <w:r w:rsidRPr="007025B9">
          <w:rPr>
            <w:bCs/>
          </w:rPr>
          <w:t>, 14:238-241.</w:t>
        </w:r>
      </w:ins>
      <w:ins w:id="2333" w:author="davidlgreene49@gmail.com" w:date="2025-06-17T13:43:00Z" w16du:dateUtc="2025-06-17T17:43:00Z">
        <w:r w:rsidRPr="007025B9">
          <w:rPr>
            <w:bCs/>
          </w:rPr>
          <w:t xml:space="preserve">  </w:t>
        </w:r>
        <w:r w:rsidRPr="007025B9">
          <w:rPr>
            <w:bCs/>
          </w:rPr>
          <w:t>https://doi.org/10.1038/s41558-024-01943-1</w:t>
        </w:r>
      </w:ins>
    </w:p>
    <w:p w14:paraId="71420ECB" w14:textId="2373DACB" w:rsidR="003B47A1" w:rsidRDefault="003B47A1" w:rsidP="00936574">
      <w:pPr>
        <w:pStyle w:val="ListParagraph"/>
        <w:numPr>
          <w:ilvl w:val="0"/>
          <w:numId w:val="2"/>
        </w:numPr>
        <w:rPr>
          <w:ins w:id="2334" w:author="davidlgreene49@gmail.com" w:date="2025-06-17T13:31:00Z" w16du:dateUtc="2025-06-17T17:31:00Z"/>
          <w:bCs/>
        </w:rPr>
      </w:pPr>
      <w:proofErr w:type="spellStart"/>
      <w:ins w:id="2335" w:author="davidlgreene49@gmail.com" w:date="2025-06-17T13:25:00Z" w16du:dateUtc="2025-06-17T17:25:00Z">
        <w:r>
          <w:rPr>
            <w:bCs/>
          </w:rPr>
          <w:t>Nieuwenhusi</w:t>
        </w:r>
        <w:proofErr w:type="spellEnd"/>
        <w:r>
          <w:rPr>
            <w:bCs/>
          </w:rPr>
          <w:t xml:space="preserve">, P., A. Beresford and P. Choi, 2007. </w:t>
        </w:r>
      </w:ins>
      <w:ins w:id="2336" w:author="davidlgreene49@gmail.com" w:date="2025-06-17T13:28:00Z" w16du:dateUtc="2025-06-17T17:28:00Z">
        <w:r>
          <w:rPr>
            <w:bCs/>
          </w:rPr>
          <w:t>“</w:t>
        </w:r>
      </w:ins>
      <w:ins w:id="2337" w:author="davidlgreene49@gmail.com" w:date="2025-06-17T13:27:00Z" w16du:dateUtc="2025-06-17T17:27:00Z">
        <w:r>
          <w:rPr>
            <w:bCs/>
          </w:rPr>
          <w:t xml:space="preserve">Shipping Air? Tracking and Forecasting </w:t>
        </w:r>
      </w:ins>
      <w:ins w:id="2338" w:author="davidlgreene49@gmail.com" w:date="2025-06-17T13:28:00Z" w16du:dateUtc="2025-06-17T17:28:00Z">
        <w:r>
          <w:rPr>
            <w:bCs/>
          </w:rPr>
          <w:t xml:space="preserve">the Global Shipments of New and Used Cars”. </w:t>
        </w:r>
      </w:ins>
      <w:proofErr w:type="gramStart"/>
      <w:ins w:id="2339" w:author="davidlgreene49@gmail.com" w:date="2025-06-17T13:29:00Z" w16du:dateUtc="2025-06-17T17:29:00Z">
        <w:r>
          <w:rPr>
            <w:bCs/>
          </w:rPr>
          <w:t>IV(</w:t>
        </w:r>
        <w:proofErr w:type="gramEnd"/>
        <w:r>
          <w:rPr>
            <w:bCs/>
          </w:rPr>
          <w:t>3): 17-36.</w:t>
        </w:r>
      </w:ins>
      <w:ins w:id="2340" w:author="davidlgreene49@gmail.com" w:date="2025-06-17T13:30:00Z" w16du:dateUtc="2025-06-17T17:30:00Z">
        <w:r>
          <w:rPr>
            <w:bCs/>
          </w:rPr>
          <w:t xml:space="preserve"> ISSN: 1697-4840.</w:t>
        </w:r>
      </w:ins>
    </w:p>
    <w:p w14:paraId="6F58285A" w14:textId="018CD294" w:rsidR="00DC51BF" w:rsidRPr="00DC51BF" w:rsidRDefault="00DC51BF" w:rsidP="00936574">
      <w:pPr>
        <w:pStyle w:val="ListParagraph"/>
        <w:numPr>
          <w:ilvl w:val="0"/>
          <w:numId w:val="2"/>
        </w:numPr>
        <w:rPr>
          <w:bCs/>
        </w:rPr>
      </w:pPr>
      <w:ins w:id="2341" w:author="davidlgreene49@gmail.com" w:date="2025-06-17T13:31:00Z" w16du:dateUtc="2025-06-17T17:31:00Z">
        <w:r>
          <w:rPr>
            <w:bCs/>
          </w:rPr>
          <w:t>Olgu</w:t>
        </w:r>
      </w:ins>
      <w:ins w:id="2342" w:author="davidlgreene49@gmail.com" w:date="2025-06-17T13:32:00Z" w16du:dateUtc="2025-06-17T17:32:00Z">
        <w:r>
          <w:rPr>
            <w:rFonts w:cstheme="minorHAnsi"/>
            <w:bCs/>
          </w:rPr>
          <w:t>í</w:t>
        </w:r>
        <w:r>
          <w:rPr>
            <w:bCs/>
          </w:rPr>
          <w:t xml:space="preserve">n, F., G. Iskakov and A. Kendall, 2023. </w:t>
        </w:r>
        <w:r w:rsidRPr="00DC51BF">
          <w:rPr>
            <w:bCs/>
          </w:rPr>
          <w:t>“U</w:t>
        </w:r>
      </w:ins>
      <w:ins w:id="2343" w:author="davidlgreene49@gmail.com" w:date="2025-06-17T13:33:00Z" w16du:dateUtc="2025-06-17T17:33:00Z">
        <w:r>
          <w:rPr>
            <w:bCs/>
          </w:rPr>
          <w:t>S</w:t>
        </w:r>
      </w:ins>
      <w:ins w:id="2344" w:author="davidlgreene49@gmail.com" w:date="2025-06-17T13:32:00Z" w16du:dateUtc="2025-06-17T17:32:00Z">
        <w:r w:rsidRPr="00DC51BF">
          <w:rPr>
            <w:bCs/>
          </w:rPr>
          <w:t xml:space="preserve">-Mexico </w:t>
        </w:r>
      </w:ins>
      <w:ins w:id="2345" w:author="davidlgreene49@gmail.com" w:date="2025-06-17T13:33:00Z" w16du:dateUtc="2025-06-17T17:33:00Z">
        <w:r w:rsidRPr="00DC51BF">
          <w:rPr>
            <w:bCs/>
          </w:rPr>
          <w:t>second-hand e</w:t>
        </w:r>
        <w:r w:rsidRPr="00DC51BF">
          <w:rPr>
            <w:bCs/>
            <w:rPrChange w:id="2346" w:author="davidlgreene49@gmail.com" w:date="2025-06-17T13:33:00Z" w16du:dateUtc="2025-06-17T17:33:00Z">
              <w:rPr>
                <w:bCs/>
                <w:lang w:val="es-ES"/>
              </w:rPr>
            </w:rPrChange>
          </w:rPr>
          <w:t>lectric vehicle trade: Batt</w:t>
        </w:r>
        <w:r>
          <w:rPr>
            <w:bCs/>
          </w:rPr>
          <w:t>ery circularity and end-of-life policy implications”, Transportation Research D: Transport and Environment, 125</w:t>
        </w:r>
      </w:ins>
      <w:ins w:id="2347" w:author="davidlgreene49@gmail.com" w:date="2025-06-17T13:34:00Z" w16du:dateUtc="2025-06-17T17:34:00Z">
        <w:r>
          <w:rPr>
            <w:bCs/>
          </w:rPr>
          <w:t xml:space="preserve">. </w:t>
        </w:r>
      </w:ins>
      <w:ins w:id="2348" w:author="davidlgreene49@gmail.com" w:date="2025-06-17T13:35:00Z" w16du:dateUtc="2025-06-17T17:35:00Z">
        <w:r>
          <w:rPr>
            <w:bCs/>
          </w:rPr>
          <w:fldChar w:fldCharType="begin"/>
        </w:r>
        <w:r>
          <w:rPr>
            <w:bCs/>
          </w:rPr>
          <w:instrText>HYPERLINK "</w:instrText>
        </w:r>
      </w:ins>
      <w:ins w:id="2349" w:author="davidlgreene49@gmail.com" w:date="2025-06-17T13:34:00Z" w16du:dateUtc="2025-06-17T17:34:00Z">
        <w:r>
          <w:rPr>
            <w:bCs/>
          </w:rPr>
          <w:instrText>https://doi.org/10.1016/</w:instrText>
        </w:r>
      </w:ins>
      <w:ins w:id="2350" w:author="davidlgreene49@gmail.com" w:date="2025-06-17T13:35:00Z" w16du:dateUtc="2025-06-17T17:35:00Z">
        <w:r>
          <w:rPr>
            <w:bCs/>
          </w:rPr>
          <w:instrText>j.trd.2023.103934"</w:instrText>
        </w:r>
        <w:r>
          <w:rPr>
            <w:bCs/>
          </w:rPr>
          <w:fldChar w:fldCharType="separate"/>
        </w:r>
      </w:ins>
      <w:ins w:id="2351" w:author="davidlgreene49@gmail.com" w:date="2025-06-17T13:34:00Z" w16du:dateUtc="2025-06-17T17:34:00Z">
        <w:r w:rsidRPr="005D3412">
          <w:rPr>
            <w:rStyle w:val="Hyperlink"/>
            <w:bCs/>
          </w:rPr>
          <w:t>https://doi.org/10.1016/</w:t>
        </w:r>
      </w:ins>
      <w:ins w:id="2352" w:author="davidlgreene49@gmail.com" w:date="2025-06-17T13:35:00Z" w16du:dateUtc="2025-06-17T17:35:00Z">
        <w:r w:rsidRPr="005D3412">
          <w:rPr>
            <w:rStyle w:val="Hyperlink"/>
            <w:bCs/>
          </w:rPr>
          <w:t>j.trd.2023.103934</w:t>
        </w:r>
        <w:r>
          <w:rPr>
            <w:bCs/>
          </w:rPr>
          <w:fldChar w:fldCharType="end"/>
        </w:r>
        <w:r>
          <w:rPr>
            <w:bCs/>
          </w:rPr>
          <w:t xml:space="preserve"> .</w:t>
        </w:r>
      </w:ins>
    </w:p>
    <w:p w14:paraId="54734A54" w14:textId="2BD3337C" w:rsidR="00977EEF" w:rsidRPr="00DC51BF" w:rsidRDefault="00977EEF" w:rsidP="00977EEF">
      <w:pPr>
        <w:pStyle w:val="ListParagraph"/>
        <w:widowControl w:val="0"/>
        <w:numPr>
          <w:ilvl w:val="0"/>
          <w:numId w:val="2"/>
        </w:numPr>
        <w:tabs>
          <w:tab w:val="left" w:pos="861"/>
        </w:tabs>
        <w:autoSpaceDE w:val="0"/>
        <w:autoSpaceDN w:val="0"/>
        <w:spacing w:after="0" w:line="256" w:lineRule="auto"/>
        <w:ind w:right="408"/>
        <w:contextualSpacing w:val="0"/>
        <w:rPr>
          <w:ins w:id="2353" w:author="davidlgreene49@gmail.com" w:date="2025-06-17T13:37:00Z" w16du:dateUtc="2025-06-17T17:37:00Z"/>
          <w:rPrChange w:id="2354" w:author="davidlgreene49@gmail.com" w:date="2025-06-17T13:37:00Z" w16du:dateUtc="2025-06-17T17:37:00Z">
            <w:rPr>
              <w:ins w:id="2355" w:author="davidlgreene49@gmail.com" w:date="2025-06-17T13:37:00Z" w16du:dateUtc="2025-06-17T17:37:00Z"/>
              <w:color w:val="404040"/>
            </w:rPr>
          </w:rPrChange>
        </w:rPr>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Automobiles</w:t>
      </w:r>
      <w:r w:rsidR="00463BCE">
        <w:rPr>
          <w:color w:val="404040"/>
        </w:rPr>
        <w:t>,</w:t>
      </w:r>
      <w:r w:rsidRPr="00205770">
        <w:rPr>
          <w:color w:val="404040"/>
        </w:rPr>
        <w:t xml:space="preserve">” </w:t>
      </w:r>
      <w:proofErr w:type="spellStart"/>
      <w:r w:rsidRPr="00205770">
        <w:rPr>
          <w:i/>
          <w:color w:val="404040"/>
        </w:rPr>
        <w:t>Econometrica</w:t>
      </w:r>
      <w:proofErr w:type="spellEnd"/>
      <w:r w:rsidRPr="00205770">
        <w:rPr>
          <w:color w:val="404040"/>
        </w:rPr>
        <w:t>, 45(5), 1099-1115.</w:t>
      </w:r>
      <w:ins w:id="2356" w:author="davidlgreene49@gmail.com" w:date="2025-06-17T13:36:00Z" w16du:dateUtc="2025-06-17T17:36:00Z">
        <w:r w:rsidR="00DC51BF">
          <w:rPr>
            <w:color w:val="404040"/>
          </w:rPr>
          <w:t xml:space="preserve"> </w:t>
        </w:r>
        <w:r w:rsidR="00DC51BF">
          <w:rPr>
            <w:color w:val="404040"/>
          </w:rPr>
          <w:fldChar w:fldCharType="begin"/>
        </w:r>
        <w:r w:rsidR="00DC51BF">
          <w:rPr>
            <w:color w:val="404040"/>
          </w:rPr>
          <w:instrText>HYPERLINK "</w:instrText>
        </w:r>
        <w:r w:rsidR="00DC51BF" w:rsidRPr="00DC51BF">
          <w:rPr>
            <w:color w:val="404040"/>
          </w:rPr>
          <w:instrText>https://www.jstor.org/stable/1914061</w:instrText>
        </w:r>
        <w:r w:rsidR="00DC51BF">
          <w:rPr>
            <w:color w:val="404040"/>
          </w:rPr>
          <w:instrText>"</w:instrText>
        </w:r>
        <w:r w:rsidR="00DC51BF">
          <w:rPr>
            <w:color w:val="404040"/>
          </w:rPr>
          <w:fldChar w:fldCharType="separate"/>
        </w:r>
        <w:r w:rsidR="00DC51BF" w:rsidRPr="005D3412">
          <w:rPr>
            <w:rStyle w:val="Hyperlink"/>
          </w:rPr>
          <w:t>https://www.jstor.org/stable/1914061</w:t>
        </w:r>
        <w:r w:rsidR="00DC51BF">
          <w:rPr>
            <w:color w:val="404040"/>
          </w:rPr>
          <w:fldChar w:fldCharType="end"/>
        </w:r>
        <w:r w:rsidR="00DC51BF">
          <w:rPr>
            <w:color w:val="404040"/>
          </w:rPr>
          <w:t xml:space="preserve"> .</w:t>
        </w:r>
      </w:ins>
    </w:p>
    <w:p w14:paraId="5B961DB4" w14:textId="02936B40" w:rsidR="00DC51BF" w:rsidRPr="00DC51BF" w:rsidRDefault="00DC51BF" w:rsidP="00DC51BF">
      <w:pPr>
        <w:pStyle w:val="ListParagraph"/>
        <w:widowControl w:val="0"/>
        <w:numPr>
          <w:ilvl w:val="0"/>
          <w:numId w:val="2"/>
        </w:numPr>
        <w:tabs>
          <w:tab w:val="left" w:pos="861"/>
        </w:tabs>
        <w:autoSpaceDE w:val="0"/>
        <w:autoSpaceDN w:val="0"/>
        <w:spacing w:after="0" w:line="256" w:lineRule="auto"/>
        <w:ind w:right="408"/>
        <w:rPr>
          <w:ins w:id="2357" w:author="davidlgreene49@gmail.com" w:date="2025-06-17T13:36:00Z" w16du:dateUtc="2025-06-17T17:36:00Z"/>
          <w:rPrChange w:id="2358" w:author="davidlgreene49@gmail.com" w:date="2025-06-17T13:38:00Z" w16du:dateUtc="2025-06-17T17:38:00Z">
            <w:rPr>
              <w:ins w:id="2359" w:author="davidlgreene49@gmail.com" w:date="2025-06-17T13:36:00Z" w16du:dateUtc="2025-06-17T17:36:00Z"/>
              <w:color w:val="404040"/>
            </w:rPr>
          </w:rPrChange>
        </w:rPr>
        <w:pPrChange w:id="2360" w:author="davidlgreene49@gmail.com" w:date="2025-06-17T13:40:00Z" w16du:dateUtc="2025-06-17T17:40:00Z">
          <w:pPr>
            <w:pStyle w:val="ListParagraph"/>
            <w:widowControl w:val="0"/>
            <w:numPr>
              <w:numId w:val="2"/>
            </w:numPr>
            <w:tabs>
              <w:tab w:val="left" w:pos="861"/>
            </w:tabs>
            <w:autoSpaceDE w:val="0"/>
            <w:autoSpaceDN w:val="0"/>
            <w:spacing w:after="0" w:line="256" w:lineRule="auto"/>
            <w:ind w:right="408" w:hanging="360"/>
            <w:contextualSpacing w:val="0"/>
          </w:pPr>
        </w:pPrChange>
      </w:pPr>
      <w:ins w:id="2361" w:author="davidlgreene49@gmail.com" w:date="2025-06-17T13:37:00Z" w16du:dateUtc="2025-06-17T17:37:00Z">
        <w:r w:rsidRPr="00DC51BF">
          <w:rPr>
            <w:color w:val="404040"/>
          </w:rPr>
          <w:t>Shi, Y.</w:t>
        </w:r>
        <w:r w:rsidRPr="00DC51BF">
          <w:t xml:space="preserve">, T. </w:t>
        </w:r>
        <w:proofErr w:type="spellStart"/>
        <w:r w:rsidRPr="00DC51BF">
          <w:t>Arthanari</w:t>
        </w:r>
        <w:proofErr w:type="spellEnd"/>
        <w:r w:rsidRPr="00DC51BF">
          <w:t xml:space="preserve">, </w:t>
        </w:r>
      </w:ins>
      <w:ins w:id="2362" w:author="davidlgreene49@gmail.com" w:date="2025-06-17T13:38:00Z" w16du:dateUtc="2025-06-17T17:38:00Z">
        <w:r w:rsidRPr="00DC51BF">
          <w:t>V. Ve</w:t>
        </w:r>
        <w:r w:rsidRPr="00DC51BF">
          <w:rPr>
            <w:rPrChange w:id="2363" w:author="davidlgreene49@gmail.com" w:date="2025-06-17T13:38:00Z" w16du:dateUtc="2025-06-17T17:38:00Z">
              <w:rPr>
                <w:lang w:val="es-ES"/>
              </w:rPr>
            </w:rPrChange>
          </w:rPr>
          <w:t>nkatesh</w:t>
        </w:r>
        <w:r>
          <w:t xml:space="preserve">, S. Islam and V. Mani, 2022. </w:t>
        </w:r>
      </w:ins>
      <w:ins w:id="2364" w:author="davidlgreene49@gmail.com" w:date="2025-06-17T13:39:00Z" w16du:dateUtc="2025-06-17T17:39:00Z">
        <w:r>
          <w:t>“</w:t>
        </w:r>
        <w:proofErr w:type="spellStart"/>
        <w:r>
          <w:t>Usedvehicle</w:t>
        </w:r>
        <w:proofErr w:type="spellEnd"/>
        <w:r>
          <w:t xml:space="preserve"> global supply chains: perspectives</w:t>
        </w:r>
        <w:r>
          <w:t xml:space="preserve"> </w:t>
        </w:r>
        <w:r>
          <w:t>on</w:t>
        </w:r>
        <w:r>
          <w:t xml:space="preserve"> </w:t>
        </w:r>
        <w:r>
          <w:t>a</w:t>
        </w:r>
        <w:r>
          <w:t xml:space="preserve"> </w:t>
        </w:r>
        <w:r>
          <w:t>direct-import model</w:t>
        </w:r>
        <w:r>
          <w:t xml:space="preserve">”. </w:t>
        </w:r>
      </w:ins>
      <w:ins w:id="2365" w:author="davidlgreene49@gmail.com" w:date="2025-06-17T13:40:00Z" w16du:dateUtc="2025-06-17T17:40:00Z">
        <w:r>
          <w:t xml:space="preserve">Supply Chain Management: An </w:t>
        </w:r>
        <w:r>
          <w:lastRenderedPageBreak/>
          <w:t>International Journal</w:t>
        </w:r>
        <w:r>
          <w:t>.</w:t>
        </w:r>
        <w:r>
          <w:t xml:space="preserve"> 27</w:t>
        </w:r>
        <w:r>
          <w:t>(</w:t>
        </w:r>
        <w:r>
          <w:t>3</w:t>
        </w:r>
        <w:r>
          <w:t>):</w:t>
        </w:r>
        <w:r>
          <w:t xml:space="preserve"> 333–347</w:t>
        </w:r>
        <w:r>
          <w:t xml:space="preserve">. </w:t>
        </w:r>
        <w:r>
          <w:fldChar w:fldCharType="begin"/>
        </w:r>
        <w:r>
          <w:instrText>HYPERLINK "https://doi.org/</w:instrText>
        </w:r>
        <w:r>
          <w:instrText>10.1108/SCM-06-2020-0238</w:instrText>
        </w:r>
        <w:r>
          <w:instrText>"</w:instrText>
        </w:r>
        <w:r>
          <w:fldChar w:fldCharType="separate"/>
        </w:r>
        <w:r w:rsidRPr="005D3412">
          <w:rPr>
            <w:rStyle w:val="Hyperlink"/>
          </w:rPr>
          <w:t>https://doi.org/10.1108/SCM-06-2020-0238</w:t>
        </w:r>
        <w:r>
          <w:fldChar w:fldCharType="end"/>
        </w:r>
        <w:r>
          <w:t xml:space="preserve"> .</w:t>
        </w:r>
      </w:ins>
    </w:p>
    <w:p w14:paraId="01314A37" w14:textId="13DD2FF6" w:rsidR="00DC51BF" w:rsidRPr="00DC51BF" w:rsidDel="00DC51BF" w:rsidRDefault="00DC51BF" w:rsidP="00DC51BF">
      <w:pPr>
        <w:widowControl w:val="0"/>
        <w:tabs>
          <w:tab w:val="left" w:pos="861"/>
        </w:tabs>
        <w:autoSpaceDE w:val="0"/>
        <w:autoSpaceDN w:val="0"/>
        <w:spacing w:after="0" w:line="256" w:lineRule="auto"/>
        <w:ind w:right="408"/>
        <w:rPr>
          <w:del w:id="2366" w:author="davidlgreene49@gmail.com" w:date="2025-06-17T13:36:00Z" w16du:dateUtc="2025-06-17T17:36:00Z"/>
        </w:rPr>
        <w:pPrChange w:id="2367" w:author="davidlgreene49@gmail.com" w:date="2025-06-17T13:37:00Z" w16du:dateUtc="2025-06-17T17:37:00Z">
          <w:pPr>
            <w:widowControl w:val="0"/>
            <w:tabs>
              <w:tab w:val="left" w:pos="861"/>
            </w:tabs>
            <w:autoSpaceDE w:val="0"/>
            <w:autoSpaceDN w:val="0"/>
            <w:spacing w:after="0" w:line="256" w:lineRule="auto"/>
            <w:ind w:left="360" w:right="408"/>
          </w:pPr>
        </w:pPrChange>
      </w:pPr>
    </w:p>
    <w:p w14:paraId="294B1832" w14:textId="17A8F2D1" w:rsidR="00DC51BF" w:rsidRPr="00DC51BF" w:rsidRDefault="00277D42" w:rsidP="00DC51BF">
      <w:pPr>
        <w:widowControl w:val="0"/>
        <w:tabs>
          <w:tab w:val="left" w:pos="861"/>
        </w:tabs>
        <w:autoSpaceDE w:val="0"/>
        <w:autoSpaceDN w:val="0"/>
        <w:spacing w:after="0" w:line="256" w:lineRule="auto"/>
        <w:ind w:right="408"/>
        <w:pPrChange w:id="2368" w:author="davidlgreene49@gmail.com" w:date="2025-06-17T13:36:00Z" w16du:dateUtc="2025-06-17T17:36:00Z">
          <w:pPr>
            <w:widowControl w:val="0"/>
            <w:tabs>
              <w:tab w:val="left" w:pos="861"/>
            </w:tabs>
            <w:autoSpaceDE w:val="0"/>
            <w:autoSpaceDN w:val="0"/>
            <w:spacing w:after="0" w:line="256" w:lineRule="auto"/>
            <w:ind w:left="360" w:right="408"/>
          </w:pPr>
        </w:pPrChange>
      </w:pPr>
      <w:del w:id="2369" w:author="davidlgreene49@gmail.com" w:date="2025-06-17T13:36:00Z" w16du:dateUtc="2025-06-17T17:36:00Z">
        <w:r w:rsidRPr="00DC51BF" w:rsidDel="00DC51BF">
          <w:delText xml:space="preserve">   </w:delText>
        </w:r>
      </w:del>
      <w:del w:id="2370" w:author="davidlgreene49@gmail.com" w:date="2025-06-17T13:35:00Z" w16du:dateUtc="2025-06-17T17:35:00Z">
        <w:r w:rsidRPr="00DC51BF" w:rsidDel="00DC51BF">
          <w:delText xml:space="preserve">     </w:delText>
        </w:r>
      </w:del>
    </w:p>
    <w:p w14:paraId="22E30611" w14:textId="0D7DC552" w:rsidR="00F710A6" w:rsidRPr="00F710A6" w:rsidRDefault="00F710A6" w:rsidP="00936574">
      <w:pPr>
        <w:pStyle w:val="ListParagraph"/>
        <w:numPr>
          <w:ilvl w:val="0"/>
          <w:numId w:val="2"/>
        </w:numPr>
        <w:rPr>
          <w:ins w:id="2371" w:author="davidlgreene49@gmail.com" w:date="2025-06-13T10:41:00Z"/>
          <w:bCs/>
        </w:rPr>
      </w:pPr>
      <w:ins w:id="2372" w:author="davidlgreene49@gmail.com" w:date="2025-06-13T10:41:00Z">
        <w:r w:rsidRPr="00F42AB1">
          <w:rPr>
            <w:bCs/>
          </w:rPr>
          <w:t xml:space="preserve">Stata Corp., 2025. </w:t>
        </w:r>
      </w:ins>
      <w:ins w:id="2373" w:author="davidlgreene49@gmail.com" w:date="2025-06-13T10:42:00Z">
        <w:r w:rsidRPr="00F710A6">
          <w:rPr>
            <w:bCs/>
            <w:i/>
            <w:iCs/>
          </w:rPr>
          <w:t>Stata 19 Lasso Refe</w:t>
        </w:r>
        <w:r w:rsidRPr="00F710A6">
          <w:rPr>
            <w:bCs/>
            <w:i/>
            <w:iCs/>
            <w:rPrChange w:id="2374" w:author="davidlgreene49@gmail.com" w:date="2025-06-13T10:42:00Z">
              <w:rPr>
                <w:bCs/>
                <w:i/>
                <w:iCs/>
                <w:lang w:val="es-ES"/>
              </w:rPr>
            </w:rPrChange>
          </w:rPr>
          <w:t>rence Manual</w:t>
        </w:r>
        <w:r w:rsidRPr="00F710A6">
          <w:rPr>
            <w:bCs/>
            <w:rPrChange w:id="2375" w:author="davidlgreene49@gmail.com" w:date="2025-06-13T10:42:00Z">
              <w:rPr>
                <w:bCs/>
                <w:lang w:val="es-ES"/>
              </w:rPr>
            </w:rPrChange>
          </w:rPr>
          <w:t>, College</w:t>
        </w:r>
        <w:r>
          <w:rPr>
            <w:bCs/>
          </w:rPr>
          <w:t xml:space="preserve"> Station Texas, Stata Press.</w:t>
        </w:r>
      </w:ins>
    </w:p>
    <w:p w14:paraId="006E74AC" w14:textId="751ADED2" w:rsidR="00FD7348" w:rsidRDefault="00FD7348" w:rsidP="00936574">
      <w:pPr>
        <w:pStyle w:val="ListParagraph"/>
        <w:numPr>
          <w:ilvl w:val="0"/>
          <w:numId w:val="2"/>
        </w:numPr>
        <w:rPr>
          <w:ins w:id="2376" w:author="davidlgreene49@gmail.com" w:date="2025-06-13T10:20:00Z"/>
          <w:bCs/>
        </w:rPr>
      </w:pPr>
      <w:proofErr w:type="spellStart"/>
      <w:ins w:id="2377" w:author="davidlgreene49@gmail.com" w:date="2025-06-13T10:21:00Z">
        <w:r>
          <w:rPr>
            <w:bCs/>
          </w:rPr>
          <w:t>Tibshirani</w:t>
        </w:r>
        <w:proofErr w:type="spellEnd"/>
        <w:r>
          <w:rPr>
            <w:bCs/>
          </w:rPr>
          <w:t>, R., 1996. “</w:t>
        </w:r>
        <w:r w:rsidRPr="00FD7348">
          <w:rPr>
            <w:bCs/>
          </w:rPr>
          <w:t>Regression Shrinkage and Selection Via the Lasso</w:t>
        </w:r>
        <w:r w:rsidRPr="00FD7348">
          <w:rPr>
            <w:bCs/>
            <w:i/>
            <w:iCs/>
            <w:rPrChange w:id="2378" w:author="davidlgreene49@gmail.com" w:date="2025-06-13T10:22:00Z">
              <w:rPr>
                <w:bCs/>
              </w:rPr>
            </w:rPrChange>
          </w:rPr>
          <w:t xml:space="preserve">”, </w:t>
        </w:r>
      </w:ins>
      <w:ins w:id="2379" w:author="davidlgreene49@gmail.com" w:date="2025-06-13T10:22:00Z">
        <w:r w:rsidRPr="00FD7348">
          <w:rPr>
            <w:bCs/>
            <w:i/>
            <w:iCs/>
            <w:rPrChange w:id="2380" w:author="davidlgreene49@gmail.com" w:date="2025-06-13T10:22:00Z">
              <w:rPr>
                <w:bCs/>
              </w:rPr>
            </w:rPrChange>
          </w:rPr>
          <w:t>Journal of the Royal Statistical Society</w:t>
        </w:r>
        <w:r w:rsidRPr="00FD7348">
          <w:rPr>
            <w:bCs/>
          </w:rPr>
          <w:t>: Series B (Methodological), 58</w:t>
        </w:r>
        <w:r>
          <w:rPr>
            <w:bCs/>
          </w:rPr>
          <w:t>(</w:t>
        </w:r>
        <w:r w:rsidRPr="00FD7348">
          <w:rPr>
            <w:bCs/>
          </w:rPr>
          <w:t>1</w:t>
        </w:r>
        <w:r>
          <w:rPr>
            <w:bCs/>
          </w:rPr>
          <w:t>):</w:t>
        </w:r>
        <w:r w:rsidRPr="00FD7348">
          <w:rPr>
            <w:bCs/>
          </w:rPr>
          <w:t>267–288, https://doi.org/10.1111/j.2517-6161.1996.tb02080.x</w:t>
        </w:r>
      </w:ins>
    </w:p>
    <w:p w14:paraId="2D84DF47" w14:textId="49669BA9" w:rsidR="003204AE" w:rsidRPr="00205770" w:rsidRDefault="003204AE" w:rsidP="00936574">
      <w:pPr>
        <w:pStyle w:val="ListParagraph"/>
        <w:numPr>
          <w:ilvl w:val="0"/>
          <w:numId w:val="2"/>
        </w:numPr>
        <w:rPr>
          <w:bCs/>
        </w:rPr>
      </w:pPr>
      <w:r w:rsidRPr="00205770">
        <w:rPr>
          <w:bCs/>
        </w:rPr>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58" w:history="1">
        <w:r w:rsidR="00936574" w:rsidRPr="00205770">
          <w:rPr>
            <w:rStyle w:val="Hyperlink"/>
            <w:rFonts w:ascii="Arial" w:eastAsia="Times New Roman" w:hAnsi="Arial" w:cs="Arial"/>
            <w:sz w:val="20"/>
            <w:szCs w:val="20"/>
          </w:rPr>
          <w:t>https://www.census.gov/data/tables/time-series/demo/geographic-mobility/state-to-state-migration.html</w:t>
        </w:r>
      </w:hyperlink>
      <w:del w:id="2381" w:author="Leard, Ben" w:date="2025-06-05T10:33:00Z">
        <w:r w:rsidR="00936574" w:rsidRPr="00205770" w:rsidDel="00A85630">
          <w:rPr>
            <w:rFonts w:ascii="Arial" w:eastAsia="Times New Roman" w:hAnsi="Arial" w:cs="Arial"/>
            <w:sz w:val="20"/>
            <w:szCs w:val="20"/>
          </w:rPr>
          <w:delText xml:space="preserve"> </w:delText>
        </w:r>
      </w:del>
      <w:r w:rsidR="00936574" w:rsidRPr="00205770">
        <w:rPr>
          <w:rFonts w:ascii="Arial" w:eastAsia="Times New Roman" w:hAnsi="Arial" w:cs="Arial"/>
          <w:b/>
          <w:bCs/>
          <w:sz w:val="20"/>
          <w:szCs w:val="20"/>
        </w:rPr>
        <w:t>.</w:t>
      </w:r>
    </w:p>
    <w:p w14:paraId="2F097BEC" w14:textId="632B84F5" w:rsidR="003C3A55" w:rsidRPr="00205770" w:rsidRDefault="003C3A55" w:rsidP="00936574">
      <w:pPr>
        <w:pStyle w:val="ListParagraph"/>
        <w:numPr>
          <w:ilvl w:val="0"/>
          <w:numId w:val="2"/>
        </w:numPr>
        <w:rPr>
          <w:bCs/>
        </w:rPr>
      </w:pPr>
      <w:r w:rsidRPr="00205770">
        <w:rPr>
          <w:bCs/>
        </w:rPr>
        <w:t>U.S. Census Bureau, 2024b. “State Population Totals and Components of Change: 2020-2023</w:t>
      </w:r>
      <w:r w:rsidR="003449F9">
        <w:rPr>
          <w:bCs/>
        </w:rPr>
        <w:t>,</w:t>
      </w:r>
      <w:r w:rsidRPr="00205770">
        <w:rPr>
          <w:bCs/>
        </w:rPr>
        <w:t>”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w:t>
      </w:r>
      <w:r w:rsidR="003449F9">
        <w:rPr>
          <w:bCs/>
        </w:rPr>
        <w:t>.</w:t>
      </w:r>
      <w:r w:rsidRPr="00205770">
        <w:rPr>
          <w:bCs/>
        </w:rPr>
        <w:t xml:space="preserve">” </w:t>
      </w:r>
      <w:hyperlink r:id="rId59" w:history="1">
        <w:r w:rsidRPr="00205770">
          <w:rPr>
            <w:rStyle w:val="Hyperlink"/>
            <w:bCs/>
          </w:rPr>
          <w:t>https://www.census.gov/data/tables/time-series/demo/popest/2020s-state-total.html</w:t>
        </w:r>
      </w:hyperlink>
      <w:del w:id="2382" w:author="Leard, Ben" w:date="2025-06-05T10:33:00Z">
        <w:r w:rsidRPr="00205770" w:rsidDel="00A85630">
          <w:rPr>
            <w:bCs/>
          </w:rPr>
          <w:delText xml:space="preserve"> </w:delText>
        </w:r>
      </w:del>
      <w:r w:rsidRPr="00205770">
        <w:rPr>
          <w:bCs/>
        </w:rPr>
        <w:t>.</w:t>
      </w:r>
    </w:p>
    <w:p w14:paraId="1E9A17FE" w14:textId="7C7440E1" w:rsidR="00F27A99" w:rsidRDefault="00F27A99" w:rsidP="00936574">
      <w:pPr>
        <w:pStyle w:val="ListParagraph"/>
        <w:numPr>
          <w:ilvl w:val="0"/>
          <w:numId w:val="2"/>
        </w:numPr>
        <w:rPr>
          <w:ins w:id="2383" w:author="Greene, David" w:date="2025-06-16T09:49:00Z"/>
          <w:bCs/>
        </w:rPr>
      </w:pPr>
      <w:r w:rsidRPr="00205770">
        <w:rPr>
          <w:bCs/>
        </w:rPr>
        <w:t>U.S. Census Bureau, 2024c. “Historical Population Change Data (1910-2020</w:t>
      </w:r>
      <w:r w:rsidR="00515665">
        <w:rPr>
          <w:bCs/>
        </w:rPr>
        <w:t>)</w:t>
      </w:r>
      <w:r w:rsidR="003449F9">
        <w:rPr>
          <w:bCs/>
        </w:rPr>
        <w:t>.</w:t>
      </w:r>
      <w:r w:rsidRPr="00205770">
        <w:rPr>
          <w:bCs/>
        </w:rPr>
        <w:t xml:space="preserve">” </w:t>
      </w:r>
      <w:hyperlink r:id="rId60" w:history="1">
        <w:r w:rsidR="00733BA6" w:rsidRPr="00205770">
          <w:rPr>
            <w:rStyle w:val="Hyperlink"/>
            <w:bCs/>
          </w:rPr>
          <w:t>https://www.census.gov/data/tables/time-series/dec/popchange-data-text.html</w:t>
        </w:r>
      </w:hyperlink>
      <w:del w:id="2384" w:author="Leard, Ben" w:date="2025-06-05T10:33:00Z">
        <w:r w:rsidR="00733BA6" w:rsidRPr="00205770" w:rsidDel="00A85630">
          <w:rPr>
            <w:bCs/>
          </w:rPr>
          <w:delText xml:space="preserve"> </w:delText>
        </w:r>
      </w:del>
      <w:r w:rsidR="00733BA6" w:rsidRPr="00205770">
        <w:rPr>
          <w:bCs/>
        </w:rPr>
        <w:t>.</w:t>
      </w:r>
    </w:p>
    <w:p w14:paraId="12E9E9D2" w14:textId="17A8707F" w:rsidR="00B931FA" w:rsidRPr="00205770" w:rsidRDefault="00B931FA" w:rsidP="00936574">
      <w:pPr>
        <w:pStyle w:val="ListParagraph"/>
        <w:numPr>
          <w:ilvl w:val="0"/>
          <w:numId w:val="2"/>
        </w:numPr>
        <w:rPr>
          <w:bCs/>
        </w:rPr>
      </w:pPr>
      <w:ins w:id="2385" w:author="Greene, David" w:date="2025-06-16T09:49:00Z">
        <w:r w:rsidRPr="00B931FA">
          <w:rPr>
            <w:bCs/>
          </w:rPr>
          <w:t>U.S. Census Bureau,</w:t>
        </w:r>
      </w:ins>
      <w:ins w:id="2386" w:author="Greene, David" w:date="2025-06-16T09:50:00Z">
        <w:r>
          <w:rPr>
            <w:bCs/>
          </w:rPr>
          <w:t xml:space="preserve"> 2024d.</w:t>
        </w:r>
      </w:ins>
      <w:ins w:id="2387" w:author="Greene, David" w:date="2025-06-16T09:49:00Z">
        <w:r w:rsidRPr="00B931FA">
          <w:rPr>
            <w:bCs/>
          </w:rPr>
          <w:t xml:space="preserve"> State Area Measurements and Internal Point Coordinates 2010, accessed at </w:t>
        </w:r>
        <w:r w:rsidRPr="00B931FA">
          <w:rPr>
            <w:bCs/>
          </w:rPr>
          <w:fldChar w:fldCharType="begin"/>
        </w:r>
        <w:r w:rsidRPr="00B931FA">
          <w:rPr>
            <w:bCs/>
          </w:rPr>
          <w:instrText xml:space="preserve"> HYPERLINK "https://www.census.gov/geographies/reference-files/2010/geo/state-area.html" </w:instrText>
        </w:r>
        <w:r w:rsidRPr="00B931FA">
          <w:rPr>
            <w:bCs/>
          </w:rPr>
        </w:r>
        <w:r w:rsidRPr="00B931FA">
          <w:rPr>
            <w:bCs/>
          </w:rPr>
          <w:fldChar w:fldCharType="separate"/>
        </w:r>
        <w:r w:rsidRPr="00B931FA">
          <w:rPr>
            <w:rStyle w:val="Hyperlink"/>
            <w:bCs/>
          </w:rPr>
          <w:t>https://www.census.gov/geographies/reference-files/2010/geo/state-area.html</w:t>
        </w:r>
        <w:r w:rsidRPr="00B931FA">
          <w:rPr>
            <w:bCs/>
          </w:rPr>
          <w:fldChar w:fldCharType="end"/>
        </w:r>
      </w:ins>
      <w:ins w:id="2388" w:author="Greene, David" w:date="2025-06-16T09:50:00Z">
        <w:r>
          <w:rPr>
            <w:bCs/>
          </w:rPr>
          <w:t xml:space="preserve"> .</w:t>
        </w:r>
      </w:ins>
    </w:p>
    <w:p w14:paraId="6E05869E" w14:textId="61AD7442" w:rsidR="00A66E9C" w:rsidRDefault="00A66E9C" w:rsidP="00936574">
      <w:pPr>
        <w:pStyle w:val="ListParagraph"/>
        <w:numPr>
          <w:ilvl w:val="0"/>
          <w:numId w:val="2"/>
        </w:numPr>
        <w:rPr>
          <w:ins w:id="2389" w:author="Greene, David" w:date="2025-06-16T12:44:00Z"/>
          <w:bCs/>
        </w:rPr>
      </w:pPr>
      <w:r w:rsidRPr="00C741AA">
        <w:rPr>
          <w:bCs/>
        </w:rPr>
        <w:t>U.S. Bureau of Economic Analysis (BEA), 2024. Regional Data: GDP and Personal Income, “SASUMMARY State annual summary statistics: personal income, GDP, consumer spending, price indexes, and employment</w:t>
      </w:r>
      <w:r w:rsidR="00515665">
        <w:rPr>
          <w:bCs/>
        </w:rPr>
        <w:t>,</w:t>
      </w:r>
      <w:r w:rsidRPr="00C741AA">
        <w:rPr>
          <w:bCs/>
        </w:rPr>
        <w:t xml:space="preserve">” </w:t>
      </w:r>
      <w:hyperlink r:id="rId61"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del w:id="2390" w:author="Leard, Ben" w:date="2025-06-05T10:33:00Z">
        <w:r w:rsidRPr="00C741AA" w:rsidDel="00A85630">
          <w:rPr>
            <w:bCs/>
          </w:rPr>
          <w:delText xml:space="preserve"> </w:delText>
        </w:r>
      </w:del>
      <w:r w:rsidRPr="00C741AA">
        <w:rPr>
          <w:bCs/>
        </w:rPr>
        <w:t>.</w:t>
      </w:r>
    </w:p>
    <w:p w14:paraId="5651F359" w14:textId="1BC37414" w:rsidR="008865B1" w:rsidRPr="00C741AA" w:rsidRDefault="008865B1" w:rsidP="00936574">
      <w:pPr>
        <w:pStyle w:val="ListParagraph"/>
        <w:numPr>
          <w:ilvl w:val="0"/>
          <w:numId w:val="2"/>
        </w:numPr>
        <w:rPr>
          <w:bCs/>
        </w:rPr>
      </w:pPr>
      <w:ins w:id="2391" w:author="Greene, David" w:date="2025-06-16T12:44:00Z">
        <w:r>
          <w:rPr>
            <w:bCs/>
          </w:rPr>
          <w:t>U.S. Department of Commerce, Bureau of the Census, Foreign Trade Division, TPIS Database USHS EX</w:t>
        </w:r>
      </w:ins>
      <w:ins w:id="2392" w:author="Greene, David" w:date="2025-06-16T12:45:00Z">
        <w:r>
          <w:rPr>
            <w:bCs/>
          </w:rPr>
          <w:t xml:space="preserve">PORTS, Revised Statistics for 1989-2023, Unrevised Statistics for 2024. </w:t>
        </w:r>
      </w:ins>
      <w:ins w:id="2393" w:author="Greene, David" w:date="2025-06-16T12:46:00Z">
        <w:r>
          <w:rPr>
            <w:bCs/>
          </w:rPr>
          <w:fldChar w:fldCharType="begin"/>
        </w:r>
        <w:r>
          <w:rPr>
            <w:bCs/>
          </w:rPr>
          <w:instrText xml:space="preserve"> HYPERLINK "</w:instrText>
        </w:r>
      </w:ins>
      <w:ins w:id="2394" w:author="Greene, David" w:date="2025-06-16T12:45:00Z">
        <w:r>
          <w:rPr>
            <w:bCs/>
          </w:rPr>
          <w:instrText>https://trade</w:instrText>
        </w:r>
      </w:ins>
      <w:ins w:id="2395" w:author="Greene, David" w:date="2025-06-16T12:46:00Z">
        <w:r>
          <w:rPr>
            <w:bCs/>
          </w:rPr>
          <w:instrText xml:space="preserve">.gov/data-visualization/used-vehicle-trade-data-visualization" </w:instrText>
        </w:r>
        <w:r>
          <w:rPr>
            <w:bCs/>
          </w:rPr>
        </w:r>
        <w:r>
          <w:rPr>
            <w:bCs/>
          </w:rPr>
          <w:fldChar w:fldCharType="separate"/>
        </w:r>
      </w:ins>
      <w:ins w:id="2396" w:author="Greene, David" w:date="2025-06-16T12:45:00Z">
        <w:r w:rsidRPr="003D237E">
          <w:rPr>
            <w:rStyle w:val="Hyperlink"/>
            <w:bCs/>
          </w:rPr>
          <w:t>https://trade</w:t>
        </w:r>
      </w:ins>
      <w:ins w:id="2397" w:author="Greene, David" w:date="2025-06-16T12:46:00Z">
        <w:r w:rsidRPr="003D237E">
          <w:rPr>
            <w:rStyle w:val="Hyperlink"/>
            <w:bCs/>
          </w:rPr>
          <w:t>.gov/data-visualization/used-vehicle-trade-data-visualization</w:t>
        </w:r>
        <w:r>
          <w:rPr>
            <w:bCs/>
          </w:rPr>
          <w:fldChar w:fldCharType="end"/>
        </w:r>
        <w:r>
          <w:rPr>
            <w:bCs/>
          </w:rPr>
          <w:t xml:space="preserve"> .</w:t>
        </w:r>
      </w:ins>
    </w:p>
    <w:p w14:paraId="190F5000" w14:textId="1E98D9E9" w:rsidR="00EA26EA" w:rsidRDefault="00EA26EA" w:rsidP="00936574">
      <w:pPr>
        <w:pStyle w:val="ListParagraph"/>
        <w:numPr>
          <w:ilvl w:val="0"/>
          <w:numId w:val="2"/>
        </w:numPr>
        <w:rPr>
          <w:ins w:id="2398" w:author="davidlgreene49@gmail.com" w:date="2025-06-17T13:45:00Z" w16du:dateUtc="2025-06-17T17:45:00Z"/>
          <w:bCs/>
        </w:rPr>
      </w:pPr>
      <w:r w:rsidRPr="00C741AA">
        <w:rPr>
          <w:bCs/>
        </w:rPr>
        <w:t xml:space="preserve">U.S. Department of Transportation, Bureau of Transportation Statistics, National Transportation Statistics 2025. </w:t>
      </w:r>
      <w:hyperlink r:id="rId62" w:history="1">
        <w:r w:rsidRPr="00C741AA">
          <w:rPr>
            <w:rStyle w:val="Hyperlink"/>
            <w:bCs/>
          </w:rPr>
          <w:t>https://www.bts.gov/topics/national-transportation-statistics</w:t>
        </w:r>
      </w:hyperlink>
      <w:del w:id="2399" w:author="Leard, Ben" w:date="2025-06-05T10:33:00Z">
        <w:r w:rsidRPr="00C741AA" w:rsidDel="00A85630">
          <w:rPr>
            <w:bCs/>
          </w:rPr>
          <w:delText xml:space="preserve"> </w:delText>
        </w:r>
      </w:del>
      <w:r w:rsidRPr="00C741AA">
        <w:rPr>
          <w:bCs/>
        </w:rPr>
        <w:t>, tables 1-11, 1-40 and 1-50</w:t>
      </w:r>
      <w:ins w:id="2400" w:author="davidlgreene49@gmail.com" w:date="2025-06-17T13:45:00Z" w16du:dateUtc="2025-06-17T17:45:00Z">
        <w:r w:rsidR="007025B9">
          <w:rPr>
            <w:bCs/>
          </w:rPr>
          <w:t>.</w:t>
        </w:r>
      </w:ins>
    </w:p>
    <w:p w14:paraId="5104D2FE" w14:textId="1F18AE07" w:rsidR="007025B9" w:rsidRPr="007025B9" w:rsidRDefault="007025B9" w:rsidP="007025B9">
      <w:pPr>
        <w:pStyle w:val="ListParagraph"/>
        <w:numPr>
          <w:ilvl w:val="0"/>
          <w:numId w:val="2"/>
        </w:numPr>
        <w:rPr>
          <w:bCs/>
        </w:rPr>
      </w:pPr>
      <w:ins w:id="2401" w:author="davidlgreene49@gmail.com" w:date="2025-06-17T13:45:00Z" w16du:dateUtc="2025-06-17T17:45:00Z">
        <w:r w:rsidRPr="007025B9">
          <w:rPr>
            <w:bCs/>
          </w:rPr>
          <w:t xml:space="preserve">Velten, </w:t>
        </w:r>
      </w:ins>
      <w:ins w:id="2402" w:author="davidlgreene49@gmail.com" w:date="2025-06-17T13:46:00Z" w16du:dateUtc="2025-06-17T17:46:00Z">
        <w:r w:rsidRPr="007025B9">
          <w:rPr>
            <w:bCs/>
          </w:rPr>
          <w:t>E., C. Brauer, a</w:t>
        </w:r>
        <w:r w:rsidRPr="007025B9">
          <w:rPr>
            <w:bCs/>
            <w:rPrChange w:id="2403" w:author="davidlgreene49@gmail.com" w:date="2025-06-17T13:46:00Z" w16du:dateUtc="2025-06-17T17:46:00Z">
              <w:rPr>
                <w:bCs/>
                <w:lang w:val="es-ES"/>
              </w:rPr>
            </w:rPrChange>
          </w:rPr>
          <w:t>nd</w:t>
        </w:r>
        <w:r>
          <w:rPr>
            <w:bCs/>
          </w:rPr>
          <w:t xml:space="preserve"> J.-E. Thie, </w:t>
        </w:r>
      </w:ins>
      <w:ins w:id="2404" w:author="davidlgreene49@gmail.com" w:date="2025-06-17T13:47:00Z" w16du:dateUtc="2025-06-17T17:47:00Z">
        <w:r>
          <w:rPr>
            <w:bCs/>
          </w:rPr>
          <w:t>2020. “</w:t>
        </w:r>
        <w:r w:rsidRPr="007025B9">
          <w:rPr>
            <w:bCs/>
          </w:rPr>
          <w:t>Used vehicle trade and fleet composition in Europe</w:t>
        </w:r>
        <w:r w:rsidRPr="007025B9">
          <w:rPr>
            <w:bCs/>
          </w:rPr>
          <w:t>”.</w:t>
        </w:r>
        <w:r>
          <w:rPr>
            <w:bCs/>
          </w:rPr>
          <w:t xml:space="preserve"> </w:t>
        </w:r>
        <w:r w:rsidRPr="007025B9">
          <w:rPr>
            <w:bCs/>
          </w:rPr>
          <w:t>Final report of the project “Used vehicle trade and fleet composition in Europe” on behalf of the EEA. Ecologic Institute and Fraunhofer Institute for Systems and Innovation Research ISI: Berlin, Karlsruhe.</w:t>
        </w:r>
      </w:ins>
    </w:p>
    <w:p w14:paraId="087C679A" w14:textId="76437D67" w:rsidR="00977EEF" w:rsidRPr="008C7538"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Scrappage</w:t>
      </w:r>
      <w:r w:rsidR="00515665">
        <w:rPr>
          <w:color w:val="404040"/>
        </w:rPr>
        <w:t>,</w:t>
      </w:r>
      <w:r w:rsidRPr="008C7538">
        <w:rPr>
          <w:color w:val="404040"/>
        </w:rPr>
        <w:t xml:space="preserv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6FA49ECB" w14:textId="77777777" w:rsidR="00633792" w:rsidRDefault="00633792" w:rsidP="00633792"/>
    <w:p w14:paraId="196CCC8E" w14:textId="77777777" w:rsidR="00633792" w:rsidRDefault="00633792" w:rsidP="00633792"/>
    <w:p w14:paraId="02C7E36A" w14:textId="2FC4EA39" w:rsidR="002944A6" w:rsidRDefault="002944A6">
      <w:r>
        <w:br w:type="page"/>
      </w:r>
    </w:p>
    <w:p w14:paraId="305A6400" w14:textId="78755596" w:rsidR="00244586" w:rsidRPr="002944A6" w:rsidRDefault="002944A6" w:rsidP="002944A6">
      <w:pPr>
        <w:jc w:val="center"/>
        <w:rPr>
          <w:b/>
          <w:bCs/>
          <w:sz w:val="24"/>
          <w:szCs w:val="24"/>
          <w:lang w:val="fr-FR"/>
        </w:rPr>
      </w:pPr>
      <w:r w:rsidRPr="002944A6">
        <w:rPr>
          <w:b/>
          <w:bCs/>
          <w:sz w:val="24"/>
          <w:szCs w:val="24"/>
          <w:lang w:val="fr-FR"/>
        </w:rPr>
        <w:lastRenderedPageBreak/>
        <w:t>Appendix</w:t>
      </w:r>
      <w:r w:rsidR="005E0EC5">
        <w:rPr>
          <w:b/>
          <w:bCs/>
          <w:sz w:val="24"/>
          <w:szCs w:val="24"/>
          <w:lang w:val="fr-FR"/>
        </w:rPr>
        <w:t xml:space="preserve"> A</w:t>
      </w:r>
      <w:r w:rsidRPr="002944A6">
        <w:rPr>
          <w:b/>
          <w:bCs/>
          <w:sz w:val="24"/>
          <w:szCs w:val="24"/>
          <w:lang w:val="fr-FR"/>
        </w:rPr>
        <w:t xml:space="preserve">. State </w:t>
      </w:r>
      <w:proofErr w:type="spellStart"/>
      <w:r w:rsidRPr="002944A6">
        <w:rPr>
          <w:b/>
          <w:bCs/>
          <w:sz w:val="24"/>
          <w:szCs w:val="24"/>
          <w:lang w:val="fr-FR"/>
        </w:rPr>
        <w:t>Vehicle</w:t>
      </w:r>
      <w:proofErr w:type="spellEnd"/>
      <w:r w:rsidRPr="002944A6">
        <w:rPr>
          <w:b/>
          <w:bCs/>
          <w:sz w:val="24"/>
          <w:szCs w:val="24"/>
          <w:lang w:val="fr-FR"/>
        </w:rPr>
        <w:t xml:space="preserve"> Survival Model Estimation </w:t>
      </w:r>
      <w:proofErr w:type="spellStart"/>
      <w:r w:rsidRPr="002944A6">
        <w:rPr>
          <w:b/>
          <w:bCs/>
          <w:sz w:val="24"/>
          <w:szCs w:val="24"/>
          <w:lang w:val="fr-FR"/>
        </w:rPr>
        <w:t>Results</w:t>
      </w:r>
      <w:proofErr w:type="spellEnd"/>
    </w:p>
    <w:p w14:paraId="27DD72CE" w14:textId="5502810E" w:rsidR="002944A6" w:rsidRPr="002944A6" w:rsidRDefault="002944A6" w:rsidP="00244586">
      <w:pPr>
        <w:rPr>
          <w:b/>
          <w:bCs/>
          <w:lang w:val="fr-FR"/>
        </w:rPr>
      </w:pPr>
      <w:r w:rsidRPr="002944A6">
        <w:rPr>
          <w:b/>
          <w:bCs/>
          <w:lang w:val="fr-FR"/>
        </w:rPr>
        <w:t>Passenger Cars</w:t>
      </w:r>
    </w:p>
    <w:p w14:paraId="496C08CA" w14:textId="325AD5C5" w:rsidR="00244586" w:rsidRDefault="00D17906" w:rsidP="00DE368B">
      <w:pPr>
        <w:jc w:val="center"/>
      </w:pPr>
      <w:r w:rsidRPr="00D17906">
        <w:rPr>
          <w:noProof/>
        </w:rPr>
        <w:drawing>
          <wp:inline distT="0" distB="0" distL="0" distR="0" wp14:anchorId="1486E9B4" wp14:editId="30C32859">
            <wp:extent cx="5048250" cy="7556500"/>
            <wp:effectExtent l="0" t="0" r="0" b="6350"/>
            <wp:docPr id="212903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a:extLst>
                        <a:ext uri="{28A0092B-C50C-407E-A947-70E740481C1C}">
                          <a14:useLocalDpi xmlns:a14="http://schemas.microsoft.com/office/drawing/2010/main" val="0"/>
                        </a:ext>
                      </a:extLst>
                    </a:blip>
                    <a:srcRect r="49038" b="-507"/>
                    <a:stretch/>
                  </pic:blipFill>
                  <pic:spPr bwMode="auto">
                    <a:xfrm>
                      <a:off x="0" y="0"/>
                      <a:ext cx="5056628" cy="7569040"/>
                    </a:xfrm>
                    <a:prstGeom prst="rect">
                      <a:avLst/>
                    </a:prstGeom>
                    <a:noFill/>
                    <a:ln>
                      <a:noFill/>
                    </a:ln>
                    <a:extLst>
                      <a:ext uri="{53640926-AAD7-44D8-BBD7-CCE9431645EC}">
                        <a14:shadowObscured xmlns:a14="http://schemas.microsoft.com/office/drawing/2010/main"/>
                      </a:ext>
                    </a:extLst>
                  </pic:spPr>
                </pic:pic>
              </a:graphicData>
            </a:graphic>
          </wp:inline>
        </w:drawing>
      </w:r>
    </w:p>
    <w:p w14:paraId="439FA839" w14:textId="60DCE3CE" w:rsidR="003951DD" w:rsidRDefault="00D17906" w:rsidP="00DE368B">
      <w:pPr>
        <w:jc w:val="center"/>
      </w:pPr>
      <w:r w:rsidRPr="00D17906">
        <w:rPr>
          <w:noProof/>
        </w:rPr>
        <w:lastRenderedPageBreak/>
        <w:drawing>
          <wp:inline distT="0" distB="0" distL="0" distR="0" wp14:anchorId="1E3CF556" wp14:editId="02C2B917">
            <wp:extent cx="5286375" cy="7048500"/>
            <wp:effectExtent l="0" t="0" r="9525" b="0"/>
            <wp:docPr id="1055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a:extLst>
                        <a:ext uri="{28A0092B-C50C-407E-A947-70E740481C1C}">
                          <a14:useLocalDpi xmlns:a14="http://schemas.microsoft.com/office/drawing/2010/main" val="0"/>
                        </a:ext>
                      </a:extLst>
                    </a:blip>
                    <a:srcRect r="47596" b="-1270"/>
                    <a:stretch/>
                  </pic:blipFill>
                  <pic:spPr bwMode="auto">
                    <a:xfrm>
                      <a:off x="0" y="0"/>
                      <a:ext cx="5297832" cy="7063776"/>
                    </a:xfrm>
                    <a:prstGeom prst="rect">
                      <a:avLst/>
                    </a:prstGeom>
                    <a:noFill/>
                    <a:ln>
                      <a:noFill/>
                    </a:ln>
                    <a:extLst>
                      <a:ext uri="{53640926-AAD7-44D8-BBD7-CCE9431645EC}">
                        <a14:shadowObscured xmlns:a14="http://schemas.microsoft.com/office/drawing/2010/main"/>
                      </a:ext>
                    </a:extLst>
                  </pic:spPr>
                </pic:pic>
              </a:graphicData>
            </a:graphic>
          </wp:inline>
        </w:drawing>
      </w:r>
    </w:p>
    <w:p w14:paraId="3C91B38D" w14:textId="78B2945C" w:rsidR="003951DD" w:rsidRDefault="003951DD" w:rsidP="00244586"/>
    <w:p w14:paraId="2C364882" w14:textId="79AF4F6D" w:rsidR="003951DD" w:rsidRDefault="003951DD" w:rsidP="00244586"/>
    <w:p w14:paraId="26E6EC59" w14:textId="77777777" w:rsidR="00D17906" w:rsidRDefault="00D17906" w:rsidP="00244586"/>
    <w:p w14:paraId="4B9AC33E" w14:textId="77777777" w:rsidR="00D17906" w:rsidRDefault="00D17906" w:rsidP="00244586"/>
    <w:p w14:paraId="621504A7" w14:textId="2C1BB9C5" w:rsidR="00D17906" w:rsidRDefault="00D17906" w:rsidP="00217647">
      <w:pPr>
        <w:jc w:val="center"/>
      </w:pPr>
      <w:r w:rsidRPr="00D17906">
        <w:rPr>
          <w:noProof/>
        </w:rPr>
        <w:lastRenderedPageBreak/>
        <w:drawing>
          <wp:inline distT="0" distB="0" distL="0" distR="0" wp14:anchorId="53A792C0" wp14:editId="6357D8FE">
            <wp:extent cx="5757545" cy="3801863"/>
            <wp:effectExtent l="0" t="0" r="0" b="8255"/>
            <wp:docPr id="183110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a:extLst>
                        <a:ext uri="{28A0092B-C50C-407E-A947-70E740481C1C}">
                          <a14:useLocalDpi xmlns:a14="http://schemas.microsoft.com/office/drawing/2010/main" val="0"/>
                        </a:ext>
                      </a:extLst>
                    </a:blip>
                    <a:srcRect r="47757"/>
                    <a:stretch/>
                  </pic:blipFill>
                  <pic:spPr bwMode="auto">
                    <a:xfrm>
                      <a:off x="0" y="0"/>
                      <a:ext cx="5769446" cy="3809721"/>
                    </a:xfrm>
                    <a:prstGeom prst="rect">
                      <a:avLst/>
                    </a:prstGeom>
                    <a:noFill/>
                    <a:ln>
                      <a:noFill/>
                    </a:ln>
                    <a:extLst>
                      <a:ext uri="{53640926-AAD7-44D8-BBD7-CCE9431645EC}">
                        <a14:shadowObscured xmlns:a14="http://schemas.microsoft.com/office/drawing/2010/main"/>
                      </a:ext>
                    </a:extLst>
                  </pic:spPr>
                </pic:pic>
              </a:graphicData>
            </a:graphic>
          </wp:inline>
        </w:drawing>
      </w:r>
    </w:p>
    <w:p w14:paraId="28A83B68" w14:textId="77777777" w:rsidR="00D17906" w:rsidRDefault="00D17906" w:rsidP="00244586"/>
    <w:p w14:paraId="65ACAE5E" w14:textId="77777777" w:rsidR="00D17906" w:rsidRDefault="00D17906" w:rsidP="00244586"/>
    <w:p w14:paraId="3A9ADD97" w14:textId="6F1CC9BE" w:rsidR="00D17906" w:rsidRDefault="00217647" w:rsidP="00217647">
      <w:pPr>
        <w:jc w:val="center"/>
      </w:pPr>
      <w:r w:rsidRPr="00217647">
        <w:rPr>
          <w:noProof/>
        </w:rPr>
        <w:lastRenderedPageBreak/>
        <w:drawing>
          <wp:inline distT="0" distB="0" distL="0" distR="0" wp14:anchorId="4EF199D7" wp14:editId="5DB172EB">
            <wp:extent cx="5238750" cy="7709858"/>
            <wp:effectExtent l="0" t="0" r="0" b="0"/>
            <wp:docPr id="1416466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a:extLst>
                        <a:ext uri="{28A0092B-C50C-407E-A947-70E740481C1C}">
                          <a14:useLocalDpi xmlns:a14="http://schemas.microsoft.com/office/drawing/2010/main" val="0"/>
                        </a:ext>
                      </a:extLst>
                    </a:blip>
                    <a:srcRect r="49038" b="-660"/>
                    <a:stretch/>
                  </pic:blipFill>
                  <pic:spPr bwMode="auto">
                    <a:xfrm>
                      <a:off x="0" y="0"/>
                      <a:ext cx="5245642" cy="7720001"/>
                    </a:xfrm>
                    <a:prstGeom prst="rect">
                      <a:avLst/>
                    </a:prstGeom>
                    <a:noFill/>
                    <a:ln>
                      <a:noFill/>
                    </a:ln>
                    <a:extLst>
                      <a:ext uri="{53640926-AAD7-44D8-BBD7-CCE9431645EC}">
                        <a14:shadowObscured xmlns:a14="http://schemas.microsoft.com/office/drawing/2010/main"/>
                      </a:ext>
                    </a:extLst>
                  </pic:spPr>
                </pic:pic>
              </a:graphicData>
            </a:graphic>
          </wp:inline>
        </w:drawing>
      </w:r>
    </w:p>
    <w:p w14:paraId="263DD129" w14:textId="77777777" w:rsidR="00D17906" w:rsidRDefault="00D17906" w:rsidP="00244586"/>
    <w:p w14:paraId="40050E94" w14:textId="538CD1A0" w:rsidR="00D17906" w:rsidRDefault="00217647" w:rsidP="00244586">
      <w:r w:rsidRPr="002944A6">
        <w:rPr>
          <w:b/>
          <w:bCs/>
        </w:rPr>
        <w:lastRenderedPageBreak/>
        <w:t>SUVs and Vans</w:t>
      </w:r>
    </w:p>
    <w:p w14:paraId="42EDCE4C" w14:textId="5E6FE18B" w:rsidR="00D17906" w:rsidRDefault="00217647" w:rsidP="00217647">
      <w:pPr>
        <w:jc w:val="center"/>
      </w:pPr>
      <w:r w:rsidRPr="00217647">
        <w:rPr>
          <w:noProof/>
        </w:rPr>
        <w:drawing>
          <wp:inline distT="0" distB="0" distL="0" distR="0" wp14:anchorId="64BDC232" wp14:editId="3761B0AB">
            <wp:extent cx="5314950" cy="7732342"/>
            <wp:effectExtent l="0" t="0" r="0" b="2540"/>
            <wp:docPr id="153433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7">
                      <a:extLst>
                        <a:ext uri="{28A0092B-C50C-407E-A947-70E740481C1C}">
                          <a14:useLocalDpi xmlns:a14="http://schemas.microsoft.com/office/drawing/2010/main" val="0"/>
                        </a:ext>
                      </a:extLst>
                    </a:blip>
                    <a:srcRect t="-1" r="48558" b="-444"/>
                    <a:stretch/>
                  </pic:blipFill>
                  <pic:spPr bwMode="auto">
                    <a:xfrm>
                      <a:off x="0" y="0"/>
                      <a:ext cx="5322906" cy="7743917"/>
                    </a:xfrm>
                    <a:prstGeom prst="rect">
                      <a:avLst/>
                    </a:prstGeom>
                    <a:noFill/>
                    <a:ln>
                      <a:noFill/>
                    </a:ln>
                    <a:extLst>
                      <a:ext uri="{53640926-AAD7-44D8-BBD7-CCE9431645EC}">
                        <a14:shadowObscured xmlns:a14="http://schemas.microsoft.com/office/drawing/2010/main"/>
                      </a:ext>
                    </a:extLst>
                  </pic:spPr>
                </pic:pic>
              </a:graphicData>
            </a:graphic>
          </wp:inline>
        </w:drawing>
      </w:r>
    </w:p>
    <w:p w14:paraId="5B05B08C" w14:textId="265216C3" w:rsidR="00D17906" w:rsidRDefault="00217647" w:rsidP="00217647">
      <w:pPr>
        <w:jc w:val="center"/>
      </w:pPr>
      <w:r w:rsidRPr="00217647">
        <w:rPr>
          <w:noProof/>
        </w:rPr>
        <w:lastRenderedPageBreak/>
        <w:drawing>
          <wp:inline distT="0" distB="0" distL="0" distR="0" wp14:anchorId="54995D24" wp14:editId="597E9596">
            <wp:extent cx="5486400" cy="7223480"/>
            <wp:effectExtent l="0" t="0" r="0" b="0"/>
            <wp:docPr id="105083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a:extLst>
                        <a:ext uri="{28A0092B-C50C-407E-A947-70E740481C1C}">
                          <a14:useLocalDpi xmlns:a14="http://schemas.microsoft.com/office/drawing/2010/main" val="0"/>
                        </a:ext>
                      </a:extLst>
                    </a:blip>
                    <a:srcRect r="47596"/>
                    <a:stretch/>
                  </pic:blipFill>
                  <pic:spPr bwMode="auto">
                    <a:xfrm>
                      <a:off x="0" y="0"/>
                      <a:ext cx="5489867" cy="7228044"/>
                    </a:xfrm>
                    <a:prstGeom prst="rect">
                      <a:avLst/>
                    </a:prstGeom>
                    <a:noFill/>
                    <a:ln>
                      <a:noFill/>
                    </a:ln>
                    <a:extLst>
                      <a:ext uri="{53640926-AAD7-44D8-BBD7-CCE9431645EC}">
                        <a14:shadowObscured xmlns:a14="http://schemas.microsoft.com/office/drawing/2010/main"/>
                      </a:ext>
                    </a:extLst>
                  </pic:spPr>
                </pic:pic>
              </a:graphicData>
            </a:graphic>
          </wp:inline>
        </w:drawing>
      </w:r>
    </w:p>
    <w:p w14:paraId="4CB45376" w14:textId="77777777" w:rsidR="00D17906" w:rsidRDefault="00D17906" w:rsidP="00244586"/>
    <w:p w14:paraId="2D9BF0B8" w14:textId="77777777" w:rsidR="00D17906" w:rsidRDefault="00D17906" w:rsidP="00244586"/>
    <w:p w14:paraId="30A9A830" w14:textId="77777777" w:rsidR="00D17906" w:rsidRDefault="00D17906" w:rsidP="00244586"/>
    <w:p w14:paraId="7FEA06E1" w14:textId="3404D9F2" w:rsidR="00D17906" w:rsidRDefault="00217647" w:rsidP="00217647">
      <w:pPr>
        <w:jc w:val="center"/>
      </w:pPr>
      <w:r w:rsidRPr="00217647">
        <w:rPr>
          <w:noProof/>
        </w:rPr>
        <w:lastRenderedPageBreak/>
        <w:drawing>
          <wp:inline distT="0" distB="0" distL="0" distR="0" wp14:anchorId="0973DE38" wp14:editId="6B663915">
            <wp:extent cx="5642877" cy="3714750"/>
            <wp:effectExtent l="0" t="0" r="0" b="0"/>
            <wp:docPr id="479243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a:extLst>
                        <a:ext uri="{28A0092B-C50C-407E-A947-70E740481C1C}">
                          <a14:useLocalDpi xmlns:a14="http://schemas.microsoft.com/office/drawing/2010/main" val="0"/>
                        </a:ext>
                      </a:extLst>
                    </a:blip>
                    <a:srcRect r="47596"/>
                    <a:stretch/>
                  </pic:blipFill>
                  <pic:spPr bwMode="auto">
                    <a:xfrm>
                      <a:off x="0" y="0"/>
                      <a:ext cx="5647198" cy="3717595"/>
                    </a:xfrm>
                    <a:prstGeom prst="rect">
                      <a:avLst/>
                    </a:prstGeom>
                    <a:noFill/>
                    <a:ln>
                      <a:noFill/>
                    </a:ln>
                    <a:extLst>
                      <a:ext uri="{53640926-AAD7-44D8-BBD7-CCE9431645EC}">
                        <a14:shadowObscured xmlns:a14="http://schemas.microsoft.com/office/drawing/2010/main"/>
                      </a:ext>
                    </a:extLst>
                  </pic:spPr>
                </pic:pic>
              </a:graphicData>
            </a:graphic>
          </wp:inline>
        </w:drawing>
      </w:r>
    </w:p>
    <w:p w14:paraId="24DE2EAF" w14:textId="77777777" w:rsidR="00D17906" w:rsidRDefault="00D17906" w:rsidP="00244586"/>
    <w:p w14:paraId="4F907857" w14:textId="77777777" w:rsidR="00D17906" w:rsidRDefault="00D17906" w:rsidP="00244586"/>
    <w:p w14:paraId="1E57038B" w14:textId="77777777" w:rsidR="00D17906" w:rsidRDefault="00D17906" w:rsidP="00244586"/>
    <w:p w14:paraId="6CB63988" w14:textId="77777777" w:rsidR="00217647" w:rsidRDefault="00217647" w:rsidP="00244586"/>
    <w:p w14:paraId="533CE2BA" w14:textId="77777777" w:rsidR="00217647" w:rsidRDefault="00217647" w:rsidP="00244586"/>
    <w:p w14:paraId="32EB3D1D" w14:textId="77777777" w:rsidR="00217647" w:rsidRDefault="00217647" w:rsidP="00244586"/>
    <w:p w14:paraId="3CD02C07" w14:textId="77777777" w:rsidR="00217647" w:rsidRDefault="00217647" w:rsidP="00244586"/>
    <w:p w14:paraId="50F3F6FB" w14:textId="77777777" w:rsidR="00217647" w:rsidRDefault="00217647" w:rsidP="00244586"/>
    <w:p w14:paraId="33E3CEF5" w14:textId="77777777" w:rsidR="00217647" w:rsidRDefault="00217647" w:rsidP="00244586"/>
    <w:p w14:paraId="68A44088" w14:textId="77777777" w:rsidR="00217647" w:rsidRDefault="00217647" w:rsidP="00244586"/>
    <w:p w14:paraId="22D1391F" w14:textId="77777777" w:rsidR="00217647" w:rsidRDefault="00217647" w:rsidP="00244586"/>
    <w:p w14:paraId="7FCF4F10" w14:textId="77777777" w:rsidR="00217647" w:rsidRDefault="00217647" w:rsidP="00244586"/>
    <w:p w14:paraId="2FEC9C61" w14:textId="77777777" w:rsidR="00217647" w:rsidRDefault="00217647" w:rsidP="00244586"/>
    <w:p w14:paraId="24CC27DD" w14:textId="77777777" w:rsidR="00217647" w:rsidRDefault="00217647" w:rsidP="00244586"/>
    <w:p w14:paraId="15FB5799" w14:textId="77777777" w:rsidR="00217647" w:rsidRDefault="00217647" w:rsidP="00244586"/>
    <w:p w14:paraId="1F7AF7DC" w14:textId="1F91C3E2" w:rsidR="00217647" w:rsidRDefault="00217647" w:rsidP="00217647">
      <w:pPr>
        <w:jc w:val="center"/>
      </w:pPr>
      <w:r w:rsidRPr="00217647">
        <w:rPr>
          <w:noProof/>
        </w:rPr>
        <w:lastRenderedPageBreak/>
        <w:drawing>
          <wp:inline distT="0" distB="0" distL="0" distR="0" wp14:anchorId="43129D4C" wp14:editId="295747A6">
            <wp:extent cx="5267325" cy="7795641"/>
            <wp:effectExtent l="0" t="0" r="0" b="0"/>
            <wp:docPr id="475377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a:extLst>
                        <a:ext uri="{28A0092B-C50C-407E-A947-70E740481C1C}">
                          <a14:useLocalDpi xmlns:a14="http://schemas.microsoft.com/office/drawing/2010/main" val="0"/>
                        </a:ext>
                      </a:extLst>
                    </a:blip>
                    <a:srcRect r="48718"/>
                    <a:stretch/>
                  </pic:blipFill>
                  <pic:spPr bwMode="auto">
                    <a:xfrm>
                      <a:off x="0" y="0"/>
                      <a:ext cx="5274104" cy="7805674"/>
                    </a:xfrm>
                    <a:prstGeom prst="rect">
                      <a:avLst/>
                    </a:prstGeom>
                    <a:noFill/>
                    <a:ln>
                      <a:noFill/>
                    </a:ln>
                    <a:extLst>
                      <a:ext uri="{53640926-AAD7-44D8-BBD7-CCE9431645EC}">
                        <a14:shadowObscured xmlns:a14="http://schemas.microsoft.com/office/drawing/2010/main"/>
                      </a:ext>
                    </a:extLst>
                  </pic:spPr>
                </pic:pic>
              </a:graphicData>
            </a:graphic>
          </wp:inline>
        </w:drawing>
      </w:r>
    </w:p>
    <w:p w14:paraId="7F84FE02" w14:textId="77777777" w:rsidR="00217647" w:rsidRDefault="00217647" w:rsidP="00244586"/>
    <w:p w14:paraId="6B384EBF" w14:textId="77777777" w:rsidR="00FE58CE" w:rsidRPr="00DE368B" w:rsidRDefault="00FE58CE" w:rsidP="00FE58CE">
      <w:pPr>
        <w:rPr>
          <w:b/>
          <w:bCs/>
        </w:rPr>
      </w:pPr>
      <w:r w:rsidRPr="00DE368B">
        <w:rPr>
          <w:b/>
          <w:bCs/>
        </w:rPr>
        <w:lastRenderedPageBreak/>
        <w:t>Pickups</w:t>
      </w:r>
    </w:p>
    <w:p w14:paraId="6337B7E2" w14:textId="01AAAB00" w:rsidR="00217647" w:rsidRPr="00DE368B" w:rsidRDefault="00DE368B" w:rsidP="00DE368B">
      <w:pPr>
        <w:jc w:val="center"/>
        <w:rPr>
          <w:b/>
          <w:bCs/>
        </w:rPr>
      </w:pPr>
      <w:r w:rsidRPr="00DE368B">
        <w:rPr>
          <w:noProof/>
        </w:rPr>
        <w:drawing>
          <wp:inline distT="0" distB="0" distL="0" distR="0" wp14:anchorId="14BC5FD2" wp14:editId="43F16DD9">
            <wp:extent cx="5476875" cy="7716308"/>
            <wp:effectExtent l="0" t="0" r="0" b="0"/>
            <wp:docPr id="1042003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1">
                      <a:extLst>
                        <a:ext uri="{28A0092B-C50C-407E-A947-70E740481C1C}">
                          <a14:useLocalDpi xmlns:a14="http://schemas.microsoft.com/office/drawing/2010/main" val="0"/>
                        </a:ext>
                      </a:extLst>
                    </a:blip>
                    <a:srcRect r="47115"/>
                    <a:stretch/>
                  </pic:blipFill>
                  <pic:spPr bwMode="auto">
                    <a:xfrm>
                      <a:off x="0" y="0"/>
                      <a:ext cx="5483027" cy="7724975"/>
                    </a:xfrm>
                    <a:prstGeom prst="rect">
                      <a:avLst/>
                    </a:prstGeom>
                    <a:noFill/>
                    <a:ln>
                      <a:noFill/>
                    </a:ln>
                    <a:extLst>
                      <a:ext uri="{53640926-AAD7-44D8-BBD7-CCE9431645EC}">
                        <a14:shadowObscured xmlns:a14="http://schemas.microsoft.com/office/drawing/2010/main"/>
                      </a:ext>
                    </a:extLst>
                  </pic:spPr>
                </pic:pic>
              </a:graphicData>
            </a:graphic>
          </wp:inline>
        </w:drawing>
      </w:r>
    </w:p>
    <w:p w14:paraId="00F44F4A" w14:textId="2301E01D" w:rsidR="00217647" w:rsidRDefault="00DE368B" w:rsidP="00DE368B">
      <w:pPr>
        <w:jc w:val="center"/>
      </w:pPr>
      <w:r w:rsidRPr="00DE368B">
        <w:rPr>
          <w:noProof/>
        </w:rPr>
        <w:lastRenderedPageBreak/>
        <w:drawing>
          <wp:inline distT="0" distB="0" distL="0" distR="0" wp14:anchorId="00FBDEB7" wp14:editId="50502896">
            <wp:extent cx="5419725" cy="7362645"/>
            <wp:effectExtent l="0" t="0" r="0" b="0"/>
            <wp:docPr id="1488560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2">
                      <a:extLst>
                        <a:ext uri="{28A0092B-C50C-407E-A947-70E740481C1C}">
                          <a14:useLocalDpi xmlns:a14="http://schemas.microsoft.com/office/drawing/2010/main" val="0"/>
                        </a:ext>
                      </a:extLst>
                    </a:blip>
                    <a:srcRect r="49038" b="-341"/>
                    <a:stretch/>
                  </pic:blipFill>
                  <pic:spPr bwMode="auto">
                    <a:xfrm>
                      <a:off x="0" y="0"/>
                      <a:ext cx="5426838" cy="7372309"/>
                    </a:xfrm>
                    <a:prstGeom prst="rect">
                      <a:avLst/>
                    </a:prstGeom>
                    <a:noFill/>
                    <a:ln>
                      <a:noFill/>
                    </a:ln>
                    <a:extLst>
                      <a:ext uri="{53640926-AAD7-44D8-BBD7-CCE9431645EC}">
                        <a14:shadowObscured xmlns:a14="http://schemas.microsoft.com/office/drawing/2010/main"/>
                      </a:ext>
                    </a:extLst>
                  </pic:spPr>
                </pic:pic>
              </a:graphicData>
            </a:graphic>
          </wp:inline>
        </w:drawing>
      </w:r>
    </w:p>
    <w:p w14:paraId="64D528E8" w14:textId="77777777" w:rsidR="00217647" w:rsidRDefault="00217647" w:rsidP="00244586"/>
    <w:p w14:paraId="63779982" w14:textId="77777777" w:rsidR="00217647" w:rsidRDefault="00217647" w:rsidP="00244586"/>
    <w:p w14:paraId="576BDD80" w14:textId="77777777" w:rsidR="00217647" w:rsidRDefault="00217647" w:rsidP="00244586"/>
    <w:p w14:paraId="22675E59" w14:textId="3A70D865" w:rsidR="00217647" w:rsidRDefault="00DE368B" w:rsidP="00DE368B">
      <w:pPr>
        <w:jc w:val="center"/>
      </w:pPr>
      <w:r w:rsidRPr="00DE368B">
        <w:rPr>
          <w:noProof/>
        </w:rPr>
        <w:lastRenderedPageBreak/>
        <w:drawing>
          <wp:inline distT="0" distB="0" distL="0" distR="0" wp14:anchorId="3C65C080" wp14:editId="700DAD46">
            <wp:extent cx="5493763" cy="3695700"/>
            <wp:effectExtent l="0" t="0" r="0" b="0"/>
            <wp:docPr id="451501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3">
                      <a:extLst>
                        <a:ext uri="{28A0092B-C50C-407E-A947-70E740481C1C}">
                          <a14:useLocalDpi xmlns:a14="http://schemas.microsoft.com/office/drawing/2010/main" val="0"/>
                        </a:ext>
                      </a:extLst>
                    </a:blip>
                    <a:srcRect r="48718"/>
                    <a:stretch/>
                  </pic:blipFill>
                  <pic:spPr bwMode="auto">
                    <a:xfrm>
                      <a:off x="0" y="0"/>
                      <a:ext cx="5512841" cy="3708534"/>
                    </a:xfrm>
                    <a:prstGeom prst="rect">
                      <a:avLst/>
                    </a:prstGeom>
                    <a:noFill/>
                    <a:ln>
                      <a:noFill/>
                    </a:ln>
                    <a:extLst>
                      <a:ext uri="{53640926-AAD7-44D8-BBD7-CCE9431645EC}">
                        <a14:shadowObscured xmlns:a14="http://schemas.microsoft.com/office/drawing/2010/main"/>
                      </a:ext>
                    </a:extLst>
                  </pic:spPr>
                </pic:pic>
              </a:graphicData>
            </a:graphic>
          </wp:inline>
        </w:drawing>
      </w:r>
    </w:p>
    <w:p w14:paraId="7B04FBF6" w14:textId="77777777" w:rsidR="00217647" w:rsidRDefault="00217647" w:rsidP="00244586"/>
    <w:p w14:paraId="43F0AC4A" w14:textId="77777777" w:rsidR="00217647" w:rsidRDefault="00217647" w:rsidP="00244586"/>
    <w:p w14:paraId="5CAC797B" w14:textId="77777777" w:rsidR="00217647" w:rsidRDefault="00217647" w:rsidP="00244586"/>
    <w:p w14:paraId="63309DAA" w14:textId="77777777" w:rsidR="00217647" w:rsidRDefault="00217647" w:rsidP="00244586"/>
    <w:p w14:paraId="2B302587" w14:textId="77777777" w:rsidR="00217647" w:rsidRDefault="00217647" w:rsidP="00244586"/>
    <w:p w14:paraId="34C46F58" w14:textId="77777777" w:rsidR="00217647" w:rsidRDefault="00217647" w:rsidP="00244586"/>
    <w:p w14:paraId="3BF49D0B" w14:textId="77777777" w:rsidR="00217647" w:rsidRDefault="00217647" w:rsidP="00244586"/>
    <w:p w14:paraId="2E010CFC" w14:textId="77777777" w:rsidR="00217647" w:rsidRDefault="00217647" w:rsidP="00244586"/>
    <w:p w14:paraId="74CB2450" w14:textId="77777777" w:rsidR="00217647" w:rsidRDefault="00217647" w:rsidP="00244586"/>
    <w:p w14:paraId="23D9D26D" w14:textId="77777777" w:rsidR="00217647" w:rsidRDefault="00217647" w:rsidP="00244586"/>
    <w:p w14:paraId="19E8CDCD" w14:textId="77777777" w:rsidR="00217647" w:rsidRDefault="00217647" w:rsidP="00244586"/>
    <w:p w14:paraId="116A8011" w14:textId="77777777" w:rsidR="00217647" w:rsidRDefault="00217647" w:rsidP="00244586"/>
    <w:p w14:paraId="5099F876" w14:textId="6711A66F" w:rsidR="00244586" w:rsidRDefault="002944A6" w:rsidP="00244586">
      <w:pPr>
        <w:rPr>
          <w:b/>
          <w:bCs/>
        </w:rPr>
      </w:pPr>
      <w:r>
        <w:br/>
      </w:r>
    </w:p>
    <w:p w14:paraId="420F27B4" w14:textId="1A9D403C" w:rsidR="00E579BE" w:rsidRDefault="00E579BE" w:rsidP="00244586"/>
    <w:p w14:paraId="4836E900" w14:textId="7667B126" w:rsidR="00E579BE" w:rsidRDefault="00E579BE" w:rsidP="00244586"/>
    <w:p w14:paraId="0CF9D668" w14:textId="5BA9BDCD" w:rsidR="004A6761" w:rsidRDefault="00DE368B" w:rsidP="00DE368B">
      <w:pPr>
        <w:jc w:val="center"/>
      </w:pPr>
      <w:r w:rsidRPr="00DE368B">
        <w:rPr>
          <w:noProof/>
        </w:rPr>
        <w:lastRenderedPageBreak/>
        <w:drawing>
          <wp:inline distT="0" distB="0" distL="0" distR="0" wp14:anchorId="3567AD83" wp14:editId="6705DECE">
            <wp:extent cx="5457825" cy="7874138"/>
            <wp:effectExtent l="0" t="0" r="0" b="0"/>
            <wp:docPr id="826961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4">
                      <a:extLst>
                        <a:ext uri="{28A0092B-C50C-407E-A947-70E740481C1C}">
                          <a14:useLocalDpi xmlns:a14="http://schemas.microsoft.com/office/drawing/2010/main" val="0"/>
                        </a:ext>
                      </a:extLst>
                    </a:blip>
                    <a:srcRect t="-1" r="48237" b="-229"/>
                    <a:stretch/>
                  </pic:blipFill>
                  <pic:spPr bwMode="auto">
                    <a:xfrm>
                      <a:off x="0" y="0"/>
                      <a:ext cx="5466600" cy="7886797"/>
                    </a:xfrm>
                    <a:prstGeom prst="rect">
                      <a:avLst/>
                    </a:prstGeom>
                    <a:noFill/>
                    <a:ln>
                      <a:noFill/>
                    </a:ln>
                    <a:extLst>
                      <a:ext uri="{53640926-AAD7-44D8-BBD7-CCE9431645EC}">
                        <a14:shadowObscured xmlns:a14="http://schemas.microsoft.com/office/drawing/2010/main"/>
                      </a:ext>
                    </a:extLst>
                  </pic:spPr>
                </pic:pic>
              </a:graphicData>
            </a:graphic>
          </wp:inline>
        </w:drawing>
      </w:r>
    </w:p>
    <w:p w14:paraId="7787BC0C" w14:textId="0303E6F6" w:rsidR="004A6761" w:rsidRDefault="004A6761" w:rsidP="00244586"/>
    <w:p w14:paraId="452C4178" w14:textId="6BE1776D" w:rsidR="003B205A" w:rsidRDefault="003B205A" w:rsidP="00244586">
      <w:pPr>
        <w:sectPr w:rsidR="003B205A" w:rsidSect="00AA6EEE">
          <w:pgSz w:w="12240" w:h="15840"/>
          <w:pgMar w:top="1440" w:right="1440" w:bottom="1440" w:left="1440" w:header="720" w:footer="720" w:gutter="0"/>
          <w:cols w:space="720"/>
          <w:docGrid w:linePitch="360"/>
        </w:sectPr>
      </w:pPr>
    </w:p>
    <w:p w14:paraId="60872981" w14:textId="6C7C7E26" w:rsidR="00AC71CF" w:rsidRPr="00AC71CF" w:rsidRDefault="003B205A" w:rsidP="003B205A">
      <w:pPr>
        <w:rPr>
          <w:b/>
          <w:bCs/>
          <w:sz w:val="24"/>
          <w:szCs w:val="24"/>
        </w:rPr>
      </w:pPr>
      <w:r w:rsidRPr="00AC71CF">
        <w:rPr>
          <w:b/>
          <w:bCs/>
          <w:sz w:val="24"/>
          <w:szCs w:val="24"/>
        </w:rPr>
        <w:lastRenderedPageBreak/>
        <w:t>Appendix B.  Graphs of State</w:t>
      </w:r>
      <w:r w:rsidR="00D91721">
        <w:rPr>
          <w:b/>
          <w:bCs/>
          <w:sz w:val="24"/>
          <w:szCs w:val="24"/>
        </w:rPr>
        <w:t>-l</w:t>
      </w:r>
      <w:r w:rsidRPr="00AC71CF">
        <w:rPr>
          <w:b/>
          <w:bCs/>
          <w:sz w:val="24"/>
          <w:szCs w:val="24"/>
        </w:rPr>
        <w:t xml:space="preserve">evel </w:t>
      </w:r>
      <w:r w:rsidR="00AC71CF" w:rsidRPr="00AC71CF">
        <w:rPr>
          <w:b/>
          <w:bCs/>
          <w:sz w:val="24"/>
          <w:szCs w:val="24"/>
        </w:rPr>
        <w:t>Cumulative Survival Rates by Vehicle Type: 2018 to 2019</w:t>
      </w:r>
    </w:p>
    <w:p w14:paraId="73129EA3" w14:textId="58FB89BB" w:rsidR="00AC71CF" w:rsidRDefault="00AC71CF" w:rsidP="003B205A">
      <w:pPr>
        <w:sectPr w:rsidR="00AC71CF" w:rsidSect="00AA6EEE">
          <w:pgSz w:w="12240" w:h="15840"/>
          <w:pgMar w:top="1440" w:right="1440" w:bottom="1440" w:left="1440" w:header="720" w:footer="720" w:gutter="0"/>
          <w:cols w:space="720"/>
          <w:docGrid w:linePitch="360"/>
        </w:sectPr>
      </w:pPr>
      <w:r>
        <w:t>The following graphs were created by Arthur Yip of the National Renewable Energy Laboratory to determine whether state scrappage rates varied across states and differed from national rates. The graphs reveal some striking differences.  Some consistency is evident by state across the three vehicle types. States like Idaho, that have unusually high survival rates for newer used passenger cars, also have high survival rates for new SUVs and pickup trucks. The graphs provided the first evidence of systematic differences in survival rates among states.</w:t>
      </w:r>
    </w:p>
    <w:p w14:paraId="44706E57" w14:textId="7A03DF1D" w:rsidR="003B205A" w:rsidRPr="003B205A" w:rsidRDefault="003B205A" w:rsidP="003B205A">
      <w:r w:rsidRPr="003B205A">
        <w:rPr>
          <w:noProof/>
        </w:rPr>
        <w:lastRenderedPageBreak/>
        <w:drawing>
          <wp:inline distT="0" distB="0" distL="0" distR="0" wp14:anchorId="3C848F0B" wp14:editId="33330733">
            <wp:extent cx="7429500" cy="5943600"/>
            <wp:effectExtent l="0" t="0" r="0" b="0"/>
            <wp:docPr id="6719232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24" name="Picture 2" descr="A graph of a function&#10;&#10;Description automatically generated with medium confidenc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5F6C7430" w14:textId="657A3FFE" w:rsidR="003B205A" w:rsidRPr="003B205A" w:rsidRDefault="003B205A" w:rsidP="003B205A">
      <w:r w:rsidRPr="003B205A">
        <w:rPr>
          <w:noProof/>
        </w:rPr>
        <w:lastRenderedPageBreak/>
        <w:drawing>
          <wp:inline distT="0" distB="0" distL="0" distR="0" wp14:anchorId="0CACE226" wp14:editId="23028848">
            <wp:extent cx="7429500" cy="5943600"/>
            <wp:effectExtent l="0" t="0" r="0" b="0"/>
            <wp:docPr id="175325110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1103" name="Picture 3" descr="A screenshot of a graph&#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0A98645" w14:textId="77777777" w:rsidR="003526FA" w:rsidRDefault="003B205A" w:rsidP="00244586">
      <w:pPr>
        <w:sectPr w:rsidR="003526FA" w:rsidSect="003B205A">
          <w:pgSz w:w="15840" w:h="12240" w:orient="landscape"/>
          <w:pgMar w:top="1440" w:right="1440" w:bottom="1440" w:left="1440" w:header="720" w:footer="720" w:gutter="0"/>
          <w:cols w:space="720"/>
          <w:docGrid w:linePitch="360"/>
        </w:sectPr>
      </w:pPr>
      <w:r w:rsidRPr="003B205A">
        <w:rPr>
          <w:noProof/>
        </w:rPr>
        <w:lastRenderedPageBreak/>
        <w:drawing>
          <wp:inline distT="0" distB="0" distL="0" distR="0" wp14:anchorId="18BE3DC5" wp14:editId="5867D927">
            <wp:extent cx="7429500" cy="5943600"/>
            <wp:effectExtent l="0" t="0" r="0" b="0"/>
            <wp:docPr id="12449645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22" name="Picture 4" descr="A screenshot of a graph&#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249B9B0" w14:textId="77777777" w:rsidR="009C54D0" w:rsidRPr="009C54D0" w:rsidRDefault="009C54D0" w:rsidP="009C54D0">
      <w:pPr>
        <w:spacing w:after="0"/>
        <w:jc w:val="center"/>
        <w:rPr>
          <w:b/>
        </w:rPr>
      </w:pPr>
      <w:r w:rsidRPr="009C54D0">
        <w:rPr>
          <w:b/>
        </w:rPr>
        <w:lastRenderedPageBreak/>
        <w:t>Appendix C. Data Sources for Exploratory Analysis of State Vehicle Survival Rates</w:t>
      </w:r>
    </w:p>
    <w:p w14:paraId="31654378" w14:textId="77777777" w:rsidR="009C54D0" w:rsidRPr="009C54D0" w:rsidRDefault="009C54D0" w:rsidP="009C54D0">
      <w:pPr>
        <w:jc w:val="center"/>
        <w:rPr>
          <w:b/>
        </w:rPr>
      </w:pPr>
      <w:r w:rsidRPr="009C54D0">
        <w:rPr>
          <w:b/>
        </w:rPr>
        <w:t>Using Stepwise Regression</w:t>
      </w:r>
    </w:p>
    <w:p w14:paraId="14DA24B8" w14:textId="77777777" w:rsidR="009C54D0" w:rsidRPr="009C54D0" w:rsidRDefault="009C54D0" w:rsidP="009C54D0"/>
    <w:p w14:paraId="0FBF5D52" w14:textId="77777777" w:rsidR="009C54D0" w:rsidRPr="009C54D0" w:rsidRDefault="009C54D0" w:rsidP="009C54D0">
      <w:pPr>
        <w:numPr>
          <w:ilvl w:val="0"/>
          <w:numId w:val="11"/>
        </w:numPr>
        <w:contextualSpacing/>
      </w:pPr>
      <w:r w:rsidRPr="009C54D0">
        <w:t xml:space="preserve">Personal Income, GDP and Employment: Bureau of Economic Analysis (BEA), 2024. “BEA Data, GDP and Personal Income”, Table </w:t>
      </w:r>
      <w:proofErr w:type="spellStart"/>
      <w:r w:rsidRPr="009C54D0">
        <w:t>SASSummary</w:t>
      </w:r>
      <w:proofErr w:type="spellEnd"/>
      <w:r w:rsidRPr="009C54D0">
        <w:t xml:space="preserve"> State annual summary statistics, state personal income, GDP, consumer spending, price indexes and employment. Accessed at </w:t>
      </w:r>
      <w:hyperlink r:id="rId78" w:anchor="eyJhcHBpZCI6NzAsInN0ZXBzIjpbMSwyOSwyNSwzMV0sImRhdGEiOltbIlRhYmxlSWQiLCI2MDAiXSxbIk1ham9yX0FyZWEiLCIwIl1dfQ" w:history="1">
        <w:r w:rsidRPr="009C54D0">
          <w:rPr>
            <w:color w:val="0563C1" w:themeColor="hyperlink"/>
            <w:u w:val="single"/>
          </w:rPr>
          <w:t>https://apps.bea.gov/itable/?ReqID=70&amp;step=1#eyJhcHBpZCI6NzAsInN0ZXBzIjpbMSwyOSwyNSwzMV0sImRhdGEiOltbIlRhYmxlSWQiLCI2MDAiXSxbIk1ham9yX0FyZWEiLCIwIl1dfQ</w:t>
        </w:r>
      </w:hyperlink>
      <w:r w:rsidRPr="009C54D0">
        <w:t xml:space="preserve">== . Real GDP in millions of chained 2017 dollars, personal income in millions of constant 2017 dollars, total employment in number of jobs. File: </w:t>
      </w:r>
      <w:proofErr w:type="spellStart"/>
      <w:r w:rsidRPr="009C54D0">
        <w:t>State_GDP_Pinc_Jobs_Pop</w:t>
      </w:r>
      <w:proofErr w:type="spellEnd"/>
      <w:r w:rsidRPr="009C54D0">
        <w:t xml:space="preserve"> Excel Workbook.</w:t>
      </w:r>
    </w:p>
    <w:p w14:paraId="3B6BC84A" w14:textId="77777777" w:rsidR="009C54D0" w:rsidRPr="009C54D0" w:rsidRDefault="009C54D0" w:rsidP="009C54D0">
      <w:pPr>
        <w:numPr>
          <w:ilvl w:val="0"/>
          <w:numId w:val="11"/>
        </w:numPr>
        <w:contextualSpacing/>
      </w:pPr>
      <w:r w:rsidRPr="009C54D0">
        <w:t xml:space="preserve">Median Income: Bureau of Economic Analysis (BEA), 2024. Distribution of Personal Income, State Data and Documentation, Download detailed files for all states. Table “Personal Income Inequality Metrics by State”. Accessed at </w:t>
      </w:r>
      <w:hyperlink r:id="rId79" w:history="1">
        <w:r w:rsidRPr="009C54D0">
          <w:rPr>
            <w:color w:val="0563C1" w:themeColor="hyperlink"/>
            <w:u w:val="single"/>
          </w:rPr>
          <w:t>https://www.bea.gov/data/special-topics/distribution-of-personal-income</w:t>
        </w:r>
      </w:hyperlink>
      <w:r w:rsidRPr="009C54D0">
        <w:t xml:space="preserve"> . </w:t>
      </w:r>
    </w:p>
    <w:p w14:paraId="30EF8CE2" w14:textId="77777777" w:rsidR="009C54D0" w:rsidRPr="009C54D0" w:rsidRDefault="009C54D0" w:rsidP="009C54D0">
      <w:pPr>
        <w:numPr>
          <w:ilvl w:val="0"/>
          <w:numId w:val="11"/>
        </w:numPr>
        <w:contextualSpacing/>
      </w:pPr>
      <w:r w:rsidRPr="009C54D0">
        <w:t xml:space="preserve"> Land Area of State (for calculating population density): U.S. Census Bureau, State Area Measurements and Internal Point Coordinates 2010, accessed at </w:t>
      </w:r>
      <w:hyperlink r:id="rId80" w:history="1">
        <w:r w:rsidRPr="009C54D0">
          <w:rPr>
            <w:color w:val="0563C1" w:themeColor="hyperlink"/>
            <w:u w:val="single"/>
          </w:rPr>
          <w:t>https://www.census.gov/geographies/reference-files/2010/geo/state-area.html</w:t>
        </w:r>
      </w:hyperlink>
      <w:r w:rsidRPr="009C54D0">
        <w:t xml:space="preserve"> .</w:t>
      </w:r>
    </w:p>
    <w:p w14:paraId="70FC974F" w14:textId="77777777" w:rsidR="009C54D0" w:rsidRPr="009C54D0" w:rsidRDefault="009C54D0" w:rsidP="009C54D0">
      <w:pPr>
        <w:numPr>
          <w:ilvl w:val="0"/>
          <w:numId w:val="11"/>
        </w:numPr>
        <w:contextualSpacing/>
      </w:pPr>
      <w:r w:rsidRPr="009C54D0">
        <w:t xml:space="preserve">Salt Use on Roads: Clear Roads, State Winter Maintenance and Data and Statistics, Additional Calculated Statistics – By Year”, 2018-2019. Note: data are missing for several states in the southern U.S. Accessed at </w:t>
      </w:r>
      <w:hyperlink r:id="rId81" w:history="1">
        <w:r w:rsidRPr="009C54D0">
          <w:rPr>
            <w:color w:val="0563C1" w:themeColor="hyperlink"/>
            <w:u w:val="single"/>
          </w:rPr>
          <w:t>https://www.clearroads.org/winter-maintenance-survey/</w:t>
        </w:r>
      </w:hyperlink>
      <w:r w:rsidRPr="009C54D0">
        <w:t xml:space="preserve"> .</w:t>
      </w:r>
    </w:p>
    <w:p w14:paraId="2545B068" w14:textId="77777777" w:rsidR="009C54D0" w:rsidRPr="009C54D0" w:rsidRDefault="009C54D0" w:rsidP="009C54D0">
      <w:pPr>
        <w:numPr>
          <w:ilvl w:val="0"/>
          <w:numId w:val="11"/>
        </w:numPr>
        <w:contextualSpacing/>
      </w:pPr>
      <w:r w:rsidRPr="009C54D0">
        <w:t>Driving Age Population: U.S. Census Bureau, Annual Estimates of the Civilian Population by Single Year of Age and Sex for the United States and States: April 1, 2010 to July 1, 2019 File: 7/1/2019 State Characteristics Population Estimates, Table SC-EST2019-AGESEX-CIV.</w:t>
      </w:r>
    </w:p>
    <w:p w14:paraId="7D8D3F3F" w14:textId="77777777" w:rsidR="009C54D0" w:rsidRPr="009C54D0" w:rsidRDefault="009C54D0" w:rsidP="009C54D0">
      <w:pPr>
        <w:numPr>
          <w:ilvl w:val="0"/>
          <w:numId w:val="11"/>
        </w:numPr>
        <w:contextualSpacing/>
      </w:pPr>
      <w:r w:rsidRPr="009C54D0">
        <w:t xml:space="preserve">Urban and Rural Populations by State: U.S. Census Bureau, P2 DEC Demographic and Housing Characteristics, All States within the United States, Puerto Rico and Island Areas. Accessed at </w:t>
      </w:r>
      <w:hyperlink r:id="rId82" w:history="1">
        <w:r w:rsidRPr="009C54D0">
          <w:rPr>
            <w:color w:val="0563C1" w:themeColor="hyperlink"/>
            <w:u w:val="single"/>
          </w:rPr>
          <w:t>https://data.census.gov/table?q=P2&amp;g=010XX00US,$0400000&amp;d=DEC%20Demographic%20and%20Housing%20Characteristics</w:t>
        </w:r>
      </w:hyperlink>
      <w:r w:rsidRPr="009C54D0">
        <w:t xml:space="preserve"> .</w:t>
      </w:r>
    </w:p>
    <w:p w14:paraId="2EC0604E" w14:textId="77777777" w:rsidR="009C54D0" w:rsidRPr="009C54D0" w:rsidRDefault="009C54D0" w:rsidP="009C54D0">
      <w:pPr>
        <w:numPr>
          <w:ilvl w:val="0"/>
          <w:numId w:val="11"/>
        </w:numPr>
        <w:contextualSpacing/>
      </w:pPr>
      <w:r w:rsidRPr="009C54D0">
        <w:t xml:space="preserve">Interstate Traffic Congestion: TRIP, “America’s Interstate Highway System at 65: Meeting America’s Transportation Needs with a Reliable, Safe &amp; Well-Maintained National Highway Network – June 2021”, </w:t>
      </w:r>
      <w:hyperlink r:id="rId83" w:history="1">
        <w:r w:rsidRPr="009C54D0">
          <w:rPr>
            <w:color w:val="0563C1" w:themeColor="hyperlink"/>
            <w:u w:val="single"/>
          </w:rPr>
          <w:t>https://tripnet.org/reports/americas-interstate-highway-system-at-65-june-2021/</w:t>
        </w:r>
      </w:hyperlink>
      <w:r w:rsidRPr="009C54D0">
        <w:t xml:space="preserve"> . </w:t>
      </w:r>
    </w:p>
    <w:p w14:paraId="253B5319" w14:textId="77777777" w:rsidR="009C54D0" w:rsidRPr="009C54D0" w:rsidRDefault="009C54D0" w:rsidP="009C54D0">
      <w:pPr>
        <w:numPr>
          <w:ilvl w:val="0"/>
          <w:numId w:val="11"/>
        </w:numPr>
        <w:contextualSpacing/>
      </w:pPr>
      <w:r w:rsidRPr="009C54D0">
        <w:t>Highway Traffic Fatalities per 100,000 Vehicle Miles of Travel: U.S. Department of Transportation, Federal Highway Administration (FHWA), Highway Statistics 2018, Table F-10 (fatalities by state) and Table VM-2 (vehicle miles by state) and VM-4 (distribution of vehicle travel by state and vehicle type).</w:t>
      </w:r>
    </w:p>
    <w:p w14:paraId="6FEFB9D9" w14:textId="77777777" w:rsidR="009C54D0" w:rsidRPr="009C54D0" w:rsidRDefault="009C54D0" w:rsidP="009C54D0">
      <w:pPr>
        <w:numPr>
          <w:ilvl w:val="0"/>
          <w:numId w:val="11"/>
        </w:numPr>
        <w:contextualSpacing/>
      </w:pPr>
      <w:r w:rsidRPr="009C54D0">
        <w:t xml:space="preserve">Education: U.S. Census Bureau, American Community Survey, Educational Attainment by State 2017. Data file ACSSE2017EDUCATIONBYSTATE, created using the Census Bureau’s table creation tool at </w:t>
      </w:r>
      <w:hyperlink r:id="rId84" w:history="1">
        <w:r w:rsidRPr="009C54D0">
          <w:rPr>
            <w:color w:val="0563C1" w:themeColor="hyperlink"/>
            <w:u w:val="single"/>
          </w:rPr>
          <w:t>https://data.census.gov/table</w:t>
        </w:r>
      </w:hyperlink>
      <w:r w:rsidRPr="009C54D0">
        <w:t xml:space="preserve"> .</w:t>
      </w:r>
    </w:p>
    <w:p w14:paraId="5AB9BCE1" w14:textId="77777777" w:rsidR="009C54D0" w:rsidRPr="009C54D0" w:rsidRDefault="009C54D0" w:rsidP="009C54D0">
      <w:pPr>
        <w:numPr>
          <w:ilvl w:val="0"/>
          <w:numId w:val="11"/>
        </w:numPr>
        <w:contextualSpacing/>
      </w:pPr>
      <w:r w:rsidRPr="009C54D0">
        <w:t>Vehicle Miles per Light-Duty Vehicle: U.S. Department of Transportation, Federal Highway Administration, Highway Statistics 2018, Table MV-1 State Motor Vehicle Registrations, MV-9 Truck and Truck Tractor Registrations, VM-2 and VM-4.</w:t>
      </w:r>
    </w:p>
    <w:p w14:paraId="33194D6E" w14:textId="082DDAA9" w:rsidR="003B205A" w:rsidRDefault="003526FA" w:rsidP="00244586">
      <w:r>
        <w:br/>
      </w:r>
    </w:p>
    <w:sectPr w:rsidR="003B205A" w:rsidSect="009C54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ard, Ben" w:date="2025-06-03T13:55:00Z" w:initials="BL">
    <w:p w14:paraId="69B546E8" w14:textId="726BA8F1" w:rsidR="00FA2277" w:rsidRDefault="00FA2277">
      <w:pPr>
        <w:pStyle w:val="CommentText"/>
      </w:pPr>
      <w:r>
        <w:rPr>
          <w:rStyle w:val="CommentReference"/>
        </w:rPr>
        <w:annotationRef/>
      </w:r>
      <w:r>
        <w:t>I added this word for consistency with the empirical model terminology.</w:t>
      </w:r>
    </w:p>
  </w:comment>
  <w:comment w:id="54" w:author="Leard, Ben" w:date="2025-06-03T13:59:00Z" w:initials="BL">
    <w:p w14:paraId="15B4B3DA" w14:textId="1471882A" w:rsidR="00FA2277" w:rsidRDefault="00FA2277">
      <w:pPr>
        <w:pStyle w:val="CommentText"/>
      </w:pPr>
      <w:r>
        <w:rPr>
          <w:rStyle w:val="CommentReference"/>
        </w:rPr>
        <w:annotationRef/>
      </w:r>
      <w:r>
        <w:t xml:space="preserve">Here we should include a statement to summarize the key takeaways from the empirical results. </w:t>
      </w:r>
    </w:p>
  </w:comment>
  <w:comment w:id="136" w:author="Leard, Ben" w:date="2025-06-03T14:00:00Z" w:initials="BL">
    <w:p w14:paraId="29D588D0" w14:textId="49DEF981" w:rsidR="00FA2277" w:rsidRDefault="00FA2277">
      <w:pPr>
        <w:pStyle w:val="CommentText"/>
      </w:pPr>
      <w:r>
        <w:rPr>
          <w:rStyle w:val="CommentReference"/>
        </w:rPr>
        <w:annotationRef/>
      </w:r>
      <w:r>
        <w:t>We might want to update this section for a journal submission.</w:t>
      </w:r>
    </w:p>
  </w:comment>
  <w:comment w:id="301" w:author="Leard, Ben" w:date="2025-06-09T10:49:00Z" w:initials="BL">
    <w:p w14:paraId="1423D81D" w14:textId="52860F17" w:rsidR="00FA2277" w:rsidRDefault="00FA2277">
      <w:pPr>
        <w:pStyle w:val="CommentText"/>
      </w:pPr>
      <w:r>
        <w:rPr>
          <w:rStyle w:val="CommentReference"/>
        </w:rPr>
        <w:annotationRef/>
      </w:r>
      <w:r>
        <w:t>I added this paragraph to address your point below.</w:t>
      </w:r>
    </w:p>
  </w:comment>
  <w:comment w:id="384" w:author="Greene, David [2]" w:date="2025-06-06T08:05:00Z" w:initials="DG">
    <w:p w14:paraId="6700F08F" w14:textId="77777777" w:rsidR="00FA2277" w:rsidRDefault="00FA2277" w:rsidP="0011455D">
      <w:r>
        <w:rPr>
          <w:rStyle w:val="CommentReference"/>
        </w:rPr>
        <w:annotationRef/>
      </w:r>
      <w:r>
        <w:rPr>
          <w:sz w:val="20"/>
          <w:szCs w:val="20"/>
        </w:rPr>
        <w:t>Not only households can make these decisions. Firms, government and vehicle wholesalers may also. Let's mention this in a way that foreshadows our discussion of net survival rates and the variables we use in the lasso analysis.</w:t>
      </w:r>
    </w:p>
  </w:comment>
  <w:comment w:id="385" w:author="Leard, Ben" w:date="2025-06-09T10:48:00Z" w:initials="BL">
    <w:p w14:paraId="3AB8896D" w14:textId="315B865E" w:rsidR="00FA2277" w:rsidRDefault="00FA2277">
      <w:pPr>
        <w:pStyle w:val="CommentText"/>
      </w:pPr>
      <w:r>
        <w:rPr>
          <w:rStyle w:val="CommentReference"/>
        </w:rPr>
        <w:annotationRef/>
      </w:r>
      <w:r>
        <w:t xml:space="preserve">I added a paragraph (see my note above) to mention this point. </w:t>
      </w:r>
    </w:p>
  </w:comment>
  <w:comment w:id="603" w:author="Greene, David [2]" w:date="2025-06-06T08:06:00Z" w:initials="DG">
    <w:p w14:paraId="52AC09FC" w14:textId="5CB0BA1B" w:rsidR="00FA2277" w:rsidRDefault="00FA2277" w:rsidP="00277182">
      <w:r>
        <w:rPr>
          <w:rStyle w:val="CommentReference"/>
        </w:rPr>
        <w:annotationRef/>
      </w:r>
      <w:r>
        <w:rPr>
          <w:color w:val="000000"/>
          <w:sz w:val="20"/>
          <w:szCs w:val="20"/>
        </w:rPr>
        <w:t>We may want to mention that such data exist, noting that they are proprietary.</w:t>
      </w:r>
    </w:p>
  </w:comment>
  <w:comment w:id="604" w:author="Leard, Ben" w:date="2025-06-09T11:06:00Z" w:initials="BL">
    <w:p w14:paraId="71BF6C1E" w14:textId="654E4BFF" w:rsidR="00FA2277" w:rsidRDefault="00FA2277">
      <w:pPr>
        <w:pStyle w:val="CommentText"/>
      </w:pPr>
      <w:r>
        <w:rPr>
          <w:rStyle w:val="CommentReference"/>
        </w:rPr>
        <w:annotationRef/>
      </w:r>
      <w:r>
        <w:t>I added detail about the need to observe VINs for the ideal dataset.</w:t>
      </w:r>
    </w:p>
  </w:comment>
  <w:comment w:id="741" w:author="Leard, Ben" w:date="2025-06-03T14:13:00Z" w:initials="BL">
    <w:p w14:paraId="39FE073C" w14:textId="0BE54A08" w:rsidR="00FA2277" w:rsidRDefault="00FA2277">
      <w:pPr>
        <w:pStyle w:val="CommentText"/>
      </w:pPr>
      <w:r>
        <w:rPr>
          <w:rStyle w:val="CommentReference"/>
        </w:rPr>
        <w:annotationRef/>
      </w:r>
      <w:r>
        <w:t xml:space="preserve">I haven’t gone through the entire document to check that the terminology is consistent everywhere, but we should make sure to use “net survival rate” when we refer to rates the incorporate both migration and survival. </w:t>
      </w:r>
    </w:p>
  </w:comment>
  <w:comment w:id="1960" w:author="Greene, David" w:date="2025-06-16T13:32:00Z" w:initials="GD">
    <w:p w14:paraId="116AF58F" w14:textId="6A788DE4" w:rsidR="00C3234D" w:rsidRDefault="00C3234D">
      <w:pPr>
        <w:pStyle w:val="CommentText"/>
      </w:pPr>
      <w:r>
        <w:rPr>
          <w:rStyle w:val="CommentReference"/>
        </w:rPr>
        <w:annotationRef/>
      </w:r>
      <w:r>
        <w:t>Need to recreate this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546E8" w15:done="0"/>
  <w15:commentEx w15:paraId="15B4B3DA" w15:done="0"/>
  <w15:commentEx w15:paraId="29D588D0" w15:done="0"/>
  <w15:commentEx w15:paraId="1423D81D" w15:done="0"/>
  <w15:commentEx w15:paraId="6700F08F" w15:done="0"/>
  <w15:commentEx w15:paraId="3AB8896D" w15:paraIdParent="6700F08F" w15:done="0"/>
  <w15:commentEx w15:paraId="52AC09FC" w15:done="0"/>
  <w15:commentEx w15:paraId="71BF6C1E" w15:paraIdParent="52AC09FC" w15:done="0"/>
  <w15:commentEx w15:paraId="39FE073C" w15:done="0"/>
  <w15:commentEx w15:paraId="116AF5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B77AE0" w16cex:dateUtc="2025-06-03T17:55:00Z">
    <w16cex:extLst>
      <w16:ext w16:uri="{CE6994B0-6A32-4C9F-8C6B-6E91EDA988CE}">
        <cr:reactions xmlns:cr="http://schemas.microsoft.com/office/comments/2020/reactions">
          <cr:reaction reactionType="1">
            <cr:reactionInfo dateUtc="2025-06-09T12:36:54Z">
              <cr:user userId="S::dgreen32@utk.edu::d35ebd88-f22f-43fe-b06b-7b4e547381bb" userProvider="AD" userName="Greene, David"/>
            </cr:reactionInfo>
          </cr:reaction>
        </cr:reactions>
      </w16:ext>
    </w16cex:extLst>
  </w16cex:commentExtensible>
  <w16cex:commentExtensible w16cex:durableId="6DA9375C" w16cex:dateUtc="2025-06-03T17:59:00Z"/>
  <w16cex:commentExtensible w16cex:durableId="6911798F" w16cex:dateUtc="2025-06-03T18:00:00Z"/>
  <w16cex:commentExtensible w16cex:durableId="382D43BB" w16cex:dateUtc="2025-06-09T14:49:00Z"/>
  <w16cex:commentExtensible w16cex:durableId="2F616C19" w16cex:dateUtc="2025-06-06T12:05:00Z"/>
  <w16cex:commentExtensible w16cex:durableId="2272B4D4" w16cex:dateUtc="2025-06-09T14:48:00Z"/>
  <w16cex:commentExtensible w16cex:durableId="43C96380" w16cex:dateUtc="2025-06-06T12:06:00Z"/>
  <w16cex:commentExtensible w16cex:durableId="1F5CC4C3" w16cex:dateUtc="2025-06-09T15:06:00Z"/>
  <w16cex:commentExtensible w16cex:durableId="3AC95DB1" w16cex:dateUtc="2025-06-03T18:13:00Z">
    <w16cex:extLst>
      <w16:ext w16:uri="{CE6994B0-6A32-4C9F-8C6B-6E91EDA988CE}">
        <cr:reactions xmlns:cr="http://schemas.microsoft.com/office/comments/2020/reactions">
          <cr:reaction reactionType="1">
            <cr:reactionInfo dateUtc="2025-06-09T12:36:42Z">
              <cr:user userId="S::dgreen32@utk.edu::d35ebd88-f22f-43fe-b06b-7b4e547381bb" userProvider="AD" userName="Greene, Davi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546E8" w16cid:durableId="5DB77AE0"/>
  <w16cid:commentId w16cid:paraId="15B4B3DA" w16cid:durableId="6DA9375C"/>
  <w16cid:commentId w16cid:paraId="29D588D0" w16cid:durableId="6911798F"/>
  <w16cid:commentId w16cid:paraId="1423D81D" w16cid:durableId="382D43BB"/>
  <w16cid:commentId w16cid:paraId="6700F08F" w16cid:durableId="2F616C19"/>
  <w16cid:commentId w16cid:paraId="3AB8896D" w16cid:durableId="2272B4D4"/>
  <w16cid:commentId w16cid:paraId="52AC09FC" w16cid:durableId="43C96380"/>
  <w16cid:commentId w16cid:paraId="71BF6C1E" w16cid:durableId="1F5CC4C3"/>
  <w16cid:commentId w16cid:paraId="39FE073C" w16cid:durableId="3AC95DB1"/>
  <w16cid:commentId w16cid:paraId="116AF58F" w16cid:durableId="2BFA9B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638A" w14:textId="77777777" w:rsidR="00FA2277" w:rsidRDefault="00FA2277" w:rsidP="001452EF">
      <w:pPr>
        <w:spacing w:after="0" w:line="240" w:lineRule="auto"/>
      </w:pPr>
      <w:r>
        <w:separator/>
      </w:r>
    </w:p>
  </w:endnote>
  <w:endnote w:type="continuationSeparator" w:id="0">
    <w:p w14:paraId="48ED36C3" w14:textId="77777777" w:rsidR="00FA2277" w:rsidRDefault="00FA2277" w:rsidP="001452EF">
      <w:pPr>
        <w:spacing w:after="0" w:line="240" w:lineRule="auto"/>
      </w:pPr>
      <w:r>
        <w:continuationSeparator/>
      </w:r>
    </w:p>
  </w:endnote>
  <w:endnote w:type="continuationNotice" w:id="1">
    <w:p w14:paraId="64A63B7A" w14:textId="77777777" w:rsidR="00FA2277" w:rsidRDefault="00FA22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FA2277" w:rsidRDefault="00FA2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FA2277" w:rsidRDefault="00FA2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FA2277" w:rsidRDefault="00FA2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FA2277" w:rsidRDefault="00FA2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1AE02" w14:textId="77777777" w:rsidR="00FA2277" w:rsidRDefault="00FA2277" w:rsidP="001452EF">
      <w:pPr>
        <w:spacing w:after="0" w:line="240" w:lineRule="auto"/>
      </w:pPr>
      <w:r>
        <w:separator/>
      </w:r>
    </w:p>
  </w:footnote>
  <w:footnote w:type="continuationSeparator" w:id="0">
    <w:p w14:paraId="0678C694" w14:textId="77777777" w:rsidR="00FA2277" w:rsidRDefault="00FA2277" w:rsidP="001452EF">
      <w:pPr>
        <w:spacing w:after="0" w:line="240" w:lineRule="auto"/>
      </w:pPr>
      <w:r>
        <w:continuationSeparator/>
      </w:r>
    </w:p>
  </w:footnote>
  <w:footnote w:type="continuationNotice" w:id="1">
    <w:p w14:paraId="1C09DC21" w14:textId="77777777" w:rsidR="00FA2277" w:rsidRDefault="00FA2277">
      <w:pPr>
        <w:spacing w:after="0" w:line="240" w:lineRule="auto"/>
      </w:pPr>
    </w:p>
  </w:footnote>
  <w:footnote w:id="2">
    <w:p w14:paraId="61D58DF6" w14:textId="4A1AE863" w:rsidR="00FA2277" w:rsidRDefault="00FA2277">
      <w:pPr>
        <w:pStyle w:val="FootnoteText"/>
      </w:pPr>
      <w:r>
        <w:rPr>
          <w:rStyle w:val="FootnoteReference"/>
        </w:rPr>
        <w:footnoteRef/>
      </w:r>
      <w:r>
        <w:t xml:space="preserve"> This research was supported by Oak Ridge National Laboratory managed by UT-Battelle, LLC for the U.S. Department of Energy under contract No. DE-AC05-00OR22725, and by the National Renewable Energy Laboratory, operated by Alliance for Sustainable Energy, LLC for the U.S. Department of Energy under contract No. DE-AC36-08GO28308. The content of this report reflects the views of the authors and does not necessarily represent the views of the University of Tennessee, Oak Ridge National Laboratory, the National Renewable Energy Laboratory, or the U.S. Department of Energy.  </w:t>
      </w:r>
    </w:p>
  </w:footnote>
  <w:footnote w:id="3">
    <w:p w14:paraId="6EC28047" w14:textId="7ED53342" w:rsidR="00FA2277" w:rsidDel="00540478" w:rsidRDefault="00FA2277">
      <w:pPr>
        <w:pStyle w:val="FootnoteText"/>
        <w:rPr>
          <w:del w:id="115" w:author="Leard, Ben" w:date="2025-06-03T12:24:00Z"/>
        </w:rPr>
      </w:pPr>
      <w:del w:id="116" w:author="Leard, Ben" w:date="2025-06-03T12:24:00Z">
        <w:r w:rsidDel="00540478">
          <w:rPr>
            <w:rStyle w:val="FootnoteReference"/>
          </w:rPr>
          <w:footnoteRef/>
        </w:r>
        <w:r w:rsidDel="00540478">
          <w:delText xml:space="preserve"> The new vehicle sales model referred to is is the Market Acceptance of Advanced Automotive Technologies Model (MA3T), developed by Oak Ridge National Laboratory (Lin et al., 2025). Recent enhancements to include used vehicles at the national level are described in Greene and Leard (2024b, 2024c).</w:delText>
        </w:r>
      </w:del>
    </w:p>
  </w:footnote>
  <w:footnote w:id="4">
    <w:p w14:paraId="652B0C08" w14:textId="00AFA5C5" w:rsidR="00FA2277" w:rsidDel="006F08C6" w:rsidRDefault="00FA2277">
      <w:pPr>
        <w:pStyle w:val="FootnoteText"/>
        <w:rPr>
          <w:del w:id="134" w:author="Leard, Ben" w:date="2025-06-03T14:08:00Z"/>
        </w:rPr>
      </w:pPr>
      <w:del w:id="135" w:author="Leard, Ben" w:date="2025-06-03T14:08:00Z">
        <w:r w:rsidDel="006F08C6">
          <w:rPr>
            <w:rStyle w:val="FootnoteReference"/>
          </w:rPr>
          <w:footnoteRef/>
        </w:r>
        <w:r w:rsidDel="006F08C6">
          <w:delText xml:space="preserve"> Vans are grouped with SUVs because they are similar in size and carrying capacity, are relatively few in number relative to passenger cars and pickup trucks, and to keep the number of vehicle categories small.</w:delText>
        </w:r>
      </w:del>
    </w:p>
  </w:footnote>
  <w:footnote w:id="5">
    <w:p w14:paraId="26897DCB" w14:textId="1F0C73F8" w:rsidR="00570AD9" w:rsidRDefault="00570AD9">
      <w:pPr>
        <w:pStyle w:val="FootnoteText"/>
      </w:pPr>
      <w:ins w:id="141" w:author="davidlgreene49@gmail.com" w:date="2025-06-17T13:58:00Z" w16du:dateUtc="2025-06-17T17:58:00Z">
        <w:r>
          <w:rPr>
            <w:rStyle w:val="FootnoteReference"/>
          </w:rPr>
          <w:footnoteRef/>
        </w:r>
        <w:r>
          <w:t xml:space="preserve"> Market </w:t>
        </w:r>
      </w:ins>
      <w:ins w:id="142" w:author="davidlgreene49@gmail.com" w:date="2025-06-17T13:59:00Z" w16du:dateUtc="2025-06-17T17:59:00Z">
        <w:r>
          <w:t xml:space="preserve">research on the </w:t>
        </w:r>
      </w:ins>
      <w:ins w:id="143" w:author="davidlgreene49@gmail.com" w:date="2025-06-17T14:00:00Z" w16du:dateUtc="2025-06-17T18:00:00Z">
        <w:r>
          <w:t>average lifetime of vehicles by state can be found on the internet (e.g., Junk Car Reaper, 2024).</w:t>
        </w:r>
      </w:ins>
    </w:p>
  </w:footnote>
  <w:footnote w:id="6">
    <w:p w14:paraId="41AB514D" w14:textId="2A9F881E" w:rsidR="00FA2277" w:rsidRDefault="00FA2277">
      <w:pPr>
        <w:pStyle w:val="FootnoteText"/>
      </w:pPr>
      <w:ins w:id="396" w:author="Leard, Ben" w:date="2025-06-04T11:18:00Z">
        <w:r>
          <w:rPr>
            <w:rStyle w:val="FootnoteReference"/>
          </w:rPr>
          <w:footnoteRef/>
        </w:r>
        <w:r>
          <w:t xml:space="preserve"> </w:t>
        </w:r>
      </w:ins>
      <w:ins w:id="397" w:author="Leard, Ben" w:date="2025-06-04T11:20:00Z">
        <w:r>
          <w:t>A h</w:t>
        </w:r>
      </w:ins>
      <w:ins w:id="398" w:author="Leard, Ben" w:date="2025-06-04T11:18:00Z">
        <w:r>
          <w:t xml:space="preserve">ousehold can also dispose of vehicles </w:t>
        </w:r>
      </w:ins>
      <w:ins w:id="399" w:author="Leard, Ben" w:date="2025-06-04T11:19:00Z">
        <w:r>
          <w:t xml:space="preserve">by donating </w:t>
        </w:r>
      </w:ins>
      <w:ins w:id="400" w:author="Leard, Ben" w:date="2025-06-04T11:20:00Z">
        <w:r>
          <w:t>a vehicle or giving a vehicle to a family member outside of the household</w:t>
        </w:r>
      </w:ins>
      <w:ins w:id="401" w:author="Leard, Ben" w:date="2025-06-05T10:29:00Z">
        <w:r>
          <w:t xml:space="preserve">. These options could lead to </w:t>
        </w:r>
      </w:ins>
      <w:ins w:id="402" w:author="Leard, Ben" w:date="2025-06-05T10:30:00Z">
        <w:r>
          <w:t xml:space="preserve">state-to-state vehicle </w:t>
        </w:r>
      </w:ins>
      <w:ins w:id="403" w:author="Leard, Ben" w:date="2025-06-05T10:29:00Z">
        <w:r>
          <w:t xml:space="preserve">migration if </w:t>
        </w:r>
      </w:ins>
      <w:ins w:id="404" w:author="Leard, Ben" w:date="2025-06-05T10:30:00Z">
        <w:r>
          <w:t>the entity receiving the donated vehicle or the recipient family member were located in a different state.</w:t>
        </w:r>
      </w:ins>
    </w:p>
  </w:footnote>
  <w:footnote w:id="7">
    <w:p w14:paraId="14DD2D88" w14:textId="57E93066" w:rsidR="00FA2277" w:rsidRDefault="00FA2277">
      <w:pPr>
        <w:pStyle w:val="FootnoteText"/>
      </w:pPr>
      <w:ins w:id="462" w:author="Leard, Ben" w:date="2025-06-04T11:46:00Z">
        <w:r>
          <w:rPr>
            <w:rStyle w:val="FootnoteReference"/>
          </w:rPr>
          <w:footnoteRef/>
        </w:r>
        <w:r>
          <w:t xml:space="preserve"> Here, vehicle type </w:t>
        </w:r>
      </w:ins>
      <m:oMath>
        <m:r>
          <w:ins w:id="463" w:author="Leard, Ben" w:date="2025-06-04T11:46:00Z">
            <w:rPr>
              <w:rFonts w:ascii="Cambria Math" w:hAnsi="Cambria Math"/>
            </w:rPr>
            <m:t>j</m:t>
          </w:ins>
        </m:r>
      </m:oMath>
      <w:ins w:id="464" w:author="Leard, Ben" w:date="2025-06-04T11:46:00Z">
        <w:r>
          <w:rPr>
            <w:rFonts w:eastAsiaTheme="minorEastAsia"/>
          </w:rPr>
          <w:t xml:space="preserve"> includes the age of the vehicle.</w:t>
        </w:r>
      </w:ins>
    </w:p>
  </w:footnote>
  <w:footnote w:id="8">
    <w:p w14:paraId="7DB8AB0E" w14:textId="7A96903D" w:rsidR="00FA2277" w:rsidRDefault="00FA2277">
      <w:pPr>
        <w:pStyle w:val="FootnoteText"/>
      </w:pPr>
      <w:ins w:id="523" w:author="Leard, Ben" w:date="2025-06-04T12:03:00Z">
        <w:r>
          <w:rPr>
            <w:rStyle w:val="FootnoteReference"/>
          </w:rPr>
          <w:footnoteRef/>
        </w:r>
        <w:r>
          <w:t xml:space="preserve"> </w:t>
        </w:r>
        <w:r>
          <w:rPr>
            <w:rFonts w:eastAsiaTheme="minorEastAsia"/>
          </w:rPr>
          <w:t>According to data from respondents sampled during Q1 2024 in the Consumer Expenditure Survey, for respondents with household income of $100,000 or more per year, 43 percent of vehicles purchased in 2023 were 2023 or 2024 model year vehicles. For respondents with household income of less than $100,000 per year, only 28 percent of vehicles purchased in 2023 were 2023 or 2024 model year vehicles.</w:t>
        </w:r>
      </w:ins>
    </w:p>
  </w:footnote>
  <w:footnote w:id="9">
    <w:p w14:paraId="56E80379" w14:textId="16908C4B" w:rsidR="00FA2277" w:rsidDel="00510E39" w:rsidRDefault="00FA2277">
      <w:pPr>
        <w:pStyle w:val="FootnoteText"/>
        <w:rPr>
          <w:del w:id="609" w:author="Leard, Ben" w:date="2025-06-03T12:43:00Z"/>
        </w:rPr>
      </w:pPr>
      <w:del w:id="610" w:author="Leard, Ben" w:date="2025-06-03T12:43:00Z">
        <w:r w:rsidDel="00510E39">
          <w:rPr>
            <w:rStyle w:val="FootnoteReference"/>
          </w:rPr>
          <w:footnoteRef/>
        </w:r>
        <w:r w:rsidDel="00510E39">
          <w:delText xml:space="preserve"> We hypothesize that the willingness to offer a vehicle for sale is chiefly a function of transaction costs, vehicle attributes including cumulative wear and tear and the value owners attach to their vehicles, all of which are heterogeneous. Transaction costs are partly monetary costs but also include inconvenience and the risk and uncertainty inherent in purchasing a new and especially another used vehicle.</w:delText>
        </w:r>
      </w:del>
    </w:p>
  </w:footnote>
  <w:footnote w:id="10">
    <w:p w14:paraId="0B49039A" w14:textId="2F8D7B15" w:rsidR="00FA2277" w:rsidRPr="00BD2D5B" w:rsidDel="00510E39" w:rsidRDefault="00FA2277">
      <w:pPr>
        <w:pStyle w:val="FootnoteText"/>
        <w:rPr>
          <w:del w:id="613" w:author="Leard, Ben" w:date="2025-06-03T12:43:00Z"/>
        </w:rPr>
      </w:pPr>
      <w:del w:id="614" w:author="Leard, Ben" w:date="2025-06-03T12:43:00Z">
        <w:r w:rsidDel="00510E39">
          <w:rPr>
            <w:rStyle w:val="FootnoteReference"/>
          </w:rPr>
          <w:footnoteRef/>
        </w:r>
        <w:r w:rsidDel="00510E39">
          <w:delText xml:space="preserve"> If U</w:delText>
        </w:r>
        <w:r w:rsidDel="00510E39">
          <w:rPr>
            <w:vertAlign w:val="subscript"/>
          </w:rPr>
          <w:delText>i</w:delText>
        </w:r>
        <w:r w:rsidDel="00510E39">
          <w:delText xml:space="preserve"> is the utility of choice alternative i based on its observed attributes, then the generalized value (or generalized cost) of alternative i is (1/</w:delText>
        </w:r>
        <w:r w:rsidDel="00510E39">
          <w:rPr>
            <w:rFonts w:cstheme="minorHAnsi"/>
          </w:rPr>
          <w:delText>λ)U</w:delText>
        </w:r>
        <w:r w:rsidDel="00510E39">
          <w:rPr>
            <w:rFonts w:cstheme="minorHAnsi"/>
            <w:vertAlign w:val="subscript"/>
          </w:rPr>
          <w:delText>i</w:delText>
        </w:r>
        <w:r w:rsidDel="00510E39">
          <w:rPr>
            <w:rFonts w:cstheme="minorHAnsi"/>
          </w:rPr>
          <w:delText xml:space="preserve"> , where λ is the marginal utility of income with units of utils per dollar.</w:delText>
        </w:r>
      </w:del>
    </w:p>
  </w:footnote>
  <w:footnote w:id="11">
    <w:p w14:paraId="5E2E0C72" w14:textId="62A0DC9C" w:rsidR="00FA2277" w:rsidRPr="001959C1" w:rsidDel="00510E39" w:rsidRDefault="00FA2277">
      <w:pPr>
        <w:pStyle w:val="FootnoteText"/>
        <w:rPr>
          <w:del w:id="641" w:author="Leard, Ben" w:date="2025-06-03T12:39:00Z"/>
        </w:rPr>
      </w:pPr>
      <w:del w:id="642" w:author="Leard, Ben" w:date="2025-06-03T12:39:00Z">
        <w:r w:rsidDel="00510E39">
          <w:rPr>
            <w:rStyle w:val="FootnoteReference"/>
          </w:rPr>
          <w:footnoteRef/>
        </w:r>
        <w:r w:rsidDel="00510E39">
          <w:delText xml:space="preserve"> The total derivative of demand for used vehicles of age a, </w:delText>
        </w:r>
        <w:r w:rsidRPr="00205B87" w:rsidDel="00510E39">
          <w:rPr>
            <w:i/>
            <w:iCs/>
          </w:rPr>
          <w:delText>q</w:delText>
        </w:r>
        <w:r w:rsidRPr="00205B87" w:rsidDel="00510E39">
          <w:rPr>
            <w:i/>
            <w:iCs/>
            <w:vertAlign w:val="subscript"/>
          </w:rPr>
          <w:delText>a</w:delText>
        </w:r>
        <w:r w:rsidDel="00510E39">
          <w:delText xml:space="preserve">, with respect to the price of new vehicles, </w:delText>
        </w:r>
        <w:r w:rsidRPr="00205B87" w:rsidDel="00510E39">
          <w:rPr>
            <w:i/>
            <w:iCs/>
          </w:rPr>
          <w:delText>p</w:delText>
        </w:r>
        <w:r w:rsidRPr="00205B87" w:rsidDel="00510E39">
          <w:rPr>
            <w:i/>
            <w:iCs/>
            <w:vertAlign w:val="subscript"/>
          </w:rPr>
          <w:delText>0</w:delText>
        </w:r>
        <w:r w:rsidDel="00510E39">
          <w:delText xml:space="preserve">, </w:delText>
        </w:r>
        <w:r w:rsidRPr="00205B87" w:rsidDel="00510E39">
          <w:rPr>
            <w:i/>
            <w:iCs/>
          </w:rPr>
          <w:delText>dq</w:delText>
        </w:r>
        <w:r w:rsidRPr="00205B87" w:rsidDel="00510E39">
          <w:rPr>
            <w:i/>
            <w:iCs/>
            <w:vertAlign w:val="subscript"/>
          </w:rPr>
          <w:delText>a</w:delText>
        </w:r>
        <w:r w:rsidRPr="00205B87" w:rsidDel="00510E39">
          <w:rPr>
            <w:i/>
            <w:iCs/>
          </w:rPr>
          <w:delText>/dp</w:delText>
        </w:r>
        <w:r w:rsidRPr="00205B87" w:rsidDel="00510E39">
          <w:rPr>
            <w:i/>
            <w:iCs/>
            <w:vertAlign w:val="subscript"/>
          </w:rPr>
          <w:delText>0</w:delText>
        </w:r>
        <w:r w:rsidDel="00510E39">
          <w:delText xml:space="preserve">, can be written as a sum of partial price elasticities. </w:delText>
        </w:r>
      </w:del>
      <m:oMath>
        <m:f>
          <m:fPr>
            <m:ctrlPr>
              <w:del w:id="643" w:author="Leard, Ben" w:date="2025-06-03T12:39:00Z">
                <w:rPr>
                  <w:rFonts w:ascii="Cambria Math" w:hAnsi="Cambria Math"/>
                  <w:i/>
                </w:rPr>
              </w:del>
            </m:ctrlPr>
          </m:fPr>
          <m:num>
            <m:r>
              <w:del w:id="644" w:author="Leard, Ben" w:date="2025-06-03T12:39:00Z">
                <w:rPr>
                  <w:rFonts w:ascii="Cambria Math" w:hAnsi="Cambria Math"/>
                </w:rPr>
                <m:t>d</m:t>
              </w:del>
            </m:r>
            <m:sSub>
              <m:sSubPr>
                <m:ctrlPr>
                  <w:del w:id="645" w:author="Leard, Ben" w:date="2025-06-03T12:39:00Z">
                    <w:rPr>
                      <w:rFonts w:ascii="Cambria Math" w:hAnsi="Cambria Math"/>
                      <w:i/>
                    </w:rPr>
                  </w:del>
                </m:ctrlPr>
              </m:sSubPr>
              <m:e>
                <m:r>
                  <w:del w:id="646" w:author="Leard, Ben" w:date="2025-06-03T12:39:00Z">
                    <w:rPr>
                      <w:rFonts w:ascii="Cambria Math" w:hAnsi="Cambria Math"/>
                    </w:rPr>
                    <m:t>q</m:t>
                  </w:del>
                </m:r>
              </m:e>
              <m:sub>
                <m:r>
                  <w:del w:id="647" w:author="Leard, Ben" w:date="2025-06-03T12:39:00Z">
                    <w:rPr>
                      <w:rFonts w:ascii="Cambria Math" w:hAnsi="Cambria Math"/>
                    </w:rPr>
                    <m:t>a</m:t>
                  </w:del>
                </m:r>
              </m:sub>
            </m:sSub>
          </m:num>
          <m:den>
            <m:r>
              <w:del w:id="648" w:author="Leard, Ben" w:date="2025-06-03T12:39:00Z">
                <w:rPr>
                  <w:rFonts w:ascii="Cambria Math" w:hAnsi="Cambria Math"/>
                </w:rPr>
                <m:t>d</m:t>
              </w:del>
            </m:r>
            <m:sSub>
              <m:sSubPr>
                <m:ctrlPr>
                  <w:del w:id="649" w:author="Leard, Ben" w:date="2025-06-03T12:39:00Z">
                    <w:rPr>
                      <w:rFonts w:ascii="Cambria Math" w:hAnsi="Cambria Math"/>
                      <w:i/>
                    </w:rPr>
                  </w:del>
                </m:ctrlPr>
              </m:sSubPr>
              <m:e>
                <m:r>
                  <w:del w:id="650" w:author="Leard, Ben" w:date="2025-06-03T12:39:00Z">
                    <w:rPr>
                      <w:rFonts w:ascii="Cambria Math" w:hAnsi="Cambria Math"/>
                    </w:rPr>
                    <m:t>p</m:t>
                  </w:del>
                </m:r>
              </m:e>
              <m:sub>
                <m:r>
                  <w:del w:id="651" w:author="Leard, Ben" w:date="2025-06-03T12:39:00Z">
                    <w:rPr>
                      <w:rFonts w:ascii="Cambria Math" w:hAnsi="Cambria Math"/>
                    </w:rPr>
                    <m:t>0</m:t>
                  </w:del>
                </m:r>
              </m:sub>
            </m:sSub>
          </m:den>
        </m:f>
        <m:r>
          <w:del w:id="652" w:author="Leard, Ben" w:date="2025-06-03T12:39:00Z">
            <w:rPr>
              <w:rFonts w:ascii="Cambria Math" w:hAnsi="Cambria Math"/>
            </w:rPr>
            <m:t>=</m:t>
          </w:del>
        </m:r>
        <w:bookmarkStart w:id="653" w:name="_Hlk188952108"/>
        <m:f>
          <m:fPr>
            <m:ctrlPr>
              <w:del w:id="654" w:author="Leard, Ben" w:date="2025-06-03T12:39:00Z">
                <w:rPr>
                  <w:rFonts w:ascii="Cambria Math" w:hAnsi="Cambria Math"/>
                  <w:i/>
                </w:rPr>
              </w:del>
            </m:ctrlPr>
          </m:fPr>
          <m:num>
            <m:r>
              <w:del w:id="655" w:author="Leard, Ben" w:date="2025-06-03T12:39:00Z">
                <w:rPr>
                  <w:rFonts w:ascii="Cambria Math" w:hAnsi="Cambria Math"/>
                </w:rPr>
                <m:t>∂</m:t>
              </w:del>
            </m:r>
            <m:sSub>
              <m:sSubPr>
                <m:ctrlPr>
                  <w:del w:id="656" w:author="Leard, Ben" w:date="2025-06-03T12:39:00Z">
                    <w:rPr>
                      <w:rFonts w:ascii="Cambria Math" w:hAnsi="Cambria Math"/>
                      <w:i/>
                    </w:rPr>
                  </w:del>
                </m:ctrlPr>
              </m:sSubPr>
              <m:e>
                <m:r>
                  <w:del w:id="657" w:author="Leard, Ben" w:date="2025-06-03T12:39:00Z">
                    <w:rPr>
                      <w:rFonts w:ascii="Cambria Math" w:hAnsi="Cambria Math"/>
                    </w:rPr>
                    <m:t>q</m:t>
                  </w:del>
                </m:r>
              </m:e>
              <m:sub>
                <m:r>
                  <w:del w:id="658" w:author="Leard, Ben" w:date="2025-06-03T12:39:00Z">
                    <w:rPr>
                      <w:rFonts w:ascii="Cambria Math" w:hAnsi="Cambria Math"/>
                    </w:rPr>
                    <m:t>a</m:t>
                  </w:del>
                </m:r>
              </m:sub>
            </m:sSub>
          </m:num>
          <m:den>
            <m:r>
              <w:del w:id="659" w:author="Leard, Ben" w:date="2025-06-03T12:39:00Z">
                <w:rPr>
                  <w:rFonts w:ascii="Cambria Math" w:hAnsi="Cambria Math"/>
                </w:rPr>
                <m:t>∂</m:t>
              </w:del>
            </m:r>
            <m:sSub>
              <m:sSubPr>
                <m:ctrlPr>
                  <w:del w:id="660" w:author="Leard, Ben" w:date="2025-06-03T12:39:00Z">
                    <w:rPr>
                      <w:rFonts w:ascii="Cambria Math" w:hAnsi="Cambria Math"/>
                      <w:i/>
                    </w:rPr>
                  </w:del>
                </m:ctrlPr>
              </m:sSubPr>
              <m:e>
                <m:r>
                  <w:del w:id="661" w:author="Leard, Ben" w:date="2025-06-03T12:39:00Z">
                    <w:rPr>
                      <w:rFonts w:ascii="Cambria Math" w:hAnsi="Cambria Math"/>
                    </w:rPr>
                    <m:t>p</m:t>
                  </w:del>
                </m:r>
              </m:e>
              <m:sub>
                <m:r>
                  <w:del w:id="662" w:author="Leard, Ben" w:date="2025-06-03T12:39:00Z">
                    <w:rPr>
                      <w:rFonts w:ascii="Cambria Math" w:hAnsi="Cambria Math"/>
                    </w:rPr>
                    <m:t>0</m:t>
                  </w:del>
                </m:r>
              </m:sub>
            </m:sSub>
          </m:den>
        </m:f>
        <m:r>
          <w:del w:id="663" w:author="Leard, Ben" w:date="2025-06-03T12:39:00Z">
            <w:rPr>
              <w:rFonts w:ascii="Cambria Math" w:hAnsi="Cambria Math"/>
            </w:rPr>
            <m:t>+</m:t>
          </w:del>
        </m:r>
        <m:nary>
          <m:naryPr>
            <m:chr m:val="∑"/>
            <m:limLoc m:val="undOvr"/>
            <m:supHide m:val="1"/>
            <m:ctrlPr>
              <w:del w:id="664" w:author="Leard, Ben" w:date="2025-06-03T12:39:00Z">
                <w:rPr>
                  <w:rFonts w:ascii="Cambria Math" w:hAnsi="Cambria Math"/>
                  <w:i/>
                </w:rPr>
              </w:del>
            </m:ctrlPr>
          </m:naryPr>
          <m:sub>
            <m:r>
              <w:del w:id="665" w:author="Leard, Ben" w:date="2025-06-03T12:39:00Z">
                <w:rPr>
                  <w:rFonts w:ascii="Cambria Math" w:hAnsi="Cambria Math"/>
                </w:rPr>
                <m:t>i</m:t>
              </w:del>
            </m:r>
          </m:sub>
          <m:sup/>
          <m:e>
            <m:f>
              <m:fPr>
                <m:ctrlPr>
                  <w:del w:id="666" w:author="Leard, Ben" w:date="2025-06-03T12:39:00Z">
                    <w:rPr>
                      <w:rFonts w:ascii="Cambria Math" w:hAnsi="Cambria Math"/>
                      <w:i/>
                    </w:rPr>
                  </w:del>
                </m:ctrlPr>
              </m:fPr>
              <m:num>
                <m:r>
                  <w:del w:id="667" w:author="Leard, Ben" w:date="2025-06-03T12:39:00Z">
                    <w:rPr>
                      <w:rFonts w:ascii="Cambria Math" w:hAnsi="Cambria Math"/>
                    </w:rPr>
                    <m:t>∂</m:t>
                  </w:del>
                </m:r>
                <m:sSub>
                  <m:sSubPr>
                    <m:ctrlPr>
                      <w:del w:id="668" w:author="Leard, Ben" w:date="2025-06-03T12:39:00Z">
                        <w:rPr>
                          <w:rFonts w:ascii="Cambria Math" w:hAnsi="Cambria Math"/>
                          <w:i/>
                        </w:rPr>
                      </w:del>
                    </m:ctrlPr>
                  </m:sSubPr>
                  <m:e>
                    <m:r>
                      <w:del w:id="669" w:author="Leard, Ben" w:date="2025-06-03T12:39:00Z">
                        <w:rPr>
                          <w:rFonts w:ascii="Cambria Math" w:hAnsi="Cambria Math"/>
                        </w:rPr>
                        <m:t>q</m:t>
                      </w:del>
                    </m:r>
                  </m:e>
                  <m:sub>
                    <m:r>
                      <w:del w:id="670" w:author="Leard, Ben" w:date="2025-06-03T12:39:00Z">
                        <w:rPr>
                          <w:rFonts w:ascii="Cambria Math" w:hAnsi="Cambria Math"/>
                        </w:rPr>
                        <m:t>a</m:t>
                      </w:del>
                    </m:r>
                  </m:sub>
                </m:sSub>
              </m:num>
              <m:den>
                <m:r>
                  <w:del w:id="671" w:author="Leard, Ben" w:date="2025-06-03T12:39:00Z">
                    <w:rPr>
                      <w:rFonts w:ascii="Cambria Math" w:hAnsi="Cambria Math"/>
                    </w:rPr>
                    <m:t>∂</m:t>
                  </w:del>
                </m:r>
                <m:sSub>
                  <m:sSubPr>
                    <m:ctrlPr>
                      <w:del w:id="672" w:author="Leard, Ben" w:date="2025-06-03T12:39:00Z">
                        <w:rPr>
                          <w:rFonts w:ascii="Cambria Math" w:hAnsi="Cambria Math"/>
                          <w:i/>
                        </w:rPr>
                      </w:del>
                    </m:ctrlPr>
                  </m:sSubPr>
                  <m:e>
                    <m:r>
                      <w:del w:id="673" w:author="Leard, Ben" w:date="2025-06-03T12:39:00Z">
                        <w:rPr>
                          <w:rFonts w:ascii="Cambria Math" w:hAnsi="Cambria Math"/>
                        </w:rPr>
                        <m:t>p</m:t>
                      </w:del>
                    </m:r>
                  </m:e>
                  <m:sub>
                    <m:r>
                      <w:del w:id="674" w:author="Leard, Ben" w:date="2025-06-03T12:39:00Z">
                        <w:rPr>
                          <w:rFonts w:ascii="Cambria Math" w:hAnsi="Cambria Math"/>
                        </w:rPr>
                        <m:t>i</m:t>
                      </w:del>
                    </m:r>
                  </m:sub>
                </m:sSub>
              </m:den>
            </m:f>
            <m:f>
              <m:fPr>
                <m:ctrlPr>
                  <w:del w:id="675" w:author="Leard, Ben" w:date="2025-06-03T12:39:00Z">
                    <w:rPr>
                      <w:rFonts w:ascii="Cambria Math" w:hAnsi="Cambria Math"/>
                      <w:i/>
                    </w:rPr>
                  </w:del>
                </m:ctrlPr>
              </m:fPr>
              <m:num>
                <m:r>
                  <w:del w:id="676" w:author="Leard, Ben" w:date="2025-06-03T12:39:00Z">
                    <w:rPr>
                      <w:rFonts w:ascii="Cambria Math" w:hAnsi="Cambria Math"/>
                    </w:rPr>
                    <m:t>∂</m:t>
                  </w:del>
                </m:r>
                <m:sSub>
                  <m:sSubPr>
                    <m:ctrlPr>
                      <w:del w:id="677" w:author="Leard, Ben" w:date="2025-06-03T12:39:00Z">
                        <w:rPr>
                          <w:rFonts w:ascii="Cambria Math" w:hAnsi="Cambria Math"/>
                          <w:i/>
                        </w:rPr>
                      </w:del>
                    </m:ctrlPr>
                  </m:sSubPr>
                  <m:e>
                    <m:r>
                      <w:del w:id="678" w:author="Leard, Ben" w:date="2025-06-03T12:39:00Z">
                        <w:rPr>
                          <w:rFonts w:ascii="Cambria Math" w:hAnsi="Cambria Math"/>
                        </w:rPr>
                        <m:t>p</m:t>
                      </w:del>
                    </m:r>
                  </m:e>
                  <m:sub>
                    <m:r>
                      <w:del w:id="679" w:author="Leard, Ben" w:date="2025-06-03T12:39:00Z">
                        <w:rPr>
                          <w:rFonts w:ascii="Cambria Math" w:hAnsi="Cambria Math"/>
                        </w:rPr>
                        <m:t>i</m:t>
                      </w:del>
                    </m:r>
                  </m:sub>
                </m:sSub>
              </m:num>
              <m:den>
                <m:r>
                  <w:del w:id="680" w:author="Leard, Ben" w:date="2025-06-03T12:39:00Z">
                    <w:rPr>
                      <w:rFonts w:ascii="Cambria Math" w:hAnsi="Cambria Math"/>
                    </w:rPr>
                    <m:t>∂</m:t>
                  </w:del>
                </m:r>
                <m:sSub>
                  <m:sSubPr>
                    <m:ctrlPr>
                      <w:del w:id="681" w:author="Leard, Ben" w:date="2025-06-03T12:39:00Z">
                        <w:rPr>
                          <w:rFonts w:ascii="Cambria Math" w:hAnsi="Cambria Math"/>
                          <w:i/>
                        </w:rPr>
                      </w:del>
                    </m:ctrlPr>
                  </m:sSubPr>
                  <m:e>
                    <m:r>
                      <w:del w:id="682" w:author="Leard, Ben" w:date="2025-06-03T12:39:00Z">
                        <w:rPr>
                          <w:rFonts w:ascii="Cambria Math" w:hAnsi="Cambria Math"/>
                        </w:rPr>
                        <m:t>p</m:t>
                      </w:del>
                    </m:r>
                  </m:e>
                  <m:sub>
                    <m:r>
                      <w:del w:id="683" w:author="Leard, Ben" w:date="2025-06-03T12:39:00Z">
                        <w:rPr>
                          <w:rFonts w:ascii="Cambria Math" w:hAnsi="Cambria Math"/>
                        </w:rPr>
                        <m:t>0</m:t>
                      </w:del>
                    </m:r>
                  </m:sub>
                </m:sSub>
              </m:den>
            </m:f>
            <m:r>
              <w:del w:id="684" w:author="Leard, Ben" w:date="2025-06-03T12:39:00Z">
                <w:rPr>
                  <w:rFonts w:ascii="Cambria Math" w:hAnsi="Cambria Math"/>
                </w:rPr>
                <m:t>=</m:t>
              </w:del>
            </m:r>
          </m:e>
        </m:nary>
        <w:bookmarkEnd w:id="653"/>
        <m:f>
          <m:fPr>
            <m:ctrlPr>
              <w:del w:id="685" w:author="Leard, Ben" w:date="2025-06-03T12:39:00Z">
                <w:rPr>
                  <w:rFonts w:ascii="Cambria Math" w:hAnsi="Cambria Math"/>
                  <w:i/>
                </w:rPr>
              </w:del>
            </m:ctrlPr>
          </m:fPr>
          <m:num>
            <m:r>
              <w:del w:id="686" w:author="Leard, Ben" w:date="2025-06-03T12:39:00Z">
                <w:rPr>
                  <w:rFonts w:ascii="Cambria Math" w:hAnsi="Cambria Math"/>
                </w:rPr>
                <m:t>∂</m:t>
              </w:del>
            </m:r>
            <m:sSub>
              <m:sSubPr>
                <m:ctrlPr>
                  <w:del w:id="687" w:author="Leard, Ben" w:date="2025-06-03T12:39:00Z">
                    <w:rPr>
                      <w:rFonts w:ascii="Cambria Math" w:hAnsi="Cambria Math"/>
                      <w:i/>
                    </w:rPr>
                  </w:del>
                </m:ctrlPr>
              </m:sSubPr>
              <m:e>
                <m:r>
                  <w:del w:id="688" w:author="Leard, Ben" w:date="2025-06-03T12:39:00Z">
                    <w:rPr>
                      <w:rFonts w:ascii="Cambria Math" w:hAnsi="Cambria Math"/>
                    </w:rPr>
                    <m:t>q</m:t>
                  </w:del>
                </m:r>
              </m:e>
              <m:sub>
                <m:r>
                  <w:del w:id="689" w:author="Leard, Ben" w:date="2025-06-03T12:39:00Z">
                    <w:rPr>
                      <w:rFonts w:ascii="Cambria Math" w:hAnsi="Cambria Math"/>
                    </w:rPr>
                    <m:t>a</m:t>
                  </w:del>
                </m:r>
              </m:sub>
            </m:sSub>
          </m:num>
          <m:den>
            <m:r>
              <w:del w:id="690" w:author="Leard, Ben" w:date="2025-06-03T12:39:00Z">
                <w:rPr>
                  <w:rFonts w:ascii="Cambria Math" w:hAnsi="Cambria Math"/>
                </w:rPr>
                <m:t>∂</m:t>
              </w:del>
            </m:r>
            <m:sSub>
              <m:sSubPr>
                <m:ctrlPr>
                  <w:del w:id="691" w:author="Leard, Ben" w:date="2025-06-03T12:39:00Z">
                    <w:rPr>
                      <w:rFonts w:ascii="Cambria Math" w:hAnsi="Cambria Math"/>
                      <w:i/>
                    </w:rPr>
                  </w:del>
                </m:ctrlPr>
              </m:sSubPr>
              <m:e>
                <m:r>
                  <w:del w:id="692" w:author="Leard, Ben" w:date="2025-06-03T12:39:00Z">
                    <w:rPr>
                      <w:rFonts w:ascii="Cambria Math" w:hAnsi="Cambria Math"/>
                    </w:rPr>
                    <m:t>p</m:t>
                  </w:del>
                </m:r>
              </m:e>
              <m:sub>
                <m:r>
                  <w:del w:id="693" w:author="Leard, Ben" w:date="2025-06-03T12:39:00Z">
                    <w:rPr>
                      <w:rFonts w:ascii="Cambria Math" w:hAnsi="Cambria Math"/>
                    </w:rPr>
                    <m:t>0</m:t>
                  </w:del>
                </m:r>
              </m:sub>
            </m:sSub>
          </m:den>
        </m:f>
        <m:f>
          <m:fPr>
            <m:ctrlPr>
              <w:del w:id="694" w:author="Leard, Ben" w:date="2025-06-03T12:39:00Z">
                <w:rPr>
                  <w:rFonts w:ascii="Cambria Math" w:hAnsi="Cambria Math"/>
                  <w:i/>
                </w:rPr>
              </w:del>
            </m:ctrlPr>
          </m:fPr>
          <m:num>
            <m:sSub>
              <m:sSubPr>
                <m:ctrlPr>
                  <w:del w:id="695" w:author="Leard, Ben" w:date="2025-06-03T12:39:00Z">
                    <w:rPr>
                      <w:rFonts w:ascii="Cambria Math" w:hAnsi="Cambria Math"/>
                      <w:i/>
                    </w:rPr>
                  </w:del>
                </m:ctrlPr>
              </m:sSubPr>
              <m:e>
                <m:r>
                  <w:del w:id="696" w:author="Leard, Ben" w:date="2025-06-03T12:39:00Z">
                    <w:rPr>
                      <w:rFonts w:ascii="Cambria Math" w:hAnsi="Cambria Math"/>
                    </w:rPr>
                    <m:t>p</m:t>
                  </w:del>
                </m:r>
              </m:e>
              <m:sub>
                <m:r>
                  <w:del w:id="697" w:author="Leard, Ben" w:date="2025-06-03T12:39:00Z">
                    <w:rPr>
                      <w:rFonts w:ascii="Cambria Math" w:hAnsi="Cambria Math"/>
                    </w:rPr>
                    <m:t>o</m:t>
                  </w:del>
                </m:r>
              </m:sub>
            </m:sSub>
          </m:num>
          <m:den>
            <m:sSub>
              <m:sSubPr>
                <m:ctrlPr>
                  <w:del w:id="698" w:author="Leard, Ben" w:date="2025-06-03T12:39:00Z">
                    <w:rPr>
                      <w:rFonts w:ascii="Cambria Math" w:hAnsi="Cambria Math"/>
                      <w:i/>
                    </w:rPr>
                  </w:del>
                </m:ctrlPr>
              </m:sSubPr>
              <m:e>
                <m:r>
                  <w:del w:id="699" w:author="Leard, Ben" w:date="2025-06-03T12:39:00Z">
                    <w:rPr>
                      <w:rFonts w:ascii="Cambria Math" w:hAnsi="Cambria Math"/>
                    </w:rPr>
                    <m:t>q</m:t>
                  </w:del>
                </m:r>
              </m:e>
              <m:sub>
                <m:r>
                  <w:del w:id="700" w:author="Leard, Ben" w:date="2025-06-03T12:39:00Z">
                    <w:rPr>
                      <w:rFonts w:ascii="Cambria Math" w:hAnsi="Cambria Math"/>
                    </w:rPr>
                    <m:t>a</m:t>
                  </w:del>
                </m:r>
              </m:sub>
            </m:sSub>
          </m:den>
        </m:f>
        <m:r>
          <w:del w:id="701" w:author="Leard, Ben" w:date="2025-06-03T12:39:00Z">
            <w:rPr>
              <w:rFonts w:ascii="Cambria Math" w:hAnsi="Cambria Math"/>
            </w:rPr>
            <m:t>+</m:t>
          </w:del>
        </m:r>
        <m:nary>
          <m:naryPr>
            <m:chr m:val="∑"/>
            <m:limLoc m:val="undOvr"/>
            <m:supHide m:val="1"/>
            <m:ctrlPr>
              <w:del w:id="702" w:author="Leard, Ben" w:date="2025-06-03T12:39:00Z">
                <w:rPr>
                  <w:rFonts w:ascii="Cambria Math" w:hAnsi="Cambria Math"/>
                  <w:i/>
                </w:rPr>
              </w:del>
            </m:ctrlPr>
          </m:naryPr>
          <m:sub>
            <m:r>
              <w:del w:id="703" w:author="Leard, Ben" w:date="2025-06-03T12:39:00Z">
                <w:rPr>
                  <w:rFonts w:ascii="Cambria Math" w:hAnsi="Cambria Math"/>
                </w:rPr>
                <m:t>i</m:t>
              </w:del>
            </m:r>
          </m:sub>
          <m:sup/>
          <m:e>
            <m:d>
              <m:dPr>
                <m:ctrlPr>
                  <w:del w:id="704" w:author="Leard, Ben" w:date="2025-06-03T12:39:00Z">
                    <w:rPr>
                      <w:rFonts w:ascii="Cambria Math" w:hAnsi="Cambria Math"/>
                      <w:i/>
                    </w:rPr>
                  </w:del>
                </m:ctrlPr>
              </m:dPr>
              <m:e>
                <m:f>
                  <m:fPr>
                    <m:ctrlPr>
                      <w:del w:id="705" w:author="Leard, Ben" w:date="2025-06-03T12:39:00Z">
                        <w:rPr>
                          <w:rFonts w:ascii="Cambria Math" w:hAnsi="Cambria Math"/>
                          <w:i/>
                        </w:rPr>
                      </w:del>
                    </m:ctrlPr>
                  </m:fPr>
                  <m:num>
                    <m:r>
                      <w:del w:id="706" w:author="Leard, Ben" w:date="2025-06-03T12:39:00Z">
                        <w:rPr>
                          <w:rFonts w:ascii="Cambria Math" w:hAnsi="Cambria Math"/>
                        </w:rPr>
                        <m:t>∂</m:t>
                      </w:del>
                    </m:r>
                    <m:sSub>
                      <m:sSubPr>
                        <m:ctrlPr>
                          <w:del w:id="707" w:author="Leard, Ben" w:date="2025-06-03T12:39:00Z">
                            <w:rPr>
                              <w:rFonts w:ascii="Cambria Math" w:hAnsi="Cambria Math"/>
                              <w:i/>
                            </w:rPr>
                          </w:del>
                        </m:ctrlPr>
                      </m:sSubPr>
                      <m:e>
                        <m:r>
                          <w:del w:id="708" w:author="Leard, Ben" w:date="2025-06-03T12:39:00Z">
                            <w:rPr>
                              <w:rFonts w:ascii="Cambria Math" w:hAnsi="Cambria Math"/>
                            </w:rPr>
                            <m:t>q</m:t>
                          </w:del>
                        </m:r>
                      </m:e>
                      <m:sub>
                        <m:r>
                          <w:del w:id="709" w:author="Leard, Ben" w:date="2025-06-03T12:39:00Z">
                            <w:rPr>
                              <w:rFonts w:ascii="Cambria Math" w:hAnsi="Cambria Math"/>
                            </w:rPr>
                            <m:t>a</m:t>
                          </w:del>
                        </m:r>
                      </m:sub>
                    </m:sSub>
                  </m:num>
                  <m:den>
                    <m:r>
                      <w:del w:id="710" w:author="Leard, Ben" w:date="2025-06-03T12:39:00Z">
                        <w:rPr>
                          <w:rFonts w:ascii="Cambria Math" w:hAnsi="Cambria Math"/>
                        </w:rPr>
                        <m:t>∂</m:t>
                      </w:del>
                    </m:r>
                    <m:sSub>
                      <m:sSubPr>
                        <m:ctrlPr>
                          <w:del w:id="711" w:author="Leard, Ben" w:date="2025-06-03T12:39:00Z">
                            <w:rPr>
                              <w:rFonts w:ascii="Cambria Math" w:hAnsi="Cambria Math"/>
                              <w:i/>
                            </w:rPr>
                          </w:del>
                        </m:ctrlPr>
                      </m:sSubPr>
                      <m:e>
                        <m:r>
                          <w:del w:id="712" w:author="Leard, Ben" w:date="2025-06-03T12:39:00Z">
                            <w:rPr>
                              <w:rFonts w:ascii="Cambria Math" w:hAnsi="Cambria Math"/>
                            </w:rPr>
                            <m:t>p</m:t>
                          </w:del>
                        </m:r>
                      </m:e>
                      <m:sub>
                        <m:r>
                          <w:del w:id="713" w:author="Leard, Ben" w:date="2025-06-03T12:39:00Z">
                            <w:rPr>
                              <w:rFonts w:ascii="Cambria Math" w:hAnsi="Cambria Math"/>
                            </w:rPr>
                            <m:t>i</m:t>
                          </w:del>
                        </m:r>
                      </m:sub>
                    </m:sSub>
                  </m:den>
                </m:f>
                <m:f>
                  <m:fPr>
                    <m:ctrlPr>
                      <w:del w:id="714" w:author="Leard, Ben" w:date="2025-06-03T12:39:00Z">
                        <w:rPr>
                          <w:rFonts w:ascii="Cambria Math" w:hAnsi="Cambria Math"/>
                          <w:i/>
                        </w:rPr>
                      </w:del>
                    </m:ctrlPr>
                  </m:fPr>
                  <m:num>
                    <m:sSub>
                      <m:sSubPr>
                        <m:ctrlPr>
                          <w:del w:id="715" w:author="Leard, Ben" w:date="2025-06-03T12:39:00Z">
                            <w:rPr>
                              <w:rFonts w:ascii="Cambria Math" w:hAnsi="Cambria Math"/>
                              <w:i/>
                            </w:rPr>
                          </w:del>
                        </m:ctrlPr>
                      </m:sSubPr>
                      <m:e>
                        <m:r>
                          <w:del w:id="716" w:author="Leard, Ben" w:date="2025-06-03T12:39:00Z">
                            <w:rPr>
                              <w:rFonts w:ascii="Cambria Math" w:hAnsi="Cambria Math"/>
                            </w:rPr>
                            <m:t>p</m:t>
                          </w:del>
                        </m:r>
                      </m:e>
                      <m:sub>
                        <m:r>
                          <w:del w:id="717" w:author="Leard, Ben" w:date="2025-06-03T12:39:00Z">
                            <w:rPr>
                              <w:rFonts w:ascii="Cambria Math" w:hAnsi="Cambria Math"/>
                            </w:rPr>
                            <m:t>i</m:t>
                          </w:del>
                        </m:r>
                      </m:sub>
                    </m:sSub>
                  </m:num>
                  <m:den>
                    <m:sSub>
                      <m:sSubPr>
                        <m:ctrlPr>
                          <w:del w:id="718" w:author="Leard, Ben" w:date="2025-06-03T12:39:00Z">
                            <w:rPr>
                              <w:rFonts w:ascii="Cambria Math" w:hAnsi="Cambria Math"/>
                              <w:i/>
                            </w:rPr>
                          </w:del>
                        </m:ctrlPr>
                      </m:sSubPr>
                      <m:e>
                        <m:r>
                          <w:del w:id="719" w:author="Leard, Ben" w:date="2025-06-03T12:39:00Z">
                            <w:rPr>
                              <w:rFonts w:ascii="Cambria Math" w:hAnsi="Cambria Math"/>
                            </w:rPr>
                            <m:t>q</m:t>
                          </w:del>
                        </m:r>
                      </m:e>
                      <m:sub>
                        <m:r>
                          <w:del w:id="720" w:author="Leard, Ben" w:date="2025-06-03T12:39:00Z">
                            <w:rPr>
                              <w:rFonts w:ascii="Cambria Math" w:hAnsi="Cambria Math"/>
                            </w:rPr>
                            <m:t>a</m:t>
                          </w:del>
                        </m:r>
                      </m:sub>
                    </m:sSub>
                  </m:den>
                </m:f>
              </m:e>
            </m:d>
            <m:d>
              <m:dPr>
                <m:ctrlPr>
                  <w:del w:id="721" w:author="Leard, Ben" w:date="2025-06-03T12:39:00Z">
                    <w:rPr>
                      <w:rFonts w:ascii="Cambria Math" w:hAnsi="Cambria Math"/>
                      <w:i/>
                    </w:rPr>
                  </w:del>
                </m:ctrlPr>
              </m:dPr>
              <m:e>
                <m:f>
                  <m:fPr>
                    <m:ctrlPr>
                      <w:del w:id="722" w:author="Leard, Ben" w:date="2025-06-03T12:39:00Z">
                        <w:rPr>
                          <w:rFonts w:ascii="Cambria Math" w:hAnsi="Cambria Math"/>
                          <w:i/>
                        </w:rPr>
                      </w:del>
                    </m:ctrlPr>
                  </m:fPr>
                  <m:num>
                    <m:r>
                      <w:del w:id="723" w:author="Leard, Ben" w:date="2025-06-03T12:39:00Z">
                        <w:rPr>
                          <w:rFonts w:ascii="Cambria Math" w:hAnsi="Cambria Math"/>
                        </w:rPr>
                        <m:t>∂</m:t>
                      </w:del>
                    </m:r>
                    <m:sSub>
                      <m:sSubPr>
                        <m:ctrlPr>
                          <w:del w:id="724" w:author="Leard, Ben" w:date="2025-06-03T12:39:00Z">
                            <w:rPr>
                              <w:rFonts w:ascii="Cambria Math" w:hAnsi="Cambria Math"/>
                              <w:i/>
                            </w:rPr>
                          </w:del>
                        </m:ctrlPr>
                      </m:sSubPr>
                      <m:e>
                        <m:r>
                          <w:del w:id="725" w:author="Leard, Ben" w:date="2025-06-03T12:39:00Z">
                            <w:rPr>
                              <w:rFonts w:ascii="Cambria Math" w:hAnsi="Cambria Math"/>
                            </w:rPr>
                            <m:t>p</m:t>
                          </w:del>
                        </m:r>
                      </m:e>
                      <m:sub>
                        <m:r>
                          <w:del w:id="726" w:author="Leard, Ben" w:date="2025-06-03T12:39:00Z">
                            <w:rPr>
                              <w:rFonts w:ascii="Cambria Math" w:hAnsi="Cambria Math"/>
                            </w:rPr>
                            <m:t>i</m:t>
                          </w:del>
                        </m:r>
                      </m:sub>
                    </m:sSub>
                  </m:num>
                  <m:den>
                    <m:r>
                      <w:del w:id="727" w:author="Leard, Ben" w:date="2025-06-03T12:39:00Z">
                        <w:rPr>
                          <w:rFonts w:ascii="Cambria Math" w:hAnsi="Cambria Math"/>
                        </w:rPr>
                        <m:t>∂</m:t>
                      </w:del>
                    </m:r>
                    <m:sSub>
                      <m:sSubPr>
                        <m:ctrlPr>
                          <w:del w:id="728" w:author="Leard, Ben" w:date="2025-06-03T12:39:00Z">
                            <w:rPr>
                              <w:rFonts w:ascii="Cambria Math" w:hAnsi="Cambria Math"/>
                              <w:i/>
                            </w:rPr>
                          </w:del>
                        </m:ctrlPr>
                      </m:sSubPr>
                      <m:e>
                        <m:r>
                          <w:del w:id="729" w:author="Leard, Ben" w:date="2025-06-03T12:39:00Z">
                            <w:rPr>
                              <w:rFonts w:ascii="Cambria Math" w:hAnsi="Cambria Math"/>
                            </w:rPr>
                            <m:t>p</m:t>
                          </w:del>
                        </m:r>
                      </m:e>
                      <m:sub>
                        <m:r>
                          <w:del w:id="730" w:author="Leard, Ben" w:date="2025-06-03T12:39:00Z">
                            <w:rPr>
                              <w:rFonts w:ascii="Cambria Math" w:hAnsi="Cambria Math"/>
                            </w:rPr>
                            <m:t>0</m:t>
                          </w:del>
                        </m:r>
                      </m:sub>
                    </m:sSub>
                  </m:den>
                </m:f>
                <m:f>
                  <m:fPr>
                    <m:ctrlPr>
                      <w:del w:id="731" w:author="Leard, Ben" w:date="2025-06-03T12:39:00Z">
                        <w:rPr>
                          <w:rFonts w:ascii="Cambria Math" w:hAnsi="Cambria Math"/>
                          <w:i/>
                        </w:rPr>
                      </w:del>
                    </m:ctrlPr>
                  </m:fPr>
                  <m:num>
                    <m:sSub>
                      <m:sSubPr>
                        <m:ctrlPr>
                          <w:del w:id="732" w:author="Leard, Ben" w:date="2025-06-03T12:39:00Z">
                            <w:rPr>
                              <w:rFonts w:ascii="Cambria Math" w:hAnsi="Cambria Math"/>
                              <w:i/>
                            </w:rPr>
                          </w:del>
                        </m:ctrlPr>
                      </m:sSubPr>
                      <m:e>
                        <m:r>
                          <w:del w:id="733" w:author="Leard, Ben" w:date="2025-06-03T12:39:00Z">
                            <w:rPr>
                              <w:rFonts w:ascii="Cambria Math" w:hAnsi="Cambria Math"/>
                            </w:rPr>
                            <m:t>p</m:t>
                          </w:del>
                        </m:r>
                      </m:e>
                      <m:sub>
                        <m:r>
                          <w:del w:id="734" w:author="Leard, Ben" w:date="2025-06-03T12:39:00Z">
                            <w:rPr>
                              <w:rFonts w:ascii="Cambria Math" w:hAnsi="Cambria Math"/>
                            </w:rPr>
                            <m:t>0</m:t>
                          </w:del>
                        </m:r>
                      </m:sub>
                    </m:sSub>
                  </m:num>
                  <m:den>
                    <m:sSub>
                      <m:sSubPr>
                        <m:ctrlPr>
                          <w:del w:id="735" w:author="Leard, Ben" w:date="2025-06-03T12:39:00Z">
                            <w:rPr>
                              <w:rFonts w:ascii="Cambria Math" w:hAnsi="Cambria Math"/>
                              <w:i/>
                            </w:rPr>
                          </w:del>
                        </m:ctrlPr>
                      </m:sSubPr>
                      <m:e>
                        <m:r>
                          <w:del w:id="736" w:author="Leard, Ben" w:date="2025-06-03T12:39:00Z">
                            <w:rPr>
                              <w:rFonts w:ascii="Cambria Math" w:hAnsi="Cambria Math"/>
                            </w:rPr>
                            <m:t>p</m:t>
                          </w:del>
                        </m:r>
                      </m:e>
                      <m:sub>
                        <m:r>
                          <w:del w:id="737" w:author="Leard, Ben" w:date="2025-06-03T12:39:00Z">
                            <w:rPr>
                              <w:rFonts w:ascii="Cambria Math" w:hAnsi="Cambria Math"/>
                            </w:rPr>
                            <m:t>i</m:t>
                          </w:del>
                        </m:r>
                      </m:sub>
                    </m:sSub>
                  </m:den>
                </m:f>
              </m:e>
            </m:d>
          </m:e>
        </m:nary>
      </m:oMath>
      <w:del w:id="738" w:author="Leard, Ben" w:date="2025-06-03T12:39:00Z">
        <w:r w:rsidDel="00510E39">
          <w:delText xml:space="preserve"> . Thus, if the partial elasticities of the prices for all ages with respect to new vehicle prices are equal, that is, if a change in the generalized cost of new vehicles has the same relative effect on the prices of vehicle of all vintages, and if the sum of the partial cross price elasticities for ages other than </w:delText>
        </w:r>
        <w:r w:rsidRPr="00F750DE" w:rsidDel="00510E39">
          <w:rPr>
            <w:i/>
          </w:rPr>
          <w:delText>a</w:delText>
        </w:r>
        <w:r w:rsidDel="00510E39">
          <w:delText xml:space="preserve"> equals the partial own price elasticity for age </w:delText>
        </w:r>
        <w:r w:rsidRPr="00F750DE" w:rsidDel="00510E39">
          <w:rPr>
            <w:i/>
          </w:rPr>
          <w:delText>a</w:delText>
        </w:r>
        <w:r w:rsidDel="00510E39">
          <w:delText xml:space="preserve">, the total derivative of </w:delText>
        </w:r>
        <w:r w:rsidRPr="00F750DE" w:rsidDel="00510E39">
          <w:rPr>
            <w:i/>
          </w:rPr>
          <w:delText>q</w:delText>
        </w:r>
        <w:r w:rsidRPr="00F750DE" w:rsidDel="00510E39">
          <w:rPr>
            <w:i/>
            <w:vertAlign w:val="subscript"/>
          </w:rPr>
          <w:delText>a</w:delText>
        </w:r>
        <w:r w:rsidDel="00510E39">
          <w:delText xml:space="preserve"> with respect to </w:delText>
        </w:r>
        <w:r w:rsidRPr="00F750DE" w:rsidDel="00510E39">
          <w:rPr>
            <w:i/>
          </w:rPr>
          <w:delText>p</w:delText>
        </w:r>
        <w:r w:rsidRPr="00F750DE" w:rsidDel="00510E39">
          <w:rPr>
            <w:i/>
            <w:vertAlign w:val="subscript"/>
          </w:rPr>
          <w:delText>0</w:delText>
        </w:r>
        <w:r w:rsidDel="00510E39">
          <w:delText xml:space="preserve"> equals the partial derivative with respect to </w:delText>
        </w:r>
        <w:r w:rsidRPr="00F750DE" w:rsidDel="00510E39">
          <w:rPr>
            <w:i/>
          </w:rPr>
          <w:delText>p</w:delText>
        </w:r>
        <w:r w:rsidRPr="00F750DE" w:rsidDel="00510E39">
          <w:rPr>
            <w:i/>
            <w:vertAlign w:val="subscript"/>
          </w:rPr>
          <w:delText>0</w:delText>
        </w:r>
        <w:r w:rsidDel="00510E39">
          <w:delText>. This will not be precisely true, in general, and whether cross price effects can be reasonably neglected is an empirical question.</w:delText>
        </w:r>
      </w:del>
    </w:p>
  </w:footnote>
  <w:footnote w:id="12">
    <w:p w14:paraId="0C6407B5" w14:textId="7F5F0EAC" w:rsidR="00FA2277" w:rsidRDefault="00FA2277">
      <w:pPr>
        <w:pStyle w:val="FootnoteText"/>
      </w:pPr>
      <w:r>
        <w:rPr>
          <w:rStyle w:val="FootnoteReference"/>
        </w:rPr>
        <w:footnoteRef/>
      </w:r>
      <w:r>
        <w:t xml:space="preserve"> The VIN</w:t>
      </w:r>
      <w:ins w:id="744" w:author="Leard, Ben" w:date="2025-06-04T12:27:00Z">
        <w:r>
          <w:t>s</w:t>
        </w:r>
      </w:ins>
      <w:del w:id="745" w:author="Leard, Ben" w:date="2025-06-04T12:27:00Z">
        <w:r w:rsidDel="00120E80">
          <w:delText xml:space="preserve"> num</w:delText>
        </w:r>
      </w:del>
      <w:del w:id="746" w:author="Leard, Ben" w:date="2025-06-04T12:26:00Z">
        <w:r w:rsidDel="00120E80">
          <w:delText>bers</w:delText>
        </w:r>
      </w:del>
      <w:r>
        <w:t xml:space="preserve"> themselves were not included in the data purchased by NREL and thus not available to this study.</w:t>
      </w:r>
    </w:p>
  </w:footnote>
  <w:footnote w:id="13">
    <w:p w14:paraId="66006660" w14:textId="665AD077" w:rsidR="00FA2277" w:rsidRDefault="00FA2277">
      <w:pPr>
        <w:pStyle w:val="FootnoteText"/>
      </w:pPr>
      <w:ins w:id="817" w:author="davidlgreene49@gmail.com" w:date="2025-06-12T08:37:00Z">
        <w:r>
          <w:rPr>
            <w:rStyle w:val="FootnoteReference"/>
          </w:rPr>
          <w:footnoteRef/>
        </w:r>
        <w:r>
          <w:t xml:space="preserve"> </w:t>
        </w:r>
      </w:ins>
      <w:ins w:id="818" w:author="davidlgreene49@gmail.com" w:date="2025-06-12T08:38:00Z">
        <w:r w:rsidRPr="00955F45">
          <w:t xml:space="preserve">The complete set of state graphs </w:t>
        </w:r>
        <w:r>
          <w:t>are in</w:t>
        </w:r>
        <w:r w:rsidRPr="00955F45">
          <w:t xml:space="preserve"> Appendix B</w:t>
        </w:r>
        <w:r>
          <w:t>.</w:t>
        </w:r>
      </w:ins>
    </w:p>
  </w:footnote>
  <w:footnote w:id="14">
    <w:p w14:paraId="2543A1DB" w14:textId="21AE80E8" w:rsidR="00FA2277" w:rsidRDefault="00FA2277">
      <w:pPr>
        <w:pStyle w:val="FootnoteText"/>
      </w:pPr>
      <w:ins w:id="859" w:author="davidlgreene49@gmail.com" w:date="2025-06-12T08:55:00Z">
        <w:r>
          <w:rPr>
            <w:rStyle w:val="FootnoteReference"/>
          </w:rPr>
          <w:footnoteRef/>
        </w:r>
        <w:r>
          <w:t xml:space="preserve"> Market research has addressed average vehicle lifetimes at </w:t>
        </w:r>
      </w:ins>
      <w:ins w:id="860" w:author="davidlgreene49@gmail.com" w:date="2025-06-12T08:56:00Z">
        <w:r>
          <w:t>the state level</w:t>
        </w:r>
      </w:ins>
      <w:ins w:id="861" w:author="davidlgreene49@gmail.com" w:date="2025-06-12T08:57:00Z">
        <w:r>
          <w:t xml:space="preserve"> (Junk Car Reaper, 2024)</w:t>
        </w:r>
      </w:ins>
      <w:ins w:id="862" w:author="davidlgreene49@gmail.com" w:date="2025-06-12T08:56:00Z">
        <w:r>
          <w:t xml:space="preserve">, and </w:t>
        </w:r>
      </w:ins>
      <w:ins w:id="863" w:author="davidlgreene49@gmail.com" w:date="2025-06-12T09:02:00Z">
        <w:r>
          <w:t>international trade in</w:t>
        </w:r>
      </w:ins>
      <w:ins w:id="864" w:author="davidlgreene49@gmail.com" w:date="2025-06-12T08:56:00Z">
        <w:r>
          <w:t xml:space="preserve"> used vehicles from country to country has received serious attention</w:t>
        </w:r>
      </w:ins>
      <w:ins w:id="865" w:author="davidlgreene49@gmail.com" w:date="2025-06-12T09:02:00Z">
        <w:r>
          <w:t xml:space="preserve"> </w:t>
        </w:r>
      </w:ins>
      <w:ins w:id="866" w:author="davidlgreene49@gmail.com" w:date="2025-06-12T09:03:00Z">
        <w:r>
          <w:t>in recent decades</w:t>
        </w:r>
      </w:ins>
      <w:ins w:id="867" w:author="davidlgreene49@gmail.com" w:date="2025-06-12T08:56:00Z">
        <w:r>
          <w:t xml:space="preserve"> (e.g.,</w:t>
        </w:r>
      </w:ins>
      <w:ins w:id="868" w:author="davidlgreene49@gmail.com" w:date="2025-06-12T09:00:00Z">
        <w:r>
          <w:t xml:space="preserve"> Nieuwenhuis et al., 2007;</w:t>
        </w:r>
      </w:ins>
      <w:ins w:id="869" w:author="davidlgreene49@gmail.com" w:date="2025-06-12T08:56:00Z">
        <w:r>
          <w:t xml:space="preserve"> </w:t>
        </w:r>
      </w:ins>
      <w:ins w:id="870" w:author="davidlgreene49@gmail.com" w:date="2025-06-12T08:59:00Z">
        <w:r>
          <w:t>Fuse et al., 2009;</w:t>
        </w:r>
      </w:ins>
      <w:ins w:id="871" w:author="davidlgreene49@gmail.com" w:date="2025-06-12T09:00:00Z">
        <w:r>
          <w:t xml:space="preserve"> </w:t>
        </w:r>
      </w:ins>
      <w:ins w:id="872" w:author="davidlgreene49@gmail.com" w:date="2025-06-12T09:01:00Z">
        <w:r>
          <w:t xml:space="preserve">Chen et al., 2019; </w:t>
        </w:r>
      </w:ins>
      <w:proofErr w:type="spellStart"/>
      <w:ins w:id="873" w:author="davidlgreene49@gmail.com" w:date="2025-06-12T09:02:00Z">
        <w:r>
          <w:t>Ayetor</w:t>
        </w:r>
        <w:proofErr w:type="spellEnd"/>
        <w:r>
          <w:t xml:space="preserve"> et al., 2021).</w:t>
        </w:r>
      </w:ins>
      <w:ins w:id="874" w:author="davidlgreene49@gmail.com" w:date="2025-06-12T08:59:00Z">
        <w:r>
          <w:t xml:space="preserve"> </w:t>
        </w:r>
      </w:ins>
    </w:p>
  </w:footnote>
  <w:footnote w:id="15">
    <w:p w14:paraId="4A068489" w14:textId="77777777" w:rsidR="00FA2277" w:rsidRDefault="00FA2277" w:rsidP="00BB664A">
      <w:pPr>
        <w:pStyle w:val="FootnoteText"/>
        <w:rPr>
          <w:ins w:id="904" w:author="davidlgreene49@gmail.com" w:date="2025-06-12T09:34:00Z"/>
        </w:rPr>
      </w:pPr>
      <w:ins w:id="905" w:author="davidlgreene49@gmail.com" w:date="2025-06-12T09:34:00Z">
        <w:r>
          <w:rPr>
            <w:rStyle w:val="FootnoteReference"/>
          </w:rPr>
          <w:footnoteRef/>
        </w:r>
        <w:r>
          <w:t xml:space="preserve"> A description of the data and sources is in Appendix C. In general, data for the explanatory variables are for the 2018 calendar year. All economic data are Bureau of Economic Analysis data and all population data are Census Bureau data for 2018. When 2018 data were not available, the closest year for which data were available was used, either 2017 or 2019. 2010 data were used for state areas.</w:t>
        </w:r>
      </w:ins>
    </w:p>
  </w:footnote>
  <w:footnote w:id="16">
    <w:p w14:paraId="5827AA96" w14:textId="7726D1A3" w:rsidR="00FA2277" w:rsidRDefault="00FA2277" w:rsidP="004F0C88">
      <w:pPr>
        <w:pStyle w:val="FootnoteText"/>
        <w:rPr>
          <w:ins w:id="936" w:author="davidlgreene49@gmail.com" w:date="2025-06-12T10:00:00Z"/>
        </w:rPr>
      </w:pPr>
      <w:ins w:id="937" w:author="davidlgreene49@gmail.com" w:date="2025-06-12T10:00:00Z">
        <w:r>
          <w:rPr>
            <w:rStyle w:val="FootnoteReference"/>
          </w:rPr>
          <w:footnoteRef/>
        </w:r>
        <w:r>
          <w:t xml:space="preserve"> </w:t>
        </w:r>
      </w:ins>
    </w:p>
  </w:footnote>
  <w:footnote w:id="17">
    <w:p w14:paraId="19F4A925" w14:textId="65E6514E" w:rsidR="00FA2277" w:rsidDel="00BB664A" w:rsidRDefault="00FA2277">
      <w:pPr>
        <w:pStyle w:val="FootnoteText"/>
        <w:rPr>
          <w:del w:id="1023" w:author="davidlgreene49@gmail.com" w:date="2025-06-12T09:34:00Z"/>
        </w:rPr>
      </w:pPr>
      <w:del w:id="1024" w:author="davidlgreene49@gmail.com" w:date="2025-06-12T09:34:00Z">
        <w:r w:rsidDel="00BB664A">
          <w:rPr>
            <w:rStyle w:val="FootnoteReference"/>
          </w:rPr>
          <w:footnoteRef/>
        </w:r>
        <w:r w:rsidDel="00BB664A">
          <w:delText xml:space="preserve"> A description of the data and sources is in Appendix C. In general, data for the explanatory variables are for the 2018 calendar year. All economic data are Bureau of Economic Analysis data and all population data are Census Bureau data for 2018. When 2018 data were not available, the closest year for which data were available was used, either 2017 or 2019. 2010 data were used for state areas.</w:delText>
        </w:r>
      </w:del>
    </w:p>
  </w:footnote>
  <w:footnote w:id="18">
    <w:p w14:paraId="0C172FB5" w14:textId="4E551E9F" w:rsidR="00FA2277" w:rsidRDefault="00FA2277">
      <w:pPr>
        <w:pStyle w:val="FootnoteText"/>
      </w:pPr>
      <w:r>
        <w:rPr>
          <w:rStyle w:val="FootnoteReference"/>
        </w:rPr>
        <w:footnoteRef/>
      </w:r>
      <w:r>
        <w:t xml:space="preserve"> The age of a vehicle in the available data is calculated as the calendar year minus the vehicle’s model year. Because vehicle model years do not begin on January 1 and end on December 31, but on varying dates, and because not all vehicles of a model year are sold in that model year, counts of 0 and 1-year-old vehicles do not produce meaningful estimates of survival rates and were excluded from the analysis.</w:t>
      </w:r>
    </w:p>
  </w:footnote>
  <w:footnote w:id="19">
    <w:p w14:paraId="1B430E53" w14:textId="079F4909" w:rsidR="009742A5" w:rsidRDefault="009742A5">
      <w:pPr>
        <w:pStyle w:val="FootnoteText"/>
      </w:pPr>
      <w:ins w:id="1473" w:author="Greene, David" w:date="2025-06-16T10:14:00Z">
        <w:r>
          <w:rPr>
            <w:rStyle w:val="FootnoteReference"/>
          </w:rPr>
          <w:footnoteRef/>
        </w:r>
        <w:r>
          <w:t xml:space="preserve"> We recognize that our method does not allow strict interpretation of </w:t>
        </w:r>
      </w:ins>
      <w:ins w:id="1474" w:author="Greene, David" w:date="2025-06-16T10:15:00Z">
        <w:r>
          <w:t>significance levels as tests of hypotheses.</w:t>
        </w:r>
      </w:ins>
    </w:p>
  </w:footnote>
  <w:footnote w:id="20">
    <w:p w14:paraId="793672BC" w14:textId="598EBD34" w:rsidR="00FA2277" w:rsidRDefault="00FA2277">
      <w:pPr>
        <w:pStyle w:val="FootnoteText"/>
      </w:pPr>
      <w:r>
        <w:rPr>
          <w:rStyle w:val="FootnoteReference"/>
        </w:rPr>
        <w:footnoteRef/>
      </w:r>
      <w:r>
        <w:t xml:space="preserve"> Because several model formulations were estimated before settling on the final formulation, significance levels should not be interpreted in the usual way as tests of null hypotheses but rather as indicators of the strength of the correlations between the independent variables and the dependent variable.</w:t>
      </w:r>
    </w:p>
  </w:footnote>
  <w:footnote w:id="21">
    <w:p w14:paraId="71520975" w14:textId="0551F902" w:rsidR="00FA2277" w:rsidDel="001333F0" w:rsidRDefault="00FA2277">
      <w:pPr>
        <w:pStyle w:val="FootnoteText"/>
        <w:rPr>
          <w:del w:id="1843" w:author="Greene, David" w:date="2025-06-16T11:44:00Z"/>
        </w:rPr>
      </w:pPr>
      <w:del w:id="1844" w:author="Greene, David" w:date="2025-06-16T11:44:00Z">
        <w:r w:rsidDel="001333F0">
          <w:rPr>
            <w:rStyle w:val="FootnoteReference"/>
          </w:rPr>
          <w:footnoteRef/>
        </w:r>
        <w:r w:rsidDel="001333F0">
          <w:delText xml:space="preserve"> An Excel</w:delText>
        </w:r>
        <w:r w:rsidDel="001333F0">
          <w:rPr>
            <w:rFonts w:cstheme="minorHAnsi"/>
          </w:rPr>
          <w:delText>™</w:delText>
        </w:r>
        <w:r w:rsidDel="001333F0">
          <w:delText xml:space="preserve"> spreadsheet allowing all states, years and vehicle types to be graphed five at a time is available from the lead author.</w:delText>
        </w:r>
      </w:del>
    </w:p>
  </w:footnote>
  <w:footnote w:id="22">
    <w:p w14:paraId="7873291F" w14:textId="03F4E04C" w:rsidR="001333F0" w:rsidRDefault="001333F0">
      <w:pPr>
        <w:pStyle w:val="FootnoteText"/>
      </w:pPr>
      <w:ins w:id="1847" w:author="Greene, David" w:date="2025-06-16T11:45:00Z">
        <w:r>
          <w:rPr>
            <w:rStyle w:val="FootnoteReference"/>
          </w:rPr>
          <w:footnoteRef/>
        </w:r>
        <w:r>
          <w:t xml:space="preserve"> </w:t>
        </w:r>
        <w:r w:rsidRPr="001333F0">
          <w:t>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t>
        </w:r>
      </w:ins>
    </w:p>
  </w:footnote>
  <w:footnote w:id="23">
    <w:p w14:paraId="237288E7" w14:textId="77777777" w:rsidR="005D49BC" w:rsidRDefault="005D49BC" w:rsidP="005D49BC">
      <w:pPr>
        <w:pStyle w:val="FootnoteText"/>
        <w:rPr>
          <w:ins w:id="2037" w:author="davidlgreene49@gmail.com" w:date="2025-06-17T08:54:00Z" w16du:dateUtc="2025-06-17T12:54:00Z"/>
        </w:rPr>
      </w:pPr>
      <w:ins w:id="2038" w:author="davidlgreene49@gmail.com" w:date="2025-06-17T08:54:00Z" w16du:dateUtc="2025-06-17T12:54:00Z">
        <w:r>
          <w:rPr>
            <w:rStyle w:val="FootnoteReference"/>
          </w:rPr>
          <w:footnoteRef/>
        </w:r>
        <w:r>
          <w:t xml:space="preserve"> Such data exist, but the cost was prohibitive given the budget of our study.</w:t>
        </w:r>
      </w:ins>
    </w:p>
  </w:footnote>
  <w:footnote w:id="24">
    <w:p w14:paraId="2CAE607D" w14:textId="63D1E0B6" w:rsidR="00FA2277" w:rsidDel="005D49BC" w:rsidRDefault="00FA2277">
      <w:pPr>
        <w:pStyle w:val="FootnoteText"/>
        <w:rPr>
          <w:del w:id="2194" w:author="davidlgreene49@gmail.com" w:date="2025-06-17T08:53:00Z" w16du:dateUtc="2025-06-17T12:53:00Z"/>
        </w:rPr>
      </w:pPr>
      <w:del w:id="2195" w:author="davidlgreene49@gmail.com" w:date="2025-06-17T08:53:00Z" w16du:dateUtc="2025-06-17T12:53:00Z">
        <w:r w:rsidDel="005D49BC">
          <w:rPr>
            <w:rStyle w:val="FootnoteReference"/>
          </w:rPr>
          <w:footnoteRef/>
        </w:r>
        <w:r w:rsidDel="005D49BC">
          <w:delText xml:space="preserve"> Such data exist, but the cost was prohibitive given the budget of our study.</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FA2277" w:rsidRDefault="00FA2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FA2277" w:rsidRDefault="00FA2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FA2277" w:rsidRDefault="00FA2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664BB"/>
    <w:multiLevelType w:val="hybridMultilevel"/>
    <w:tmpl w:val="7BD896B8"/>
    <w:lvl w:ilvl="0" w:tplc="22E65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5"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05752D"/>
    <w:multiLevelType w:val="hybridMultilevel"/>
    <w:tmpl w:val="4EC0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55784"/>
    <w:multiLevelType w:val="hybridMultilevel"/>
    <w:tmpl w:val="3F924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106368">
    <w:abstractNumId w:val="3"/>
  </w:num>
  <w:num w:numId="2" w16cid:durableId="1678968735">
    <w:abstractNumId w:val="0"/>
  </w:num>
  <w:num w:numId="3" w16cid:durableId="22289607">
    <w:abstractNumId w:val="7"/>
  </w:num>
  <w:num w:numId="4" w16cid:durableId="1713730682">
    <w:abstractNumId w:val="5"/>
  </w:num>
  <w:num w:numId="5" w16cid:durableId="554048145">
    <w:abstractNumId w:val="11"/>
  </w:num>
  <w:num w:numId="6" w16cid:durableId="1469056020">
    <w:abstractNumId w:val="4"/>
  </w:num>
  <w:num w:numId="7" w16cid:durableId="1111818436">
    <w:abstractNumId w:val="8"/>
  </w:num>
  <w:num w:numId="8" w16cid:durableId="1703435562">
    <w:abstractNumId w:val="10"/>
  </w:num>
  <w:num w:numId="9" w16cid:durableId="1391031050">
    <w:abstractNumId w:val="1"/>
  </w:num>
  <w:num w:numId="10" w16cid:durableId="353383925">
    <w:abstractNumId w:val="12"/>
  </w:num>
  <w:num w:numId="11" w16cid:durableId="326521911">
    <w:abstractNumId w:val="9"/>
  </w:num>
  <w:num w:numId="12" w16cid:durableId="1156069307">
    <w:abstractNumId w:val="6"/>
  </w:num>
  <w:num w:numId="13" w16cid:durableId="66886634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rd, Ben">
    <w15:presenceInfo w15:providerId="AD" w15:userId="S::bleard@utk.edu::62619765-fb56-4110-81f9-6b9e6ee66f81"/>
  </w15:person>
  <w15:person w15:author="davidlgreene49@gmail.com">
    <w15:presenceInfo w15:providerId="Windows Live" w15:userId="36ae8be986634fb6"/>
  </w15:person>
  <w15:person w15:author="Greene, David">
    <w15:presenceInfo w15:providerId="None" w15:userId="Greene, David"/>
  </w15:person>
  <w15:person w15:author="Greene, David [2]">
    <w15:presenceInfo w15:providerId="AD" w15:userId="S::dgreen32@utk.edu::d35ebd88-f22f-43fe-b06b-7b4e547381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2DEE"/>
    <w:rsid w:val="000077EB"/>
    <w:rsid w:val="000114C7"/>
    <w:rsid w:val="000119D6"/>
    <w:rsid w:val="00012914"/>
    <w:rsid w:val="000131EC"/>
    <w:rsid w:val="00015FAB"/>
    <w:rsid w:val="00022103"/>
    <w:rsid w:val="000223AD"/>
    <w:rsid w:val="00032D5E"/>
    <w:rsid w:val="00032E85"/>
    <w:rsid w:val="000333A4"/>
    <w:rsid w:val="0003396F"/>
    <w:rsid w:val="00033CBE"/>
    <w:rsid w:val="00037B9A"/>
    <w:rsid w:val="00040C27"/>
    <w:rsid w:val="000429E8"/>
    <w:rsid w:val="0004362B"/>
    <w:rsid w:val="00046C83"/>
    <w:rsid w:val="000505E0"/>
    <w:rsid w:val="00053A98"/>
    <w:rsid w:val="00054332"/>
    <w:rsid w:val="0005622B"/>
    <w:rsid w:val="00065E31"/>
    <w:rsid w:val="0007260C"/>
    <w:rsid w:val="000727CB"/>
    <w:rsid w:val="00073819"/>
    <w:rsid w:val="00073FB9"/>
    <w:rsid w:val="00074A3F"/>
    <w:rsid w:val="00075C42"/>
    <w:rsid w:val="00076B3D"/>
    <w:rsid w:val="00081BD1"/>
    <w:rsid w:val="0008223B"/>
    <w:rsid w:val="00083CAC"/>
    <w:rsid w:val="00084FA7"/>
    <w:rsid w:val="00086314"/>
    <w:rsid w:val="00086CD6"/>
    <w:rsid w:val="00087723"/>
    <w:rsid w:val="00090A4A"/>
    <w:rsid w:val="00093BC9"/>
    <w:rsid w:val="00096E78"/>
    <w:rsid w:val="000A2764"/>
    <w:rsid w:val="000B0D1F"/>
    <w:rsid w:val="000C2785"/>
    <w:rsid w:val="000C3F21"/>
    <w:rsid w:val="000C4B21"/>
    <w:rsid w:val="000C7279"/>
    <w:rsid w:val="000C790C"/>
    <w:rsid w:val="000D112D"/>
    <w:rsid w:val="000D5CF1"/>
    <w:rsid w:val="000E3605"/>
    <w:rsid w:val="000E375B"/>
    <w:rsid w:val="000E5C32"/>
    <w:rsid w:val="000E79E7"/>
    <w:rsid w:val="000F14C7"/>
    <w:rsid w:val="000F43D7"/>
    <w:rsid w:val="000F4CC3"/>
    <w:rsid w:val="000F7EEE"/>
    <w:rsid w:val="00101C17"/>
    <w:rsid w:val="00101DD2"/>
    <w:rsid w:val="001123C2"/>
    <w:rsid w:val="0011455D"/>
    <w:rsid w:val="00114F64"/>
    <w:rsid w:val="00120E80"/>
    <w:rsid w:val="00123F23"/>
    <w:rsid w:val="00125B85"/>
    <w:rsid w:val="00125E2E"/>
    <w:rsid w:val="001300F3"/>
    <w:rsid w:val="001333F0"/>
    <w:rsid w:val="001372A3"/>
    <w:rsid w:val="00137865"/>
    <w:rsid w:val="001441AD"/>
    <w:rsid w:val="001452EF"/>
    <w:rsid w:val="001479C5"/>
    <w:rsid w:val="001508EA"/>
    <w:rsid w:val="00155093"/>
    <w:rsid w:val="00161AF8"/>
    <w:rsid w:val="001663C4"/>
    <w:rsid w:val="00173296"/>
    <w:rsid w:val="00174135"/>
    <w:rsid w:val="001742AA"/>
    <w:rsid w:val="00181C38"/>
    <w:rsid w:val="00183410"/>
    <w:rsid w:val="001879E8"/>
    <w:rsid w:val="001926A3"/>
    <w:rsid w:val="00192E5F"/>
    <w:rsid w:val="001959C1"/>
    <w:rsid w:val="00197736"/>
    <w:rsid w:val="001A3014"/>
    <w:rsid w:val="001A7390"/>
    <w:rsid w:val="001B03C7"/>
    <w:rsid w:val="001B14EE"/>
    <w:rsid w:val="001B1E05"/>
    <w:rsid w:val="001B4651"/>
    <w:rsid w:val="001C0D82"/>
    <w:rsid w:val="001C2286"/>
    <w:rsid w:val="001C42F8"/>
    <w:rsid w:val="001C42FD"/>
    <w:rsid w:val="001C520E"/>
    <w:rsid w:val="001D0279"/>
    <w:rsid w:val="001D0ADD"/>
    <w:rsid w:val="001D1FCA"/>
    <w:rsid w:val="001D3635"/>
    <w:rsid w:val="001D377B"/>
    <w:rsid w:val="001D6F12"/>
    <w:rsid w:val="001D78B3"/>
    <w:rsid w:val="001D7E6B"/>
    <w:rsid w:val="001E01C7"/>
    <w:rsid w:val="001E3447"/>
    <w:rsid w:val="001E52E6"/>
    <w:rsid w:val="001E686A"/>
    <w:rsid w:val="001E7598"/>
    <w:rsid w:val="001F0639"/>
    <w:rsid w:val="001F0D74"/>
    <w:rsid w:val="001F1944"/>
    <w:rsid w:val="001F1F24"/>
    <w:rsid w:val="001F2601"/>
    <w:rsid w:val="001F440F"/>
    <w:rsid w:val="001F4C53"/>
    <w:rsid w:val="001F72D6"/>
    <w:rsid w:val="0020085A"/>
    <w:rsid w:val="002014CE"/>
    <w:rsid w:val="0020446A"/>
    <w:rsid w:val="00205770"/>
    <w:rsid w:val="00205B87"/>
    <w:rsid w:val="00213BD1"/>
    <w:rsid w:val="00214740"/>
    <w:rsid w:val="00217647"/>
    <w:rsid w:val="00225648"/>
    <w:rsid w:val="00231170"/>
    <w:rsid w:val="00236BDB"/>
    <w:rsid w:val="0024004C"/>
    <w:rsid w:val="00243BD0"/>
    <w:rsid w:val="00244586"/>
    <w:rsid w:val="002448EB"/>
    <w:rsid w:val="00245176"/>
    <w:rsid w:val="0025272F"/>
    <w:rsid w:val="002533FC"/>
    <w:rsid w:val="00254E85"/>
    <w:rsid w:val="00257925"/>
    <w:rsid w:val="00266356"/>
    <w:rsid w:val="00270705"/>
    <w:rsid w:val="0027138F"/>
    <w:rsid w:val="0027163E"/>
    <w:rsid w:val="00271F66"/>
    <w:rsid w:val="002732D0"/>
    <w:rsid w:val="00276C18"/>
    <w:rsid w:val="00277182"/>
    <w:rsid w:val="00277D42"/>
    <w:rsid w:val="0028143A"/>
    <w:rsid w:val="00285818"/>
    <w:rsid w:val="00286AD2"/>
    <w:rsid w:val="00290067"/>
    <w:rsid w:val="00290CD7"/>
    <w:rsid w:val="002944A6"/>
    <w:rsid w:val="0029698A"/>
    <w:rsid w:val="002A3842"/>
    <w:rsid w:val="002A3E9C"/>
    <w:rsid w:val="002A45FD"/>
    <w:rsid w:val="002A5614"/>
    <w:rsid w:val="002A621F"/>
    <w:rsid w:val="002A7901"/>
    <w:rsid w:val="002B0754"/>
    <w:rsid w:val="002B32F2"/>
    <w:rsid w:val="002B50E9"/>
    <w:rsid w:val="002B73C3"/>
    <w:rsid w:val="002C4B2A"/>
    <w:rsid w:val="002C6E89"/>
    <w:rsid w:val="002D1245"/>
    <w:rsid w:val="002D1512"/>
    <w:rsid w:val="002D30BB"/>
    <w:rsid w:val="002D4238"/>
    <w:rsid w:val="002D53E6"/>
    <w:rsid w:val="002E2D86"/>
    <w:rsid w:val="002E5A5F"/>
    <w:rsid w:val="002F5216"/>
    <w:rsid w:val="002F6E25"/>
    <w:rsid w:val="002F782E"/>
    <w:rsid w:val="00307131"/>
    <w:rsid w:val="003204AE"/>
    <w:rsid w:val="00321366"/>
    <w:rsid w:val="003214DF"/>
    <w:rsid w:val="00321BBF"/>
    <w:rsid w:val="00321C9A"/>
    <w:rsid w:val="00324122"/>
    <w:rsid w:val="003311F9"/>
    <w:rsid w:val="0033791D"/>
    <w:rsid w:val="00341DF4"/>
    <w:rsid w:val="003449F9"/>
    <w:rsid w:val="00350044"/>
    <w:rsid w:val="003526FA"/>
    <w:rsid w:val="003565C1"/>
    <w:rsid w:val="0035790F"/>
    <w:rsid w:val="00360110"/>
    <w:rsid w:val="003625DC"/>
    <w:rsid w:val="00363004"/>
    <w:rsid w:val="003657F7"/>
    <w:rsid w:val="00366DEE"/>
    <w:rsid w:val="00367E35"/>
    <w:rsid w:val="00372BE7"/>
    <w:rsid w:val="00376D6A"/>
    <w:rsid w:val="003772A6"/>
    <w:rsid w:val="00377881"/>
    <w:rsid w:val="0038367D"/>
    <w:rsid w:val="00384ACD"/>
    <w:rsid w:val="00385981"/>
    <w:rsid w:val="00387FA3"/>
    <w:rsid w:val="003900A2"/>
    <w:rsid w:val="003951DD"/>
    <w:rsid w:val="0039698F"/>
    <w:rsid w:val="003A3642"/>
    <w:rsid w:val="003A4544"/>
    <w:rsid w:val="003A5C2D"/>
    <w:rsid w:val="003A661B"/>
    <w:rsid w:val="003B205A"/>
    <w:rsid w:val="003B47A1"/>
    <w:rsid w:val="003B5947"/>
    <w:rsid w:val="003C3A55"/>
    <w:rsid w:val="003C644C"/>
    <w:rsid w:val="003D4E73"/>
    <w:rsid w:val="003D59DC"/>
    <w:rsid w:val="003D6752"/>
    <w:rsid w:val="003E0808"/>
    <w:rsid w:val="003E34F4"/>
    <w:rsid w:val="003E3984"/>
    <w:rsid w:val="003E7B00"/>
    <w:rsid w:val="003F0A6C"/>
    <w:rsid w:val="003F14E9"/>
    <w:rsid w:val="003F3F82"/>
    <w:rsid w:val="003F55B7"/>
    <w:rsid w:val="00401511"/>
    <w:rsid w:val="00412347"/>
    <w:rsid w:val="00412FAC"/>
    <w:rsid w:val="00413E7F"/>
    <w:rsid w:val="00415F0B"/>
    <w:rsid w:val="00416795"/>
    <w:rsid w:val="00416B5B"/>
    <w:rsid w:val="00417AAF"/>
    <w:rsid w:val="0042006F"/>
    <w:rsid w:val="004208FC"/>
    <w:rsid w:val="00420915"/>
    <w:rsid w:val="0042188A"/>
    <w:rsid w:val="00425057"/>
    <w:rsid w:val="00426312"/>
    <w:rsid w:val="004310A5"/>
    <w:rsid w:val="0043536C"/>
    <w:rsid w:val="00451808"/>
    <w:rsid w:val="00454DBF"/>
    <w:rsid w:val="004628C3"/>
    <w:rsid w:val="00462EE0"/>
    <w:rsid w:val="00463BCE"/>
    <w:rsid w:val="00465DF7"/>
    <w:rsid w:val="00467124"/>
    <w:rsid w:val="004717A9"/>
    <w:rsid w:val="00473E01"/>
    <w:rsid w:val="004771FD"/>
    <w:rsid w:val="00477F38"/>
    <w:rsid w:val="00480E07"/>
    <w:rsid w:val="00481185"/>
    <w:rsid w:val="00486B27"/>
    <w:rsid w:val="0049048D"/>
    <w:rsid w:val="00491DB3"/>
    <w:rsid w:val="00493857"/>
    <w:rsid w:val="0049509B"/>
    <w:rsid w:val="00496BF2"/>
    <w:rsid w:val="0049725C"/>
    <w:rsid w:val="00497585"/>
    <w:rsid w:val="004A1505"/>
    <w:rsid w:val="004A1775"/>
    <w:rsid w:val="004A27C6"/>
    <w:rsid w:val="004A6761"/>
    <w:rsid w:val="004C0AC6"/>
    <w:rsid w:val="004C29BC"/>
    <w:rsid w:val="004C3CEC"/>
    <w:rsid w:val="004C43D6"/>
    <w:rsid w:val="004C539F"/>
    <w:rsid w:val="004C712F"/>
    <w:rsid w:val="004D4374"/>
    <w:rsid w:val="004D7AE7"/>
    <w:rsid w:val="004E6318"/>
    <w:rsid w:val="004F0C88"/>
    <w:rsid w:val="004F0DA8"/>
    <w:rsid w:val="004F17E2"/>
    <w:rsid w:val="004F6588"/>
    <w:rsid w:val="005001F1"/>
    <w:rsid w:val="00501803"/>
    <w:rsid w:val="00503E76"/>
    <w:rsid w:val="00504692"/>
    <w:rsid w:val="00510E39"/>
    <w:rsid w:val="005111DD"/>
    <w:rsid w:val="00515665"/>
    <w:rsid w:val="0051589B"/>
    <w:rsid w:val="00520AE9"/>
    <w:rsid w:val="00522355"/>
    <w:rsid w:val="00525039"/>
    <w:rsid w:val="0053120E"/>
    <w:rsid w:val="005351D5"/>
    <w:rsid w:val="005369D3"/>
    <w:rsid w:val="00536A10"/>
    <w:rsid w:val="00540478"/>
    <w:rsid w:val="00541F62"/>
    <w:rsid w:val="00544F70"/>
    <w:rsid w:val="005450D7"/>
    <w:rsid w:val="00553027"/>
    <w:rsid w:val="00555830"/>
    <w:rsid w:val="005626B8"/>
    <w:rsid w:val="00570AD9"/>
    <w:rsid w:val="005714E1"/>
    <w:rsid w:val="005751CB"/>
    <w:rsid w:val="00582AE1"/>
    <w:rsid w:val="00586F09"/>
    <w:rsid w:val="00587316"/>
    <w:rsid w:val="005900BC"/>
    <w:rsid w:val="005927C5"/>
    <w:rsid w:val="005A0BC8"/>
    <w:rsid w:val="005A1B79"/>
    <w:rsid w:val="005A5A11"/>
    <w:rsid w:val="005A697E"/>
    <w:rsid w:val="005A6F73"/>
    <w:rsid w:val="005B19FE"/>
    <w:rsid w:val="005B6EDF"/>
    <w:rsid w:val="005B7B57"/>
    <w:rsid w:val="005C2F47"/>
    <w:rsid w:val="005C3E98"/>
    <w:rsid w:val="005D039D"/>
    <w:rsid w:val="005D49BC"/>
    <w:rsid w:val="005D556F"/>
    <w:rsid w:val="005D717D"/>
    <w:rsid w:val="005E0EC5"/>
    <w:rsid w:val="005E11DE"/>
    <w:rsid w:val="005E1C5A"/>
    <w:rsid w:val="005E1F70"/>
    <w:rsid w:val="005E2BF5"/>
    <w:rsid w:val="005E6089"/>
    <w:rsid w:val="005F3519"/>
    <w:rsid w:val="005F35C4"/>
    <w:rsid w:val="006058D4"/>
    <w:rsid w:val="00606978"/>
    <w:rsid w:val="00612D2D"/>
    <w:rsid w:val="00613636"/>
    <w:rsid w:val="006151EC"/>
    <w:rsid w:val="006174F8"/>
    <w:rsid w:val="00621DE2"/>
    <w:rsid w:val="006220DD"/>
    <w:rsid w:val="00622733"/>
    <w:rsid w:val="00625068"/>
    <w:rsid w:val="00630470"/>
    <w:rsid w:val="00630506"/>
    <w:rsid w:val="00633792"/>
    <w:rsid w:val="00634A33"/>
    <w:rsid w:val="00640128"/>
    <w:rsid w:val="00643837"/>
    <w:rsid w:val="0064614B"/>
    <w:rsid w:val="006467E5"/>
    <w:rsid w:val="00647DAA"/>
    <w:rsid w:val="00650561"/>
    <w:rsid w:val="00652C95"/>
    <w:rsid w:val="006560D4"/>
    <w:rsid w:val="0065666B"/>
    <w:rsid w:val="00662B52"/>
    <w:rsid w:val="006645C5"/>
    <w:rsid w:val="0066671D"/>
    <w:rsid w:val="0066698B"/>
    <w:rsid w:val="00667FF6"/>
    <w:rsid w:val="0067084F"/>
    <w:rsid w:val="00674461"/>
    <w:rsid w:val="00674D87"/>
    <w:rsid w:val="00675B2B"/>
    <w:rsid w:val="00680776"/>
    <w:rsid w:val="006809AC"/>
    <w:rsid w:val="00682E18"/>
    <w:rsid w:val="00683D38"/>
    <w:rsid w:val="00684814"/>
    <w:rsid w:val="00685689"/>
    <w:rsid w:val="00686FEA"/>
    <w:rsid w:val="00692C85"/>
    <w:rsid w:val="006A1CDF"/>
    <w:rsid w:val="006A2C13"/>
    <w:rsid w:val="006A75FE"/>
    <w:rsid w:val="006A7A06"/>
    <w:rsid w:val="006B1A73"/>
    <w:rsid w:val="006B1B58"/>
    <w:rsid w:val="006B2DE1"/>
    <w:rsid w:val="006B3B00"/>
    <w:rsid w:val="006B479E"/>
    <w:rsid w:val="006B59EA"/>
    <w:rsid w:val="006B7125"/>
    <w:rsid w:val="006C4CD0"/>
    <w:rsid w:val="006C56FE"/>
    <w:rsid w:val="006C7694"/>
    <w:rsid w:val="006D0668"/>
    <w:rsid w:val="006D3557"/>
    <w:rsid w:val="006D3CBF"/>
    <w:rsid w:val="006E0DF5"/>
    <w:rsid w:val="006E1ED9"/>
    <w:rsid w:val="006E3A45"/>
    <w:rsid w:val="006F08C6"/>
    <w:rsid w:val="006F1DDB"/>
    <w:rsid w:val="006F285D"/>
    <w:rsid w:val="006F2F65"/>
    <w:rsid w:val="006F46EE"/>
    <w:rsid w:val="006F63A6"/>
    <w:rsid w:val="006F6748"/>
    <w:rsid w:val="00702162"/>
    <w:rsid w:val="007025B9"/>
    <w:rsid w:val="00711647"/>
    <w:rsid w:val="00712883"/>
    <w:rsid w:val="00712AC1"/>
    <w:rsid w:val="00714524"/>
    <w:rsid w:val="0071524A"/>
    <w:rsid w:val="0071577A"/>
    <w:rsid w:val="007167CE"/>
    <w:rsid w:val="00717014"/>
    <w:rsid w:val="007201B8"/>
    <w:rsid w:val="007202D6"/>
    <w:rsid w:val="0072223C"/>
    <w:rsid w:val="007227BB"/>
    <w:rsid w:val="007234E4"/>
    <w:rsid w:val="00726F85"/>
    <w:rsid w:val="00733B7C"/>
    <w:rsid w:val="00733BA6"/>
    <w:rsid w:val="00742F6A"/>
    <w:rsid w:val="00747192"/>
    <w:rsid w:val="0076695A"/>
    <w:rsid w:val="00771D74"/>
    <w:rsid w:val="00772148"/>
    <w:rsid w:val="00774103"/>
    <w:rsid w:val="00777E3A"/>
    <w:rsid w:val="00781B0A"/>
    <w:rsid w:val="007844E1"/>
    <w:rsid w:val="00784711"/>
    <w:rsid w:val="00784A6D"/>
    <w:rsid w:val="007859FA"/>
    <w:rsid w:val="00787115"/>
    <w:rsid w:val="007876CB"/>
    <w:rsid w:val="00787EEB"/>
    <w:rsid w:val="0079104D"/>
    <w:rsid w:val="00792B33"/>
    <w:rsid w:val="00797B83"/>
    <w:rsid w:val="007A2AB3"/>
    <w:rsid w:val="007A2E86"/>
    <w:rsid w:val="007A31D9"/>
    <w:rsid w:val="007A7136"/>
    <w:rsid w:val="007A726C"/>
    <w:rsid w:val="007B35F2"/>
    <w:rsid w:val="007C508B"/>
    <w:rsid w:val="007D2F5A"/>
    <w:rsid w:val="007D6B1E"/>
    <w:rsid w:val="007E266D"/>
    <w:rsid w:val="007E342E"/>
    <w:rsid w:val="007E4BD0"/>
    <w:rsid w:val="007E689D"/>
    <w:rsid w:val="007E7FA9"/>
    <w:rsid w:val="007F0AFF"/>
    <w:rsid w:val="007F42A0"/>
    <w:rsid w:val="00803C24"/>
    <w:rsid w:val="00807505"/>
    <w:rsid w:val="0081094B"/>
    <w:rsid w:val="0081194C"/>
    <w:rsid w:val="00811E1A"/>
    <w:rsid w:val="008171E7"/>
    <w:rsid w:val="008227CC"/>
    <w:rsid w:val="008251E4"/>
    <w:rsid w:val="00830033"/>
    <w:rsid w:val="00833EC9"/>
    <w:rsid w:val="00834AA1"/>
    <w:rsid w:val="008367CA"/>
    <w:rsid w:val="00842AD8"/>
    <w:rsid w:val="00842AE3"/>
    <w:rsid w:val="00845572"/>
    <w:rsid w:val="008467A7"/>
    <w:rsid w:val="00847025"/>
    <w:rsid w:val="00850846"/>
    <w:rsid w:val="00851AE1"/>
    <w:rsid w:val="00854531"/>
    <w:rsid w:val="00856D81"/>
    <w:rsid w:val="008573F1"/>
    <w:rsid w:val="00857AD2"/>
    <w:rsid w:val="0086118E"/>
    <w:rsid w:val="0086123B"/>
    <w:rsid w:val="00861636"/>
    <w:rsid w:val="0086646B"/>
    <w:rsid w:val="008709E0"/>
    <w:rsid w:val="00871244"/>
    <w:rsid w:val="00871D3E"/>
    <w:rsid w:val="00872C60"/>
    <w:rsid w:val="008770E6"/>
    <w:rsid w:val="00881260"/>
    <w:rsid w:val="00882540"/>
    <w:rsid w:val="00882918"/>
    <w:rsid w:val="00884FEE"/>
    <w:rsid w:val="00885851"/>
    <w:rsid w:val="00885916"/>
    <w:rsid w:val="008865B1"/>
    <w:rsid w:val="00887455"/>
    <w:rsid w:val="00887E42"/>
    <w:rsid w:val="008909D4"/>
    <w:rsid w:val="0089167A"/>
    <w:rsid w:val="00891C8B"/>
    <w:rsid w:val="00892D63"/>
    <w:rsid w:val="008A0FCC"/>
    <w:rsid w:val="008A1A84"/>
    <w:rsid w:val="008A79FF"/>
    <w:rsid w:val="008B17DE"/>
    <w:rsid w:val="008B35E8"/>
    <w:rsid w:val="008C6A3C"/>
    <w:rsid w:val="008C6B56"/>
    <w:rsid w:val="008C7538"/>
    <w:rsid w:val="008D502E"/>
    <w:rsid w:val="008D7688"/>
    <w:rsid w:val="008D7D85"/>
    <w:rsid w:val="008E30FD"/>
    <w:rsid w:val="008E7EA6"/>
    <w:rsid w:val="008F0A52"/>
    <w:rsid w:val="008F4774"/>
    <w:rsid w:val="008F65D9"/>
    <w:rsid w:val="0090129A"/>
    <w:rsid w:val="00903647"/>
    <w:rsid w:val="00903707"/>
    <w:rsid w:val="0090663A"/>
    <w:rsid w:val="0091123A"/>
    <w:rsid w:val="00911AD6"/>
    <w:rsid w:val="009158B5"/>
    <w:rsid w:val="00921332"/>
    <w:rsid w:val="00921CBC"/>
    <w:rsid w:val="00926B87"/>
    <w:rsid w:val="00930E38"/>
    <w:rsid w:val="00932072"/>
    <w:rsid w:val="009323F1"/>
    <w:rsid w:val="0093431B"/>
    <w:rsid w:val="00936574"/>
    <w:rsid w:val="0094288E"/>
    <w:rsid w:val="0094654D"/>
    <w:rsid w:val="00946AB2"/>
    <w:rsid w:val="00946E9E"/>
    <w:rsid w:val="00947142"/>
    <w:rsid w:val="00951404"/>
    <w:rsid w:val="009522FB"/>
    <w:rsid w:val="00954A2D"/>
    <w:rsid w:val="00955323"/>
    <w:rsid w:val="00955F45"/>
    <w:rsid w:val="00960BEA"/>
    <w:rsid w:val="009613AC"/>
    <w:rsid w:val="00966C06"/>
    <w:rsid w:val="00971820"/>
    <w:rsid w:val="009742A5"/>
    <w:rsid w:val="00974442"/>
    <w:rsid w:val="009748B3"/>
    <w:rsid w:val="00977EEF"/>
    <w:rsid w:val="0098250C"/>
    <w:rsid w:val="009825A8"/>
    <w:rsid w:val="00982F8E"/>
    <w:rsid w:val="0099279F"/>
    <w:rsid w:val="0099540C"/>
    <w:rsid w:val="009A21D7"/>
    <w:rsid w:val="009A77F5"/>
    <w:rsid w:val="009B1629"/>
    <w:rsid w:val="009B4E2F"/>
    <w:rsid w:val="009B5B70"/>
    <w:rsid w:val="009B6AFA"/>
    <w:rsid w:val="009C30F1"/>
    <w:rsid w:val="009C54D0"/>
    <w:rsid w:val="009C5A94"/>
    <w:rsid w:val="009C6D8F"/>
    <w:rsid w:val="009D0B7E"/>
    <w:rsid w:val="009D28C1"/>
    <w:rsid w:val="009D74C9"/>
    <w:rsid w:val="009E2CFE"/>
    <w:rsid w:val="009E52E0"/>
    <w:rsid w:val="00A0284B"/>
    <w:rsid w:val="00A02C10"/>
    <w:rsid w:val="00A058D4"/>
    <w:rsid w:val="00A14111"/>
    <w:rsid w:val="00A167F6"/>
    <w:rsid w:val="00A178F3"/>
    <w:rsid w:val="00A208BA"/>
    <w:rsid w:val="00A221BD"/>
    <w:rsid w:val="00A23F3D"/>
    <w:rsid w:val="00A26071"/>
    <w:rsid w:val="00A279AF"/>
    <w:rsid w:val="00A36052"/>
    <w:rsid w:val="00A41BDC"/>
    <w:rsid w:val="00A45EB6"/>
    <w:rsid w:val="00A501E2"/>
    <w:rsid w:val="00A50DFD"/>
    <w:rsid w:val="00A56DCC"/>
    <w:rsid w:val="00A60339"/>
    <w:rsid w:val="00A604C5"/>
    <w:rsid w:val="00A62535"/>
    <w:rsid w:val="00A65905"/>
    <w:rsid w:val="00A66234"/>
    <w:rsid w:val="00A66672"/>
    <w:rsid w:val="00A66E9C"/>
    <w:rsid w:val="00A70797"/>
    <w:rsid w:val="00A72270"/>
    <w:rsid w:val="00A75349"/>
    <w:rsid w:val="00A7767D"/>
    <w:rsid w:val="00A8185A"/>
    <w:rsid w:val="00A84FFE"/>
    <w:rsid w:val="00A85630"/>
    <w:rsid w:val="00A9108D"/>
    <w:rsid w:val="00A92DE3"/>
    <w:rsid w:val="00A960AD"/>
    <w:rsid w:val="00A970A3"/>
    <w:rsid w:val="00AA0236"/>
    <w:rsid w:val="00AA6EEE"/>
    <w:rsid w:val="00AB0A80"/>
    <w:rsid w:val="00AB57B7"/>
    <w:rsid w:val="00AB79AF"/>
    <w:rsid w:val="00AC15DD"/>
    <w:rsid w:val="00AC256B"/>
    <w:rsid w:val="00AC30B7"/>
    <w:rsid w:val="00AC3BBB"/>
    <w:rsid w:val="00AC5DE2"/>
    <w:rsid w:val="00AC71CF"/>
    <w:rsid w:val="00AD106C"/>
    <w:rsid w:val="00AE1D37"/>
    <w:rsid w:val="00AE49F1"/>
    <w:rsid w:val="00AE683D"/>
    <w:rsid w:val="00AE7280"/>
    <w:rsid w:val="00AF1246"/>
    <w:rsid w:val="00AF45F6"/>
    <w:rsid w:val="00AF4F92"/>
    <w:rsid w:val="00B0430E"/>
    <w:rsid w:val="00B0715C"/>
    <w:rsid w:val="00B0799A"/>
    <w:rsid w:val="00B1507A"/>
    <w:rsid w:val="00B1561F"/>
    <w:rsid w:val="00B16EAD"/>
    <w:rsid w:val="00B171C9"/>
    <w:rsid w:val="00B2149F"/>
    <w:rsid w:val="00B2296F"/>
    <w:rsid w:val="00B22B4C"/>
    <w:rsid w:val="00B24377"/>
    <w:rsid w:val="00B31254"/>
    <w:rsid w:val="00B343B7"/>
    <w:rsid w:val="00B34857"/>
    <w:rsid w:val="00B408F1"/>
    <w:rsid w:val="00B41B6B"/>
    <w:rsid w:val="00B434A5"/>
    <w:rsid w:val="00B50F24"/>
    <w:rsid w:val="00B552D7"/>
    <w:rsid w:val="00B6121E"/>
    <w:rsid w:val="00B64927"/>
    <w:rsid w:val="00B70849"/>
    <w:rsid w:val="00B74EF8"/>
    <w:rsid w:val="00B82EB4"/>
    <w:rsid w:val="00B85C7F"/>
    <w:rsid w:val="00B931FA"/>
    <w:rsid w:val="00B96D9F"/>
    <w:rsid w:val="00BA346F"/>
    <w:rsid w:val="00BA3528"/>
    <w:rsid w:val="00BB3A8E"/>
    <w:rsid w:val="00BB664A"/>
    <w:rsid w:val="00BC50A8"/>
    <w:rsid w:val="00BC51C0"/>
    <w:rsid w:val="00BC78DC"/>
    <w:rsid w:val="00BC7CA8"/>
    <w:rsid w:val="00BD2D5B"/>
    <w:rsid w:val="00BD634D"/>
    <w:rsid w:val="00BD739A"/>
    <w:rsid w:val="00BD7BCA"/>
    <w:rsid w:val="00BD7DB5"/>
    <w:rsid w:val="00BE199D"/>
    <w:rsid w:val="00BE1F30"/>
    <w:rsid w:val="00BE4D6B"/>
    <w:rsid w:val="00BE5668"/>
    <w:rsid w:val="00BE64A5"/>
    <w:rsid w:val="00BF1204"/>
    <w:rsid w:val="00BF15AB"/>
    <w:rsid w:val="00C014B4"/>
    <w:rsid w:val="00C04828"/>
    <w:rsid w:val="00C04BE4"/>
    <w:rsid w:val="00C0519D"/>
    <w:rsid w:val="00C0628E"/>
    <w:rsid w:val="00C0797A"/>
    <w:rsid w:val="00C11206"/>
    <w:rsid w:val="00C12097"/>
    <w:rsid w:val="00C13E2E"/>
    <w:rsid w:val="00C207C4"/>
    <w:rsid w:val="00C23155"/>
    <w:rsid w:val="00C237CC"/>
    <w:rsid w:val="00C3234D"/>
    <w:rsid w:val="00C341EB"/>
    <w:rsid w:val="00C43A75"/>
    <w:rsid w:val="00C450F0"/>
    <w:rsid w:val="00C45641"/>
    <w:rsid w:val="00C45F31"/>
    <w:rsid w:val="00C51B83"/>
    <w:rsid w:val="00C55134"/>
    <w:rsid w:val="00C55BBC"/>
    <w:rsid w:val="00C62F8F"/>
    <w:rsid w:val="00C6365C"/>
    <w:rsid w:val="00C636B9"/>
    <w:rsid w:val="00C63C7F"/>
    <w:rsid w:val="00C63EC2"/>
    <w:rsid w:val="00C7126F"/>
    <w:rsid w:val="00C73507"/>
    <w:rsid w:val="00C741AA"/>
    <w:rsid w:val="00C74E19"/>
    <w:rsid w:val="00C753F4"/>
    <w:rsid w:val="00C77491"/>
    <w:rsid w:val="00C81BC7"/>
    <w:rsid w:val="00C83DC7"/>
    <w:rsid w:val="00C85A6E"/>
    <w:rsid w:val="00C94123"/>
    <w:rsid w:val="00CA19ED"/>
    <w:rsid w:val="00CA31AF"/>
    <w:rsid w:val="00CA5DA1"/>
    <w:rsid w:val="00CA7BB1"/>
    <w:rsid w:val="00CB34E1"/>
    <w:rsid w:val="00CB407D"/>
    <w:rsid w:val="00CC0862"/>
    <w:rsid w:val="00CC1D86"/>
    <w:rsid w:val="00CC544E"/>
    <w:rsid w:val="00CD1953"/>
    <w:rsid w:val="00CD249A"/>
    <w:rsid w:val="00CE04A3"/>
    <w:rsid w:val="00CE1300"/>
    <w:rsid w:val="00CE462F"/>
    <w:rsid w:val="00CF13F1"/>
    <w:rsid w:val="00CF1E8E"/>
    <w:rsid w:val="00CF406D"/>
    <w:rsid w:val="00CF51D0"/>
    <w:rsid w:val="00CF7A3C"/>
    <w:rsid w:val="00D0103F"/>
    <w:rsid w:val="00D03EC0"/>
    <w:rsid w:val="00D103B7"/>
    <w:rsid w:val="00D17906"/>
    <w:rsid w:val="00D20501"/>
    <w:rsid w:val="00D21638"/>
    <w:rsid w:val="00D22F3B"/>
    <w:rsid w:val="00D23F2F"/>
    <w:rsid w:val="00D24918"/>
    <w:rsid w:val="00D2514C"/>
    <w:rsid w:val="00D255A8"/>
    <w:rsid w:val="00D2614D"/>
    <w:rsid w:val="00D31640"/>
    <w:rsid w:val="00D36F26"/>
    <w:rsid w:val="00D372BA"/>
    <w:rsid w:val="00D37792"/>
    <w:rsid w:val="00D43C43"/>
    <w:rsid w:val="00D55B30"/>
    <w:rsid w:val="00D5620C"/>
    <w:rsid w:val="00D66F3C"/>
    <w:rsid w:val="00D74E43"/>
    <w:rsid w:val="00D80DEC"/>
    <w:rsid w:val="00D8515E"/>
    <w:rsid w:val="00D85DB9"/>
    <w:rsid w:val="00D9031C"/>
    <w:rsid w:val="00D91721"/>
    <w:rsid w:val="00D91C96"/>
    <w:rsid w:val="00D92267"/>
    <w:rsid w:val="00D92F97"/>
    <w:rsid w:val="00D94169"/>
    <w:rsid w:val="00D95424"/>
    <w:rsid w:val="00DA0342"/>
    <w:rsid w:val="00DA2FAB"/>
    <w:rsid w:val="00DA33CC"/>
    <w:rsid w:val="00DA52F7"/>
    <w:rsid w:val="00DA6F1B"/>
    <w:rsid w:val="00DB0E0D"/>
    <w:rsid w:val="00DB1A23"/>
    <w:rsid w:val="00DB5F1F"/>
    <w:rsid w:val="00DB6E9D"/>
    <w:rsid w:val="00DC51BF"/>
    <w:rsid w:val="00DC7082"/>
    <w:rsid w:val="00DD1409"/>
    <w:rsid w:val="00DD1EC6"/>
    <w:rsid w:val="00DD2CD0"/>
    <w:rsid w:val="00DE0768"/>
    <w:rsid w:val="00DE104E"/>
    <w:rsid w:val="00DE368B"/>
    <w:rsid w:val="00DF1E82"/>
    <w:rsid w:val="00DF50E1"/>
    <w:rsid w:val="00DF5E64"/>
    <w:rsid w:val="00E04CCB"/>
    <w:rsid w:val="00E072ED"/>
    <w:rsid w:val="00E12433"/>
    <w:rsid w:val="00E12B65"/>
    <w:rsid w:val="00E13E7A"/>
    <w:rsid w:val="00E17224"/>
    <w:rsid w:val="00E2182D"/>
    <w:rsid w:val="00E22605"/>
    <w:rsid w:val="00E27CC1"/>
    <w:rsid w:val="00E3160E"/>
    <w:rsid w:val="00E31873"/>
    <w:rsid w:val="00E32586"/>
    <w:rsid w:val="00E44784"/>
    <w:rsid w:val="00E4741B"/>
    <w:rsid w:val="00E50934"/>
    <w:rsid w:val="00E563CD"/>
    <w:rsid w:val="00E56A48"/>
    <w:rsid w:val="00E579BE"/>
    <w:rsid w:val="00E66C2B"/>
    <w:rsid w:val="00E67D84"/>
    <w:rsid w:val="00E724EB"/>
    <w:rsid w:val="00E77A23"/>
    <w:rsid w:val="00E77E9E"/>
    <w:rsid w:val="00E80AE8"/>
    <w:rsid w:val="00E8233D"/>
    <w:rsid w:val="00E86A1B"/>
    <w:rsid w:val="00E90E7A"/>
    <w:rsid w:val="00E91FF9"/>
    <w:rsid w:val="00E92FF7"/>
    <w:rsid w:val="00E93CDC"/>
    <w:rsid w:val="00E95B09"/>
    <w:rsid w:val="00E977AC"/>
    <w:rsid w:val="00EA095B"/>
    <w:rsid w:val="00EA0E37"/>
    <w:rsid w:val="00EA1D98"/>
    <w:rsid w:val="00EA26EA"/>
    <w:rsid w:val="00EA79A9"/>
    <w:rsid w:val="00EB2C72"/>
    <w:rsid w:val="00EB2F15"/>
    <w:rsid w:val="00EB37DB"/>
    <w:rsid w:val="00EB408B"/>
    <w:rsid w:val="00EB5EC1"/>
    <w:rsid w:val="00EC0D47"/>
    <w:rsid w:val="00EC3938"/>
    <w:rsid w:val="00EC3B06"/>
    <w:rsid w:val="00ED1350"/>
    <w:rsid w:val="00ED2F64"/>
    <w:rsid w:val="00ED3674"/>
    <w:rsid w:val="00ED4A68"/>
    <w:rsid w:val="00ED72D1"/>
    <w:rsid w:val="00EE659D"/>
    <w:rsid w:val="00EE67FA"/>
    <w:rsid w:val="00EF2EEE"/>
    <w:rsid w:val="00EF345E"/>
    <w:rsid w:val="00EF4CAA"/>
    <w:rsid w:val="00F04992"/>
    <w:rsid w:val="00F119F2"/>
    <w:rsid w:val="00F15AD4"/>
    <w:rsid w:val="00F2174D"/>
    <w:rsid w:val="00F255F5"/>
    <w:rsid w:val="00F2643D"/>
    <w:rsid w:val="00F27A99"/>
    <w:rsid w:val="00F307E9"/>
    <w:rsid w:val="00F3162C"/>
    <w:rsid w:val="00F3446A"/>
    <w:rsid w:val="00F3620D"/>
    <w:rsid w:val="00F40E36"/>
    <w:rsid w:val="00F40F6D"/>
    <w:rsid w:val="00F42AB1"/>
    <w:rsid w:val="00F56457"/>
    <w:rsid w:val="00F60E3F"/>
    <w:rsid w:val="00F6404E"/>
    <w:rsid w:val="00F6523E"/>
    <w:rsid w:val="00F678E2"/>
    <w:rsid w:val="00F710A6"/>
    <w:rsid w:val="00F728EC"/>
    <w:rsid w:val="00F72E67"/>
    <w:rsid w:val="00F73192"/>
    <w:rsid w:val="00F73405"/>
    <w:rsid w:val="00F742C7"/>
    <w:rsid w:val="00F750DE"/>
    <w:rsid w:val="00F83553"/>
    <w:rsid w:val="00F8594F"/>
    <w:rsid w:val="00F8745C"/>
    <w:rsid w:val="00F94E96"/>
    <w:rsid w:val="00FA040C"/>
    <w:rsid w:val="00FA2277"/>
    <w:rsid w:val="00FA50D6"/>
    <w:rsid w:val="00FA788E"/>
    <w:rsid w:val="00FB0687"/>
    <w:rsid w:val="00FB4C57"/>
    <w:rsid w:val="00FB6CAA"/>
    <w:rsid w:val="00FB7666"/>
    <w:rsid w:val="00FC134B"/>
    <w:rsid w:val="00FC307F"/>
    <w:rsid w:val="00FC38A0"/>
    <w:rsid w:val="00FC7736"/>
    <w:rsid w:val="00FC783B"/>
    <w:rsid w:val="00FD13A8"/>
    <w:rsid w:val="00FD5E06"/>
    <w:rsid w:val="00FD7348"/>
    <w:rsid w:val="00FD770F"/>
    <w:rsid w:val="00FE02CD"/>
    <w:rsid w:val="00FE0ADE"/>
    <w:rsid w:val="00FE0CDF"/>
    <w:rsid w:val="00FE2928"/>
    <w:rsid w:val="00FE44E5"/>
    <w:rsid w:val="00FE58CE"/>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BCEC93D4-7F8B-494D-AB5A-D107DB4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 w:type="table" w:customStyle="1" w:styleId="TableGrid1">
    <w:name w:val="Table Grid1"/>
    <w:basedOn w:val="TableNormal"/>
    <w:next w:val="TableGrid"/>
    <w:uiPriority w:val="39"/>
    <w:rsid w:val="00E3187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 w:id="21006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3.xm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29.emf"/><Relationship Id="rId68" Type="http://schemas.openxmlformats.org/officeDocument/2006/relationships/image" Target="media/image34.emf"/><Relationship Id="rId84" Type="http://schemas.openxmlformats.org/officeDocument/2006/relationships/hyperlink" Target="https://data.census.gov/table" TargetMode="External"/><Relationship Id="rId16" Type="http://schemas.openxmlformats.org/officeDocument/2006/relationships/image" Target="media/image2.png"/><Relationship Id="rId11" Type="http://schemas.openxmlformats.org/officeDocument/2006/relationships/comments" Target="comments.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www.fhwa.dot.gov/policyinformation/travel_monitoring/23dectvt/23dectvt.pdf" TargetMode="External"/><Relationship Id="rId58" Type="http://schemas.openxmlformats.org/officeDocument/2006/relationships/hyperlink" Target="https://www.census.gov/data/tables/time-series/demo/geographic-mobility/state-to-state-migration.html" TargetMode="External"/><Relationship Id="rId74" Type="http://schemas.openxmlformats.org/officeDocument/2006/relationships/image" Target="media/image40.emf"/><Relationship Id="rId79" Type="http://schemas.openxmlformats.org/officeDocument/2006/relationships/hyperlink" Target="https://www.bea.gov/data/special-topics/distribution-of-personal-income" TargetMode="External"/><Relationship Id="rId5" Type="http://schemas.openxmlformats.org/officeDocument/2006/relationships/numbering" Target="numbering.xml"/><Relationship Id="rId1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footer" Target="footer3.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www.bankrate.com/insurance/car/understanding-car-depreciation/" TargetMode="External"/><Relationship Id="rId64" Type="http://schemas.openxmlformats.org/officeDocument/2006/relationships/image" Target="media/image30.emf"/><Relationship Id="rId69" Type="http://schemas.openxmlformats.org/officeDocument/2006/relationships/image" Target="media/image35.emf"/><Relationship Id="rId77"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hyperlink" Target="https://www.coxautoinc.com/market-insights/commentary-independent-dealers-are-poised-to-thrive-as-driving-force-in-recovery/" TargetMode="External"/><Relationship Id="rId72" Type="http://schemas.openxmlformats.org/officeDocument/2006/relationships/image" Target="media/image38.emf"/><Relationship Id="rId80" Type="http://schemas.openxmlformats.org/officeDocument/2006/relationships/hyperlink" Target="https://www.census.gov/geographies/reference-files/2010/geo/state-area.html"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www.census.gov/data/tables/time-series/demo/popest/2020s-state-total.html" TargetMode="External"/><Relationship Id="rId67" Type="http://schemas.openxmlformats.org/officeDocument/2006/relationships/image" Target="media/image33.emf"/><Relationship Id="rId20" Type="http://schemas.openxmlformats.org/officeDocument/2006/relationships/footer" Target="footer2.xml"/><Relationship Id="rId41" Type="http://schemas.openxmlformats.org/officeDocument/2006/relationships/image" Target="media/image21.png"/><Relationship Id="rId54" Type="http://schemas.openxmlformats.org/officeDocument/2006/relationships/hyperlink" Target="https://doi.org/10.1016/j.tra.2024.103982" TargetMode="External"/><Relationship Id="rId62" Type="http://schemas.openxmlformats.org/officeDocument/2006/relationships/hyperlink" Target="https://www.bts.gov/topics/national-transportation-statistics" TargetMode="External"/><Relationship Id="rId70" Type="http://schemas.openxmlformats.org/officeDocument/2006/relationships/image" Target="media/image36.emf"/><Relationship Id="rId75" Type="http://schemas.openxmlformats.org/officeDocument/2006/relationships/image" Target="media/image41.png"/><Relationship Id="rId83" Type="http://schemas.openxmlformats.org/officeDocument/2006/relationships/hyperlink" Target="https://tripnet.org/reports/americas-interstate-highway-system-at-65-june-202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3.emf"/><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www.autosinnovate.org/posts/papers-reports/get-connected-q3-2024" TargetMode="External"/><Relationship Id="rId57" Type="http://schemas.openxmlformats.org/officeDocument/2006/relationships/hyperlink" Target="https://iopscience.iop.org/article/10.1088/1748-9326/acdd85" TargetMode="Externa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doi.org/10.2307/2342989" TargetMode="External"/><Relationship Id="rId60" Type="http://schemas.openxmlformats.org/officeDocument/2006/relationships/hyperlink" Target="https://www.census.gov/data/tables/time-series/dec/popchange-data-text.html" TargetMode="External"/><Relationship Id="rId65" Type="http://schemas.openxmlformats.org/officeDocument/2006/relationships/image" Target="media/image31.emf"/><Relationship Id="rId73" Type="http://schemas.openxmlformats.org/officeDocument/2006/relationships/image" Target="media/image39.emf"/><Relationship Id="rId78" Type="http://schemas.openxmlformats.org/officeDocument/2006/relationships/hyperlink" Target="https://apps.bea.gov/itable/?ReqID=70&amp;step=1" TargetMode="External"/><Relationship Id="rId81" Type="http://schemas.openxmlformats.org/officeDocument/2006/relationships/hyperlink" Target="https://www.clearroads.org/winter-maintenance-survey/" TargetMode="Externa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2.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doi.org/10.1016/j.tbs.2024.100834" TargetMode="External"/><Relationship Id="rId55" Type="http://schemas.openxmlformats.org/officeDocument/2006/relationships/hyperlink" Target="https://doi.org/10.1016/j.trd.2019.11.011" TargetMode="External"/><Relationship Id="rId76" Type="http://schemas.openxmlformats.org/officeDocument/2006/relationships/image" Target="media/image42.png"/><Relationship Id="rId7" Type="http://schemas.openxmlformats.org/officeDocument/2006/relationships/settings" Target="settings.xml"/><Relationship Id="rId71" Type="http://schemas.openxmlformats.org/officeDocument/2006/relationships/image" Target="media/image37.emf"/><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32.emf"/><Relationship Id="rId87" Type="http://schemas.openxmlformats.org/officeDocument/2006/relationships/theme" Target="theme/theme1.xml"/><Relationship Id="rId61" Type="http://schemas.openxmlformats.org/officeDocument/2006/relationships/hyperlink" Target="https://apps.bea.gov/itable/?ReqID=70&amp;step=1" TargetMode="External"/><Relationship Id="rId82" Type="http://schemas.openxmlformats.org/officeDocument/2006/relationships/hyperlink" Target="https://data.census.gov/table?q=P2&amp;g=010XX00US,$0400000&amp;d=DEC%20Demographic%20and%20Housing%20Characte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AB59326A4AE1439437F6E4900BCD2E" ma:contentTypeVersion="12" ma:contentTypeDescription="Create a new document." ma:contentTypeScope="" ma:versionID="e2197e971670a7e4926f58dd31537dbc">
  <xsd:schema xmlns:xsd="http://www.w3.org/2001/XMLSchema" xmlns:xs="http://www.w3.org/2001/XMLSchema" xmlns:p="http://schemas.microsoft.com/office/2006/metadata/properties" xmlns:ns2="4515d6e2-380f-421b-9565-c314c91b12aa" xmlns:ns3="65a7a93d-c24f-4f80-8feb-1d2b19c461de" targetNamespace="http://schemas.microsoft.com/office/2006/metadata/properties" ma:root="true" ma:fieldsID="b71934fd73af810d40c04a2546228f37" ns2:_="" ns3:_="">
    <xsd:import namespace="4515d6e2-380f-421b-9565-c314c91b12aa"/>
    <xsd:import namespace="65a7a93d-c24f-4f80-8feb-1d2b19c461d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5d6e2-380f-421b-9565-c314c91b1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7a93d-c24f-4f80-8feb-1d2b19c461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15d6e2-380f-421b-9565-c314c91b12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629C58-D800-4E2A-B5C0-C17BC894A91C}">
  <ds:schemaRefs>
    <ds:schemaRef ds:uri="http://schemas.microsoft.com/sharepoint/v3/contenttype/forms"/>
  </ds:schemaRefs>
</ds:datastoreItem>
</file>

<file path=customXml/itemProps2.xml><?xml version="1.0" encoding="utf-8"?>
<ds:datastoreItem xmlns:ds="http://schemas.openxmlformats.org/officeDocument/2006/customXml" ds:itemID="{7FD0BB5A-E0C6-4781-8000-322291DEF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5d6e2-380f-421b-9565-c314c91b12aa"/>
    <ds:schemaRef ds:uri="65a7a93d-c24f-4f80-8feb-1d2b19c46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9614F8-3616-4805-93FB-51A3D5D56457}">
  <ds:schemaRefs>
    <ds:schemaRef ds:uri="http://schemas.openxmlformats.org/officeDocument/2006/bibliography"/>
  </ds:schemaRefs>
</ds:datastoreItem>
</file>

<file path=customXml/itemProps4.xml><?xml version="1.0" encoding="utf-8"?>
<ds:datastoreItem xmlns:ds="http://schemas.openxmlformats.org/officeDocument/2006/customXml" ds:itemID="{FB6DB158-7F2F-4B7D-BB31-DF8EDE79C1CF}">
  <ds:schemaRefs>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4515d6e2-380f-421b-9565-c314c91b12aa"/>
    <ds:schemaRef ds:uri="http://purl.org/dc/terms/"/>
    <ds:schemaRef ds:uri="http://schemas.microsoft.com/office/infopath/2007/PartnerControls"/>
    <ds:schemaRef ds:uri="http://schemas.openxmlformats.org/package/2006/metadata/core-properties"/>
    <ds:schemaRef ds:uri="65a7a93d-c24f-4f80-8feb-1d2b19c461d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14241</Words>
  <Characters>81174</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davidlgreene49@gmail.com</cp:lastModifiedBy>
  <cp:revision>2</cp:revision>
  <cp:lastPrinted>2024-09-23T12:52:00Z</cp:lastPrinted>
  <dcterms:created xsi:type="dcterms:W3CDTF">2025-06-17T18:02:00Z</dcterms:created>
  <dcterms:modified xsi:type="dcterms:W3CDTF">2025-06-17T18:02:00Z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0x01010042AB59326A4AE1439437F6E4900BCD2E</vt:lpwstr>
  </property>
  <property fmtid="{D5CDD505-2E9C-101B-9397-08002B2CF9AE}" pid="3" name="MediaServiceImageTags">
    <vt:lpwstr/>
  </property>
</Properties>
</file>